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50614">
      <w:pPr>
        <w:autoSpaceDE w:val="0"/>
        <w:autoSpaceDN w:val="0"/>
        <w:adjustRightInd w:val="0"/>
        <w:jc w:val="both"/>
        <w:rPr>
          <w:rFonts w:ascii="Arial" w:hAnsi="Arial" w:eastAsia="宋体" w:cs="Arial"/>
          <w:b/>
          <w:bCs/>
          <w:color w:val="000000"/>
          <w:lang w:eastAsia="zh-CN"/>
        </w:rPr>
      </w:pPr>
      <w:r>
        <w:rPr>
          <w:rFonts w:hint="eastAsia" w:ascii="Times New Roman" w:hAnsi="Arial" w:eastAsia="微软雅黑" w:cs="Arial"/>
          <w:b/>
          <w:bCs/>
          <w:color w:val="000000"/>
          <w:lang w:eastAsia="zh-CN"/>
        </w:rPr>
        <w:t xml:space="preserve">Survey</w:t>
      </w:r>
    </w:p>
    <w:p w14:paraId="1406FC05">
      <w:pPr>
        <w:pStyle w:val="130"/>
        <w:jc w:val="both"/>
        <w:rPr>
          <w:sz w:val="22"/>
          <w:szCs w:val="22"/>
          <w:lang w:val="en-GB"/>
        </w:rPr>
      </w:pPr>
    </w:p>
    <w:p w14:paraId="6AFEFB9E">
      <w:pPr>
        <w:autoSpaceDE w:val="0"/>
        <w:autoSpaceDN w:val="0"/>
        <w:adjustRightInd w:val="0"/>
        <w:rPr>
          <w:rStyle w:val="140"/>
          <w:rFonts w:ascii="Arial" w:hAnsi="Arial" w:eastAsia="宋体" w:cs="Arial"/>
          <w:shd w:val="clear" w:color="auto" w:fill="FFFFFF"/>
          <w:lang w:eastAsia="zh-CN"/>
        </w:rPr>
      </w:pPr>
      <w:r>
        <w:rPr>
          <w:rFonts w:hint="eastAsia" w:ascii="Times New Roman" w:hAnsi="Arial" w:eastAsia="微软雅黑" w:cs="Arial"/>
          <w:shd w:val="clear" w:color="auto" w:fill="FFFFFF"/>
          <w:lang w:eastAsia="zh-CN"/>
        </w:rPr>
        <w:t xml:space="preserve">This survey is used as a preliminary evaluation or requalification of your laboratory services.</w:t>
      </w:r>
    </w:p>
    <w:p w14:paraId="5307D841">
      <w:pPr>
        <w:autoSpaceDE w:val="0"/>
        <w:autoSpaceDN w:val="0"/>
        <w:adjustRightInd w:val="0"/>
        <w:rPr>
          <w:rFonts w:ascii="Arial" w:hAnsi="Arial" w:eastAsia="宋体" w:cs="Arial"/>
          <w:color w:val="000000"/>
          <w:lang w:eastAsia="zh-CN"/>
        </w:rPr>
      </w:pPr>
      <w:r>
        <w:rPr>
          <w:rFonts w:hint="eastAsia" w:ascii="Times New Roman" w:hAnsi="Arial" w:eastAsia="微软雅黑" w:cs="Arial"/>
          <w:color w:val="000000"/>
          <w:lang w:eastAsia="zh-CN"/>
        </w:rPr>
        <w:t xml:space="preserve">Completion and submission of this survey does not constitute an approval of your company as an approved vendor.</w:t>
      </w:r>
    </w:p>
    <w:p w14:paraId="6F001931">
      <w:pPr>
        <w:autoSpaceDE w:val="0"/>
        <w:autoSpaceDN w:val="0"/>
        <w:adjustRightInd w:val="0"/>
        <w:jc w:val="both"/>
        <w:rPr>
          <w:rFonts w:ascii="Arial" w:hAnsi="Arial" w:cs="Arial"/>
          <w:b/>
          <w:bCs/>
          <w:color w:val="000000"/>
          <w:lang w:eastAsia="zh-CN"/>
        </w:rPr>
      </w:pPr>
    </w:p>
    <w:p w14:paraId="71D355FF">
      <w:pPr>
        <w:autoSpaceDE w:val="0"/>
        <w:autoSpaceDN w:val="0"/>
        <w:adjustRightInd w:val="0"/>
        <w:jc w:val="both"/>
        <w:rPr>
          <w:rFonts w:ascii="Arial" w:hAnsi="Arial" w:eastAsia="宋体" w:cs="Arial"/>
          <w:b/>
          <w:bCs/>
          <w:color w:val="000000"/>
          <w:lang w:eastAsia="zh-CN"/>
        </w:rPr>
      </w:pPr>
      <w:r>
        <w:rPr>
          <w:rFonts w:hint="eastAsia" w:ascii="Times New Roman" w:hAnsi="Arial" w:eastAsia="微软雅黑" w:cs="Arial"/>
          <w:b/>
          <w:bCs/>
          <w:color w:val="000000"/>
          <w:lang w:eastAsia="zh-CN"/>
        </w:rPr>
        <w:t xml:space="preserve">Instructions</w:t>
      </w:r>
    </w:p>
    <w:p w14:paraId="539718BD">
      <w:pPr>
        <w:autoSpaceDE w:val="0"/>
        <w:autoSpaceDN w:val="0"/>
        <w:adjustRightInd w:val="0"/>
        <w:jc w:val="both"/>
        <w:rPr>
          <w:rFonts w:ascii="Arial" w:hAnsi="Arial" w:eastAsia="宋体" w:cs="Arial"/>
          <w:color w:val="000000"/>
          <w:lang w:eastAsia="zh-CN"/>
        </w:rPr>
      </w:pPr>
      <w:r>
        <w:rPr>
          <w:rFonts w:hint="eastAsia" w:ascii="Times New Roman" w:hAnsi="Arial" w:eastAsia="微软雅黑" w:cs="Arial"/>
          <w:color w:val="000000"/>
          <w:lang w:eastAsia="zh-CN"/>
        </w:rPr>
        <w:t xml:space="preserve">Please complete this survey in detail. Answers should reflect your current status.</w:t>
      </w:r>
    </w:p>
    <w:p w14:paraId="669CE34C">
      <w:pPr>
        <w:autoSpaceDE w:val="0"/>
        <w:autoSpaceDN w:val="0"/>
        <w:adjustRightInd w:val="0"/>
        <w:jc w:val="both"/>
        <w:rPr>
          <w:rFonts w:ascii="Arial" w:hAnsi="Arial" w:eastAsia="宋体" w:cs="Arial"/>
          <w:color w:val="000000"/>
          <w:lang w:eastAsia="zh-CN"/>
        </w:rPr>
      </w:pPr>
      <w:r>
        <w:rPr>
          <w:rFonts w:hint="eastAsia" w:ascii="Times New Roman" w:hAnsi="Arial" w:eastAsia="微软雅黑" w:cs="Arial"/>
          <w:color w:val="000000"/>
          <w:lang w:eastAsia="zh-CN"/>
        </w:rPr>
        <w:t xml:space="preserve">Not all questions may apply to your situation; if not applicable, please complete with “NA”. Requested or additional documents may be added as an annex or submitted as separate documents. If additional information is provided to answer a question, please state in your response whether that information is annexed or sent as a separate document.</w:t>
      </w:r>
    </w:p>
    <w:p w14:paraId="2BC8D63E">
      <w:pPr>
        <w:autoSpaceDE w:val="0"/>
        <w:autoSpaceDN w:val="0"/>
        <w:adjustRightInd w:val="0"/>
        <w:jc w:val="both"/>
        <w:rPr>
          <w:rFonts w:ascii="Arial" w:hAnsi="Arial" w:eastAsia="宋体" w:cs="Arial"/>
          <w:color w:val="000000"/>
          <w:lang w:eastAsia="zh-CN"/>
        </w:rPr>
      </w:pPr>
      <w:r>
        <w:rPr>
          <w:rFonts w:hint="eastAsia" w:ascii="Times New Roman" w:hAnsi="Arial" w:eastAsia="微软雅黑" w:cs="Arial"/>
          <w:color w:val="000000"/>
          <w:lang w:eastAsia="zh-CN"/>
        </w:rPr>
        <w:t xml:space="preserve">Please note that when comments are requested in the “please explain” section, an explanation is still required even if the answer is “No”.</w:t>
      </w:r>
    </w:p>
    <w:p w14:paraId="52CFD71F">
      <w:pPr>
        <w:autoSpaceDE w:val="0"/>
        <w:autoSpaceDN w:val="0"/>
        <w:adjustRightInd w:val="0"/>
        <w:jc w:val="both"/>
        <w:rPr>
          <w:rFonts w:ascii="Arial" w:hAnsi="Arial" w:eastAsia="宋体" w:cs="Arial"/>
          <w:color w:val="000000"/>
          <w:lang w:eastAsia="zh-CN"/>
        </w:rPr>
      </w:pPr>
      <w:r>
        <w:rPr>
          <w:rFonts w:hint="eastAsia" w:ascii="Times New Roman" w:hAnsi="Arial" w:eastAsia="微软雅黑" w:cs="Arial"/>
          <w:color w:val="000000"/>
          <w:lang w:eastAsia="zh-CN"/>
        </w:rPr>
        <w:t xml:space="preserve">This assessment will be used by Cerba Research for evaluation purposes only. All information will be treated as confidential.</w:t>
      </w:r>
    </w:p>
    <w:p w14:paraId="0A7CAEDC">
      <w:pPr>
        <w:pStyle w:val="130"/>
        <w:jc w:val="both"/>
        <w:rPr>
          <w:rFonts w:eastAsia="宋体"/>
          <w:color w:val="0070C0"/>
          <w:sz w:val="22"/>
          <w:szCs w:val="22"/>
          <w:lang w:val="en-GB" w:eastAsia="zh-CN"/>
        </w:rPr>
      </w:pPr>
      <w:r>
        <w:rPr>
          <w:rFonts w:hint="eastAsia" w:ascii="Times New Roman" w:eastAsia="微软雅黑"/>
          <w:sz w:val="22"/>
          <w:szCs w:val="22"/>
          <w:lang w:val="en-GB" w:eastAsia="zh-CN"/>
        </w:rPr>
        <w:t xml:space="preserve">Completed surveys can be emailed to: qavendormanagement@cerbaresearch.com</w:t>
      </w:r>
    </w:p>
    <w:p w14:paraId="6C4CE54B">
      <w:pPr>
        <w:pStyle w:val="130"/>
        <w:jc w:val="both"/>
        <w:rPr>
          <w:color w:val="0070C0"/>
          <w:sz w:val="22"/>
          <w:szCs w:val="22"/>
          <w:lang w:val="en-GB"/>
        </w:rPr>
      </w:pPr>
    </w:p>
    <w:p w14:paraId="5D055100">
      <w:pPr>
        <w:autoSpaceDE w:val="0"/>
        <w:autoSpaceDN w:val="0"/>
        <w:adjustRightInd w:val="0"/>
        <w:rPr>
          <w:rFonts w:ascii="Arial" w:hAnsi="Arial" w:eastAsia="宋体" w:cs="Arial"/>
          <w:color w:val="000000"/>
          <w:lang w:eastAsia="zh-CN"/>
        </w:rPr>
      </w:pPr>
      <w:r>
        <w:rPr>
          <w:rFonts w:hint="eastAsia" w:ascii="Times New Roman" w:hAnsi="Arial" w:eastAsia="微软雅黑" w:cs="Arial"/>
          <w:color w:val="000000"/>
          <w:lang w:eastAsia="zh-CN"/>
        </w:rPr>
        <w:t xml:space="preserve">Thank you for taking the time to complete this questionnaire; please contact the Quality Department (qavendormanagement@cerbaresearch.com) if you require any further clarification.</w:t>
      </w:r>
    </w:p>
    <w:p w14:paraId="5E55894D">
      <w:pPr>
        <w:pStyle w:val="130"/>
        <w:jc w:val="both"/>
        <w:rPr>
          <w:color w:val="0070C0"/>
          <w:sz w:val="22"/>
          <w:szCs w:val="22"/>
          <w:lang w:val="en-US"/>
        </w:rPr>
      </w:pPr>
    </w:p>
    <w:p w14:paraId="15F6DDB1">
      <w:pPr>
        <w:pStyle w:val="130"/>
        <w:jc w:val="both"/>
        <w:rPr>
          <w:color w:val="0070C0"/>
          <w:sz w:val="22"/>
          <w:szCs w:val="22"/>
          <w:lang w:val="en-US"/>
        </w:rPr>
      </w:pPr>
    </w:p>
    <w:p w14:paraId="0A137E33">
      <w:pPr>
        <w:pStyle w:val="130"/>
        <w:jc w:val="both"/>
        <w:rPr>
          <w:color w:val="0070C0"/>
          <w:sz w:val="22"/>
          <w:szCs w:val="22"/>
          <w:lang w:val="en-US"/>
        </w:rPr>
        <w:sectPr>
          <w:headerReference r:id="rId7" w:type="default"/>
          <w:footerReference r:id="rId8" w:type="default"/>
          <w:pgSz w:w="12240" w:h="15840"/>
          <w:pgMar w:top="1842" w:right="1440" w:bottom="1135" w:left="1440" w:header="720" w:footer="720" w:gutter="0"/>
          <w:cols w:space="720" w:num="1"/>
          <w:docGrid w:linePitch="360" w:charSpace="0"/>
        </w:sectPr>
      </w:pPr>
    </w:p>
    <w:p w14:paraId="1EC0EFF1">
      <w:pPr>
        <w:autoSpaceDE w:val="0"/>
        <w:autoSpaceDN w:val="0"/>
        <w:adjustRightInd w:val="0"/>
        <w:jc w:val="both"/>
        <w:rPr>
          <w:rFonts w:ascii="Arial" w:hAnsi="Arial" w:eastAsia="宋体" w:cs="Arial"/>
          <w:b/>
          <w:bCs/>
          <w:color w:val="000000"/>
          <w:lang w:eastAsia="zh-CN"/>
        </w:rPr>
      </w:pPr>
      <w:r>
        <w:rPr>
          <w:rFonts w:hint="eastAsia" w:ascii="Times New Roman" w:hAnsi="Arial" w:eastAsia="微软雅黑" w:cs="Arial"/>
          <w:b/>
          <w:bCs/>
          <w:color w:val="000000"/>
          <w:lang w:eastAsia="zh-CN"/>
        </w:rPr>
        <w:t xml:space="preserve">Approval</w:t>
      </w:r>
    </w:p>
    <w:p w14:paraId="6AC1BFF9">
      <w:pPr>
        <w:pStyle w:val="130"/>
        <w:jc w:val="both"/>
        <w:rPr>
          <w:color w:val="0070C0"/>
          <w:sz w:val="22"/>
          <w:szCs w:val="22"/>
          <w:lang w:val="en-GB"/>
        </w:rPr>
      </w:pPr>
    </w:p>
    <w:p w14:paraId="25EEA1FA">
      <w:pPr>
        <w:pStyle w:val="130"/>
        <w:jc w:val="both"/>
        <w:rPr>
          <w:rFonts w:eastAsia="宋体"/>
          <w:sz w:val="22"/>
          <w:szCs w:val="22"/>
          <w:lang w:val="en-US" w:eastAsia="zh-CN"/>
        </w:rPr>
      </w:pPr>
      <w:r>
        <w:rPr>
          <w:rFonts w:hint="eastAsia" w:ascii="Times New Roman" w:eastAsia="微软雅黑"/>
          <w:sz w:val="22"/>
          <w:szCs w:val="22"/>
          <w:lang w:val="en-US" w:eastAsia="zh-CN"/>
        </w:rPr>
        <w:t xml:space="preserve">As an authorized representative of my company, I hereby certify that this form is complete and accurate:</w:t>
      </w:r>
    </w:p>
    <w:p w14:paraId="4EC8CA96">
      <w:pPr>
        <w:pStyle w:val="130"/>
        <w:jc w:val="both"/>
        <w:rPr>
          <w:color w:val="0070C0"/>
          <w:sz w:val="22"/>
          <w:szCs w:val="22"/>
          <w:lang w:val="en-GB"/>
        </w:rPr>
      </w:pPr>
    </w:p>
    <w:tbl>
      <w:tblPr>
        <w:tblStyle w:val="32"/>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20"/>
        <w:gridCol w:w="7542"/>
      </w:tblGrid>
      <w:tr w14:paraId="27D76F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534" w:hRule="atLeast"/>
        </w:trPr>
        <w:tc>
          <w:tcPr>
            <w:tcW w:w="1520" w:type="dxa"/>
            <w:vAlign w:val="center"/>
          </w:tcPr>
          <w:p w14:paraId="0810C35F">
            <w:pPr>
              <w:ind w:left="22"/>
              <w:rPr>
                <w:rFonts w:ascii="Arial" w:hAnsi="Arial" w:eastAsia="宋体" w:cs="Arial"/>
                <w:lang w:eastAsia="zh-CN"/>
              </w:rPr>
            </w:pPr>
            <w:r>
              <w:rPr>
                <w:rFonts w:hint="eastAsia" w:ascii="Times New Roman" w:hAnsi="Arial" w:eastAsia="微软雅黑" w:cs="Arial"/>
                <w:lang w:eastAsia="zh-CN"/>
              </w:rPr>
              <w:t xml:space="preserve">Name:</w:t>
            </w:r>
          </w:p>
        </w:tc>
        <w:tc>
          <w:tcPr>
            <w:tcW w:w="7542" w:type="dxa"/>
          </w:tcPr>
          <w:p w14:paraId="0623D60D">
            <w:pPr>
              <w:pStyle w:val="130"/>
              <w:jc w:val="both"/>
              <w:rPr>
                <w:sz w:val="22"/>
                <w:szCs w:val="22"/>
                <w:lang w:val="en-US"/>
              </w:rPr>
            </w:pPr>
          </w:p>
        </w:tc>
      </w:tr>
      <w:tr w14:paraId="5302A7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2" w:hRule="atLeast"/>
        </w:trPr>
        <w:tc>
          <w:tcPr>
            <w:tcW w:w="1520" w:type="dxa"/>
            <w:vAlign w:val="center"/>
          </w:tcPr>
          <w:p w14:paraId="0EE0B68C">
            <w:pPr>
              <w:ind w:left="22"/>
              <w:rPr>
                <w:rFonts w:ascii="Arial" w:hAnsi="Arial" w:eastAsia="宋体" w:cs="Arial"/>
                <w:lang w:eastAsia="zh-CN"/>
              </w:rPr>
            </w:pPr>
            <w:r>
              <w:rPr>
                <w:rFonts w:hint="eastAsia" w:ascii="Times New Roman" w:hAnsi="Arial" w:eastAsia="微软雅黑" w:cs="Arial"/>
                <w:lang w:eastAsia="zh-CN"/>
              </w:rPr>
              <w:t xml:space="preserve">Title:</w:t>
            </w:r>
          </w:p>
        </w:tc>
        <w:tc>
          <w:tcPr>
            <w:tcW w:w="7542" w:type="dxa"/>
          </w:tcPr>
          <w:p w14:paraId="5DC7BF4C">
            <w:pPr>
              <w:pStyle w:val="130"/>
              <w:jc w:val="both"/>
              <w:rPr>
                <w:sz w:val="22"/>
                <w:szCs w:val="22"/>
                <w:lang w:val="en-US"/>
              </w:rPr>
            </w:pPr>
          </w:p>
        </w:tc>
      </w:tr>
      <w:tr w14:paraId="581658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4" w:hRule="atLeast"/>
        </w:trPr>
        <w:tc>
          <w:tcPr>
            <w:tcW w:w="1520" w:type="dxa"/>
            <w:vAlign w:val="center"/>
          </w:tcPr>
          <w:p w14:paraId="27DD816C">
            <w:pPr>
              <w:ind w:left="22"/>
              <w:rPr>
                <w:rFonts w:ascii="Arial" w:hAnsi="Arial" w:eastAsia="宋体" w:cs="Arial"/>
                <w:lang w:eastAsia="zh-CN"/>
              </w:rPr>
            </w:pPr>
            <w:r>
              <w:rPr>
                <w:rFonts w:hint="eastAsia" w:ascii="Times New Roman" w:hAnsi="Arial" w:eastAsia="微软雅黑" w:cs="Arial"/>
                <w:lang w:eastAsia="zh-CN"/>
              </w:rPr>
              <w:t xml:space="preserve">Date:</w:t>
            </w:r>
          </w:p>
        </w:tc>
        <w:tc>
          <w:tcPr>
            <w:tcW w:w="7542" w:type="dxa"/>
          </w:tcPr>
          <w:p w14:paraId="77BAE5FF">
            <w:pPr>
              <w:pStyle w:val="130"/>
              <w:jc w:val="both"/>
              <w:rPr>
                <w:sz w:val="22"/>
                <w:szCs w:val="22"/>
                <w:lang w:val="en-US"/>
              </w:rPr>
            </w:pPr>
          </w:p>
        </w:tc>
      </w:tr>
      <w:tr w14:paraId="0E015B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2" w:hRule="atLeast"/>
        </w:trPr>
        <w:tc>
          <w:tcPr>
            <w:tcW w:w="1520" w:type="dxa"/>
            <w:vAlign w:val="center"/>
          </w:tcPr>
          <w:p w14:paraId="6C55CEF9">
            <w:pPr>
              <w:ind w:left="22"/>
              <w:rPr>
                <w:rFonts w:ascii="Arial" w:hAnsi="Arial" w:eastAsia="宋体" w:cs="Arial"/>
                <w:lang w:eastAsia="zh-CN"/>
              </w:rPr>
            </w:pPr>
            <w:r>
              <w:rPr>
                <w:rFonts w:hint="eastAsia" w:ascii="Times New Roman" w:hAnsi="Arial" w:eastAsia="微软雅黑" w:cs="Arial"/>
                <w:lang w:eastAsia="zh-CN"/>
              </w:rPr>
              <w:t xml:space="preserve">Signature:</w:t>
            </w:r>
          </w:p>
        </w:tc>
        <w:tc>
          <w:tcPr>
            <w:tcW w:w="7542" w:type="dxa"/>
          </w:tcPr>
          <w:p w14:paraId="32F221A4">
            <w:pPr>
              <w:pStyle w:val="130"/>
              <w:jc w:val="both"/>
              <w:rPr>
                <w:sz w:val="22"/>
                <w:szCs w:val="22"/>
                <w:lang w:val="en-US"/>
              </w:rPr>
            </w:pPr>
          </w:p>
        </w:tc>
      </w:tr>
    </w:tbl>
    <w:p w14:paraId="6528F5E4">
      <w:pPr>
        <w:pStyle w:val="130"/>
        <w:jc w:val="both"/>
        <w:rPr>
          <w:color w:val="0070C0"/>
          <w:sz w:val="22"/>
          <w:szCs w:val="22"/>
          <w:lang w:val="en-GB"/>
        </w:rPr>
      </w:pPr>
    </w:p>
    <w:tbl>
      <w:tblPr>
        <w:tblStyle w:val="32"/>
        <w:tblW w:w="5193"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2876"/>
        <w:gridCol w:w="156"/>
        <w:gridCol w:w="1700"/>
        <w:gridCol w:w="992"/>
        <w:gridCol w:w="463"/>
        <w:gridCol w:w="400"/>
        <w:gridCol w:w="680"/>
        <w:gridCol w:w="1174"/>
        <w:gridCol w:w="1269"/>
      </w:tblGrid>
      <w:tr w14:paraId="55E466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94" w:hRule="atLeast"/>
          <w:tblHeader/>
        </w:trPr>
        <w:tc>
          <w:tcPr>
            <w:tcW w:w="4383" w:type="pct"/>
            <w:gridSpan w:val="9"/>
            <w:shd w:val="clear" w:color="auto" w:fill="F1F1F1" w:themeFill="background1" w:themeFillShade="F2"/>
            <w:vAlign w:val="center"/>
          </w:tcPr>
          <w:p w14:paraId="2E648C10">
            <w:pPr>
              <w:pStyle w:val="133"/>
              <w:bidi w:val="0"/>
              <w:ind w:left="580" w:leftChars="0" w:hanging="360" w:firstLineChars="0"/>
            </w:pPr>
            <w:r>
              <w:rPr>
                <w:rFonts w:hint="eastAsia"/>
                <w:lang w:val="en-US" w:eastAsia="zh-CN"/>
              </w:rPr>
              <w:t xml:space="preserve">COMPANY PROFILE INFORMATION</w:t>
            </w:r>
          </w:p>
        </w:tc>
      </w:tr>
      <w:tr w14:paraId="31B086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5" w:hRule="atLeast"/>
        </w:trPr>
        <w:tc>
          <w:tcPr>
            <w:tcW w:w="1298" w:type="pct"/>
            <w:shd w:val="clear" w:color="auto" w:fill="F1F1F1" w:themeFill="background1" w:themeFillShade="F2"/>
            <w:vAlign w:val="center"/>
          </w:tcPr>
          <w:p w14:paraId="173129A3">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Company name</w:t>
            </w:r>
          </w:p>
        </w:tc>
        <w:tc>
          <w:tcPr>
            <w:tcW w:w="3085" w:type="pct"/>
            <w:gridSpan w:val="8"/>
          </w:tcPr>
          <w:p w14:paraId="5F527110">
            <w:pPr>
              <w:pStyle w:val="130"/>
              <w:keepNext/>
              <w:keepLines/>
              <w:jc w:val="both"/>
              <w:rPr>
                <w:rFonts w:hint="default" w:eastAsia="宋体"/>
                <w:sz w:val="22"/>
                <w:szCs w:val="22"/>
                <w:lang w:val="en-US" w:eastAsia="zh-CN"/>
              </w:rPr>
            </w:pPr>
            <w:r>
              <w:rPr>
                <w:rFonts w:hint="eastAsia" w:ascii="Times New Roman" w:eastAsia="微软雅黑" w:cs="Arial"/>
                <w:color w:val="000000"/>
                <w:sz w:val="22"/>
                <w:szCs w:val="22"/>
                <w:lang w:val="en-US" w:eastAsia="zh-CN" w:bidi="ar-SA"/>
              </w:rPr>
              <w:t xml:space="preserve">Shanghai Outdo Clinic Co., Ltd.</w:t>
            </w:r>
          </w:p>
        </w:tc>
      </w:tr>
      <w:tr w14:paraId="6FC0C80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9" w:hRule="atLeast"/>
        </w:trPr>
        <w:tc>
          <w:tcPr>
            <w:tcW w:w="1298" w:type="pct"/>
            <w:shd w:val="clear" w:color="auto" w:fill="F1F1F1" w:themeFill="background1" w:themeFillShade="F2"/>
            <w:vAlign w:val="center"/>
          </w:tcPr>
          <w:p w14:paraId="0449D372">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Website</w:t>
            </w:r>
          </w:p>
        </w:tc>
        <w:tc>
          <w:tcPr>
            <w:tcW w:w="3085" w:type="pct"/>
            <w:gridSpan w:val="8"/>
          </w:tcPr>
          <w:p w14:paraId="2857EE5C">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N/A</w:t>
            </w:r>
          </w:p>
        </w:tc>
      </w:tr>
      <w:tr w14:paraId="700F350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5" w:hRule="atLeast"/>
        </w:trPr>
        <w:tc>
          <w:tcPr>
            <w:tcW w:w="1298" w:type="pct"/>
            <w:vMerge w:val="restart"/>
            <w:shd w:val="clear" w:color="auto" w:fill="F1F1F1" w:themeFill="background1" w:themeFillShade="F2"/>
            <w:vAlign w:val="center"/>
          </w:tcPr>
          <w:p w14:paraId="331ED269">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Address</w:t>
            </w:r>
          </w:p>
        </w:tc>
        <w:tc>
          <w:tcPr>
            <w:tcW w:w="3085" w:type="pct"/>
            <w:gridSpan w:val="8"/>
          </w:tcPr>
          <w:p w14:paraId="540F1325">
            <w:pPr>
              <w:pStyle w:val="130"/>
              <w:keepNext/>
              <w:keepLines/>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No. 918 Ziping Road, Zhoupu Town, Pudong New Area, Shanghai, China</w:t>
            </w:r>
            <w:r>
              <w:rPr>
                <w:rFonts w:hint="eastAsia" w:ascii="Times New Roman" w:eastAsia="微软雅黑" w:cs="Arial"/>
                <w:color w:val="000000"/>
                <w:sz w:val="22"/>
                <w:szCs w:val="22"/>
                <w:lang w:val="en-US" w:eastAsia="zh-CN" w:bidi="ar-SA"/>
              </w:rPr>
              <w:t/>
            </w:r>
            <w:r>
              <w:rPr>
                <w:rFonts w:hint="eastAsia" w:ascii="Times New Roman" w:hAnsi="Arial" w:eastAsia="微软雅黑" w:cs="Arial"/>
                <w:color w:val="000000"/>
                <w:sz w:val="22"/>
                <w:szCs w:val="22"/>
                <w:lang w:val="en-US" w:eastAsia="zh-CN" w:bidi="ar-SA"/>
              </w:rPr>
              <w:t/>
            </w:r>
          </w:p>
        </w:tc>
      </w:tr>
      <w:tr w14:paraId="768E70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298" w:type="pct"/>
            <w:shd w:val="clear" w:color="auto" w:fill="F1F1F1" w:themeFill="background1" w:themeFillShade="F2"/>
            <w:vAlign w:val="center"/>
          </w:tcPr>
          <w:p w14:paraId="37F49543">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QA main contact point</w:t>
            </w:r>
          </w:p>
        </w:tc>
        <w:tc>
          <w:tcPr>
            <w:tcW w:w="3085" w:type="pct"/>
            <w:gridSpan w:val="8"/>
          </w:tcPr>
          <w:p w14:paraId="25C6632E">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Linrong Liang</w:t>
            </w:r>
          </w:p>
        </w:tc>
      </w:tr>
      <w:tr w14:paraId="5473A2A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298" w:type="pct"/>
            <w:shd w:val="clear" w:color="auto" w:fill="F1F1F1" w:themeFill="background1" w:themeFillShade="F2"/>
            <w:vAlign w:val="center"/>
          </w:tcPr>
          <w:p w14:paraId="394C4D81">
            <w:pPr>
              <w:rPr>
                <w:rFonts w:hint="eastAsia" w:ascii="Arial" w:hAnsi="Arial" w:eastAsia="宋体" w:cs="Arial"/>
                <w:lang w:eastAsia="zh-CN"/>
              </w:rPr>
            </w:pPr>
            <w:r>
              <w:rPr>
                <w:rFonts w:hint="eastAsia" w:ascii="Times New Roman" w:hAnsi="Arial" w:eastAsia="微软雅黑" w:cs="Arial"/>
                <w:sz w:val="22"/>
                <w:szCs w:val="22"/>
                <w:highlight w:val="yellow"/>
                <w:lang w:val="en-US" w:eastAsia="zh-CN" w:bidi="ar-SA"/>
              </w:rPr>
              <w:t xml:space="preserve">Function / job title</w:t>
            </w:r>
          </w:p>
        </w:tc>
        <w:tc>
          <w:tcPr>
            <w:tcW w:w="3085" w:type="pct"/>
            <w:gridSpan w:val="8"/>
          </w:tcPr>
          <w:p w14:paraId="7D125465">
            <w:pPr>
              <w:pStyle w:val="130"/>
              <w:jc w:val="both"/>
              <w:rPr>
                <w:rFonts w:hint="default" w:eastAsia="宋体"/>
                <w:sz w:val="22"/>
                <w:szCs w:val="22"/>
                <w:lang w:val="en-US" w:eastAsia="zh-CN"/>
              </w:rPr>
            </w:pPr>
            <w:r>
              <w:rPr>
                <w:rFonts w:hint="eastAsia" w:eastAsia="宋体"/>
                <w:sz w:val="22"/>
                <w:szCs w:val="22"/>
                <w:lang w:val="en-US" w:eastAsia="zh-CN"/>
              </w:rPr>
              <w:t xml:space="preserve">Quality Manager (Quality Responsible Person)</w:t>
            </w:r>
          </w:p>
        </w:tc>
      </w:tr>
      <w:tr w14:paraId="3F8338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298" w:type="pct"/>
            <w:shd w:val="clear" w:color="auto" w:fill="F1F1F1" w:themeFill="background1" w:themeFillShade="F2"/>
            <w:vAlign w:val="center"/>
          </w:tcPr>
          <w:p w14:paraId="17AB015E">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Phone / mobile No.</w:t>
            </w:r>
          </w:p>
        </w:tc>
        <w:tc>
          <w:tcPr>
            <w:tcW w:w="3085" w:type="pct"/>
            <w:gridSpan w:val="8"/>
          </w:tcPr>
          <w:p w14:paraId="2AE06995">
            <w:pPr>
              <w:pStyle w:val="130"/>
              <w:jc w:val="both"/>
              <w:rPr>
                <w:rFonts w:hint="default" w:eastAsia="宋体"/>
                <w:sz w:val="22"/>
                <w:szCs w:val="22"/>
                <w:lang w:val="en-US" w:eastAsia="zh-CN"/>
              </w:rPr>
            </w:pPr>
            <w:r>
              <w:rPr>
                <w:rFonts w:hint="eastAsia" w:eastAsia="宋体"/>
                <w:sz w:val="22"/>
                <w:szCs w:val="22"/>
                <w:lang w:val="en-US" w:eastAsia="zh-CN"/>
              </w:rPr>
              <w:t>13902559694</w:t>
            </w:r>
          </w:p>
        </w:tc>
      </w:tr>
      <w:tr w14:paraId="7AA5B4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4" w:hRule="atLeast"/>
        </w:trPr>
        <w:tc>
          <w:tcPr>
            <w:tcW w:w="1298" w:type="pct"/>
            <w:shd w:val="clear" w:color="auto" w:fill="F1F1F1" w:themeFill="background1" w:themeFillShade="F2"/>
            <w:vAlign w:val="center"/>
          </w:tcPr>
          <w:p w14:paraId="484A8674">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E-mail</w:t>
            </w:r>
          </w:p>
        </w:tc>
        <w:tc>
          <w:tcPr>
            <w:tcW w:w="3085" w:type="pct"/>
            <w:gridSpan w:val="8"/>
          </w:tcPr>
          <w:p w14:paraId="4A1A38BA">
            <w:pPr>
              <w:pStyle w:val="130"/>
              <w:jc w:val="both"/>
              <w:rPr>
                <w:rFonts w:hint="default" w:eastAsia="宋体"/>
                <w:sz w:val="22"/>
                <w:szCs w:val="22"/>
                <w:lang w:val="en-US" w:eastAsia="zh-CN"/>
              </w:rPr>
            </w:pPr>
            <w:r>
              <w:rPr>
                <w:rFonts w:hint="eastAsia" w:eastAsia="宋体"/>
                <w:sz w:val="22"/>
                <w:szCs w:val="22"/>
                <w:lang w:val="en-US" w:eastAsia="zh-CN"/>
              </w:rPr>
              <w:t>linrong_liang@shbiochip.com</w:t>
            </w:r>
          </w:p>
        </w:tc>
      </w:tr>
      <w:tr w14:paraId="0BC5D5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103" w:hRule="exact"/>
        </w:trPr>
        <w:tc>
          <w:tcPr>
            <w:tcW w:w="1298" w:type="pct"/>
            <w:shd w:val="clear" w:color="auto" w:fill="F1F1F1" w:themeFill="background1" w:themeFillShade="F2"/>
            <w:vAlign w:val="center"/>
          </w:tcPr>
          <w:p w14:paraId="08401D1D">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Brief description of business</w:t>
            </w:r>
          </w:p>
        </w:tc>
        <w:tc>
          <w:tcPr>
            <w:tcW w:w="3085" w:type="pct"/>
            <w:gridSpan w:val="8"/>
            <w:vAlign w:val="center"/>
          </w:tcPr>
          <w:p w14:paraId="492A8969">
            <w:pPr>
              <w:pStyle w:val="130"/>
              <w:jc w:val="both"/>
              <w:rPr>
                <w:sz w:val="22"/>
                <w:szCs w:val="22"/>
                <w:lang w:val="en-GB"/>
              </w:rPr>
            </w:pPr>
            <w:r>
              <w:rPr>
                <w:rFonts w:ascii="Segoe UI" w:hAnsi="Segoe UI" w:eastAsia="Segoe UI" w:cs="Segoe UI"/>
                <w:i w:val="0"/>
                <w:iCs w:val="0"/>
                <w:caps w:val="0"/>
                <w:color w:val="0F1115"/>
                <w:spacing w:val="0"/>
                <w:sz w:val="24"/>
                <w:szCs w:val="24"/>
                <w:shd w:val="clear" w:fill="FFFFFF"/>
              </w:rPr>
              <w:t xml:space="preserve">Shanghai Outdo Clinic Co., Ltd. is a wholly-owned subsidiary of Shanghai Outdo Biotech Co., Ltd., established in 2016 and located at Building 15, Lane 908, Ziping Road, Zhoupu Town, Pudong New Area, Shanghai. Registered capital is RMB 45.81 million. The site occupies 1,858.94 m², of which 892.29 m² is laboratory space. The company is an independent legal entity and a for-profit joint-stock medical institution. It performs medical laboratory and pathology testing in clinical microbiology, pathology and clinical cytomolecular diagnostics, and has established its quality management system in accordance with CNAS-CL02:2023 and related accreditation criteria.</w:t>
            </w:r>
          </w:p>
        </w:tc>
      </w:tr>
      <w:tr w14:paraId="2AFB4F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15" w:hRule="exact"/>
        </w:trPr>
        <w:tc>
          <w:tcPr>
            <w:tcW w:w="1298" w:type="pct"/>
            <w:shd w:val="clear" w:color="auto" w:fill="F1F1F1" w:themeFill="background1" w:themeFillShade="F2"/>
            <w:vAlign w:val="center"/>
          </w:tcPr>
          <w:p w14:paraId="70FAEFE3">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How long has your company been providing services to the biotech/pharma industry supporting clinical trials?</w:t>
            </w:r>
          </w:p>
          <w:p w14:paraId="0E79D069">
            <w:pPr>
              <w:rPr>
                <w:rFonts w:ascii="Arial" w:hAnsi="Arial" w:cs="Arial"/>
              </w:rPr>
            </w:pPr>
          </w:p>
        </w:tc>
        <w:tc>
          <w:tcPr>
            <w:tcW w:w="3085" w:type="pct"/>
            <w:gridSpan w:val="8"/>
            <w:vAlign w:val="center"/>
          </w:tcPr>
          <w:p w14:paraId="559D0243">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Since 2019</w:t>
            </w:r>
          </w:p>
        </w:tc>
      </w:tr>
      <w:tr w14:paraId="6D22A8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47" w:hRule="exact"/>
        </w:trPr>
        <w:tc>
          <w:tcPr>
            <w:tcW w:w="1298" w:type="pct"/>
            <w:shd w:val="clear" w:color="auto" w:fill="F1F1F1" w:themeFill="background1" w:themeFillShade="F2"/>
            <w:vAlign w:val="center"/>
          </w:tcPr>
          <w:p w14:paraId="27F51117">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Company operational locations</w:t>
            </w:r>
          </w:p>
        </w:tc>
        <w:tc>
          <w:tcPr>
            <w:tcW w:w="3085" w:type="pct"/>
            <w:gridSpan w:val="8"/>
            <w:vAlign w:val="center"/>
          </w:tcPr>
          <w:p w14:paraId="4D114571">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Global</w:t>
            </w:r>
          </w:p>
          <w:p w14:paraId="1E05144B">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Africa</w:t>
            </w:r>
          </w:p>
          <w:p w14:paraId="11CC8E12">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Asia-Pacific</w:t>
            </w:r>
          </w:p>
          <w:p w14:paraId="7887BA0B">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Central &amp; South America</w:t>
            </w:r>
          </w:p>
          <w:p w14:paraId="7996DDF8">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Europe</w:t>
            </w:r>
          </w:p>
          <w:p w14:paraId="053A4F60">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Middle East</w:t>
            </w:r>
          </w:p>
          <w:p w14:paraId="12D32D32">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North America</w:t>
            </w:r>
          </w:p>
        </w:tc>
      </w:tr>
      <w:tr w14:paraId="36E104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052" w:hRule="exact"/>
        </w:trPr>
        <w:tc>
          <w:tcPr>
            <w:tcW w:w="1298" w:type="pct"/>
            <w:shd w:val="clear" w:color="auto" w:fill="F1F1F1" w:themeFill="background1" w:themeFillShade="F2"/>
            <w:vAlign w:val="center"/>
          </w:tcPr>
          <w:p w14:paraId="06438DDC">
            <w:pPr>
              <w:rPr>
                <w:rFonts w:hint="eastAsia" w:ascii="Arial" w:hAnsi="Arial" w:eastAsia="宋体" w:cs="Arial"/>
                <w:highlight w:val="darkGray"/>
                <w:lang w:eastAsia="zh-CN"/>
              </w:rPr>
            </w:pPr>
            <w:r>
              <w:rPr>
                <w:rFonts w:hint="eastAsia" w:ascii="Times New Roman" w:hAnsi="Arial" w:eastAsia="微软雅黑" w:cs="Arial"/>
                <w:sz w:val="22"/>
                <w:szCs w:val="22"/>
                <w:lang w:val="en-US" w:eastAsia="zh-CN" w:bidi="ar-SA"/>
              </w:rPr>
              <w:t xml:space="preserve">Please provide areas of expertise</w:t>
            </w:r>
          </w:p>
        </w:tc>
        <w:tc>
          <w:tcPr>
            <w:tcW w:w="3085" w:type="pct"/>
            <w:gridSpan w:val="8"/>
          </w:tcPr>
          <w:p w14:paraId="76AB1B63">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Special analysis</w:t>
            </w:r>
          </w:p>
          <w:p w14:paraId="4E2F487A">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Safety testing</w:t>
            </w:r>
          </w:p>
          <w:p w14:paraId="5870987E">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PK/PD</w:t>
            </w:r>
          </w:p>
          <w:p w14:paraId="76840ABC">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Processing (aliquoting, PBMC isolation)</w:t>
            </w:r>
          </w:p>
          <w:p w14:paraId="52E43E74">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xml:space="preserve">☒ Method validation</w:t>
            </w:r>
          </w:p>
          <w:p w14:paraId="5586775C">
            <w:pPr>
              <w:pStyle w:val="130"/>
              <w:rPr>
                <w:rFonts w:hint="default" w:eastAsia="宋体"/>
                <w:i/>
                <w:sz w:val="22"/>
                <w:szCs w:val="22"/>
                <w:highlight w:val="lightGray"/>
                <w:lang w:val="en-US" w:eastAsia="zh-CN"/>
              </w:rPr>
            </w:pPr>
            <w:r>
              <w:rPr>
                <w:rFonts w:hint="eastAsia" w:ascii="Times New Roman" w:hAnsi="Arial" w:eastAsia="微软雅黑" w:cs="Arial"/>
                <w:i/>
                <w:color w:val="000000"/>
                <w:sz w:val="22"/>
                <w:szCs w:val="22"/>
                <w:lang w:val="en-US" w:eastAsia="zh-CN" w:bidi="ar-SA"/>
              </w:rPr>
              <w:t xml:space="preserve">Other, please specify: clinical pathology diagnostics (IHC &amp; ISH); clinical bacterial culture (Helicobacter pylori culture and antimicrobial susceptibility testing); gut microbiome testing; cell culture and passaging; viral seed-stock preparation; viral titration; ELISA; TCID50</w:t>
            </w:r>
          </w:p>
        </w:tc>
      </w:tr>
      <w:tr w14:paraId="5F4700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625" w:hRule="exact"/>
        </w:trPr>
        <w:tc>
          <w:tcPr>
            <w:tcW w:w="1298" w:type="pct"/>
            <w:shd w:val="clear" w:color="auto" w:fill="F1F1F1" w:themeFill="background1" w:themeFillShade="F2"/>
            <w:vAlign w:val="center"/>
          </w:tcPr>
          <w:p w14:paraId="6DE660BE">
            <w:pPr>
              <w:rPr>
                <w:rFonts w:hint="eastAsia" w:ascii="Arial" w:hAnsi="Arial" w:eastAsia="宋体" w:cs="Arial"/>
                <w:highlight w:val="darkGray"/>
                <w:lang w:eastAsia="zh-CN"/>
              </w:rPr>
            </w:pPr>
            <w:r>
              <w:rPr>
                <w:rFonts w:hint="eastAsia" w:ascii="Times New Roman" w:hAnsi="Arial" w:eastAsia="微软雅黑" w:cs="Arial"/>
                <w:sz w:val="22"/>
                <w:szCs w:val="22"/>
                <w:lang w:val="en-US" w:eastAsia="zh-CN" w:bidi="ar-SA"/>
              </w:rPr>
              <w:t xml:space="preserve">Supplemental information relevant to services / testing provided to Cerba Research</w:t>
            </w:r>
          </w:p>
        </w:tc>
        <w:tc>
          <w:tcPr>
            <w:tcW w:w="3085" w:type="pct"/>
            <w:gridSpan w:val="8"/>
          </w:tcPr>
          <w:p w14:paraId="62D5652A">
            <w:pPr>
              <w:pStyle w:val="130"/>
              <w:rPr>
                <w:rFonts w:hint="eastAsia" w:ascii="Times New Roman" w:hAnsi="Arial" w:eastAsia="微软雅黑" w:cs="Arial"/>
                <w:i/>
                <w:color w:val="000000"/>
                <w:sz w:val="22"/>
                <w:szCs w:val="22"/>
                <w:lang w:val="en-GB" w:eastAsia="zh-CN" w:bidi="ar-SA"/>
              </w:rPr>
            </w:pPr>
            <w:r>
              <w:rPr>
                <w:rFonts w:hint="eastAsia" w:ascii="Times New Roman" w:hAnsi="Arial" w:eastAsia="微软雅黑" w:cs="Arial"/>
                <w:i/>
                <w:color w:val="000000"/>
                <w:sz w:val="22"/>
                <w:szCs w:val="22"/>
                <w:lang w:val="en-GB" w:eastAsia="zh-CN" w:bidi="ar-SA"/>
              </w:rPr>
              <w:t xml:space="preserve">Please provide information:</w:t>
            </w:r>
          </w:p>
          <w:p w14:paraId="4D6337A5">
            <w:pPr>
              <w:pStyle w:val="130"/>
              <w:rPr>
                <w:rFonts w:hint="default" w:ascii="Times New Roman" w:hAnsi="Arial" w:eastAsia="微软雅黑" w:cs="Arial"/>
                <w:i/>
                <w:color w:val="000000"/>
                <w:sz w:val="22"/>
                <w:szCs w:val="22"/>
                <w:lang w:val="en-US" w:eastAsia="zh-CN" w:bidi="ar-SA"/>
              </w:rPr>
            </w:pPr>
            <w:r>
              <w:rPr>
                <w:rFonts w:hint="eastAsia" w:ascii="Times New Roman" w:eastAsia="微软雅黑" w:cs="Arial"/>
                <w:i/>
                <w:color w:val="000000"/>
                <w:sz w:val="22"/>
                <w:szCs w:val="22"/>
                <w:lang w:val="en-US" w:eastAsia="zh-CN" w:bidi="ar-SA"/>
              </w:rPr>
              <w:t xml:space="preserve">RT-qPCR, sequencing, cell culture, turkey (avian) blood collection, virus culture, virus titration, TCID50, ELISA, EC50</w:t>
            </w:r>
          </w:p>
        </w:tc>
      </w:tr>
      <w:tr w14:paraId="6C4643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0" w:hRule="atLeast"/>
        </w:trPr>
        <w:tc>
          <w:tcPr>
            <w:tcW w:w="1298" w:type="pct"/>
            <w:shd w:val="clear" w:color="auto" w:fill="F1F1F1" w:themeFill="background1" w:themeFillShade="F2"/>
            <w:vAlign w:val="center"/>
          </w:tcPr>
          <w:p w14:paraId="3DC57A87">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Turnover in the last 2 years</w:t>
            </w:r>
          </w:p>
        </w:tc>
        <w:tc>
          <w:tcPr>
            <w:tcW w:w="3085" w:type="pct"/>
            <w:gridSpan w:val="8"/>
            <w:vAlign w:val="center"/>
          </w:tcPr>
          <w:p w14:paraId="2ACCAF8D">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RMB 80 million</w:t>
            </w:r>
          </w:p>
          <w:p w14:paraId="4246EB2D">
            <w:pPr>
              <w:pStyle w:val="130"/>
              <w:jc w:val="both"/>
              <w:rPr>
                <w:sz w:val="22"/>
                <w:szCs w:val="22"/>
                <w:lang w:val="en-US"/>
              </w:rPr>
            </w:pPr>
          </w:p>
        </w:tc>
      </w:tr>
      <w:tr w14:paraId="5554CB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42" w:hRule="exact"/>
        </w:trPr>
        <w:tc>
          <w:tcPr>
            <w:tcW w:w="1298" w:type="pct"/>
            <w:vMerge w:val="restart"/>
            <w:shd w:val="clear" w:color="auto" w:fill="F1F1F1" w:themeFill="background1" w:themeFillShade="F2"/>
            <w:vAlign w:val="center"/>
          </w:tcPr>
          <w:p w14:paraId="0A390143">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Number of employees</w:t>
            </w:r>
          </w:p>
        </w:tc>
        <w:tc>
          <w:tcPr>
            <w:tcW w:w="837" w:type="pct"/>
            <w:gridSpan w:val="2"/>
            <w:shd w:val="clear" w:color="auto" w:fill="F1F1F1" w:themeFill="background1" w:themeFillShade="F2"/>
            <w:vAlign w:val="center"/>
          </w:tcPr>
          <w:p w14:paraId="1C98D91C">
            <w:pPr>
              <w:ind w:left="173"/>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Quality staff</w:t>
            </w:r>
          </w:p>
        </w:tc>
        <w:tc>
          <w:tcPr>
            <w:tcW w:w="837" w:type="pct"/>
            <w:gridSpan w:val="3"/>
            <w:shd w:val="clear" w:color="auto" w:fill="F1F1F1" w:themeFill="background1" w:themeFillShade="F2"/>
            <w:vAlign w:val="center"/>
          </w:tcPr>
          <w:p w14:paraId="573489C4">
            <w:pPr>
              <w:ind w:left="31"/>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Laboratory staff</w:t>
            </w:r>
          </w:p>
        </w:tc>
        <w:tc>
          <w:tcPr>
            <w:tcW w:w="836" w:type="pct"/>
            <w:gridSpan w:val="2"/>
            <w:shd w:val="clear" w:color="auto" w:fill="F1F1F1" w:themeFill="background1" w:themeFillShade="F2"/>
            <w:vAlign w:val="center"/>
          </w:tcPr>
          <w:p w14:paraId="3CB5BF07">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Administration / other</w:t>
            </w:r>
          </w:p>
        </w:tc>
        <w:tc>
          <w:tcPr>
            <w:tcW w:w="573" w:type="pct"/>
            <w:shd w:val="clear" w:color="auto" w:fill="F1F1F1" w:themeFill="background1" w:themeFillShade="F2"/>
            <w:vAlign w:val="center"/>
          </w:tcPr>
          <w:p w14:paraId="2767F6EB">
            <w:pPr>
              <w:ind w:left="16"/>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IT staff</w:t>
            </w:r>
          </w:p>
        </w:tc>
      </w:tr>
      <w:tr w14:paraId="205989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65" w:hRule="atLeast"/>
        </w:trPr>
        <w:tc>
          <w:tcPr>
            <w:tcW w:w="1298" w:type="pct"/>
            <w:vMerge w:val="continue"/>
            <w:vAlign w:val="center"/>
          </w:tcPr>
          <w:p w14:paraId="0CBA4C1A">
            <w:pPr>
              <w:rPr>
                <w:rFonts w:ascii="Arial" w:hAnsi="Arial" w:cs="Arial"/>
              </w:rPr>
            </w:pPr>
          </w:p>
        </w:tc>
        <w:tc>
          <w:tcPr>
            <w:tcW w:w="837" w:type="pct"/>
            <w:gridSpan w:val="2"/>
            <w:vAlign w:val="center"/>
          </w:tcPr>
          <w:p w14:paraId="3D14282C">
            <w:pPr>
              <w:rPr>
                <w:rFonts w:hint="default" w:ascii="Arial" w:hAnsi="Arial" w:eastAsia="宋体" w:cs="Arial"/>
                <w:lang w:val="en-US" w:eastAsia="zh-CN"/>
              </w:rPr>
            </w:pPr>
            <w:r>
              <w:rPr>
                <w:rFonts w:hint="eastAsia" w:ascii="Times New Roman" w:hAnsi="Arial" w:eastAsia="微软雅黑" w:cs="Arial"/>
                <w:sz w:val="22"/>
                <w:szCs w:val="22"/>
                <w:lang w:val="en-US" w:eastAsia="zh-CN" w:bidi="ar-SA"/>
              </w:rPr>
              <w:t>4</w:t>
            </w:r>
          </w:p>
        </w:tc>
        <w:tc>
          <w:tcPr>
            <w:tcW w:w="837" w:type="pct"/>
            <w:gridSpan w:val="3"/>
            <w:vAlign w:val="center"/>
          </w:tcPr>
          <w:p w14:paraId="0054C044">
            <w:pPr>
              <w:rPr>
                <w:rFonts w:hint="default" w:ascii="Arial" w:hAnsi="Arial" w:eastAsia="宋体" w:cs="Arial"/>
                <w:lang w:val="en-US" w:eastAsia="zh-CN"/>
              </w:rPr>
            </w:pPr>
            <w:r>
              <w:rPr>
                <w:rFonts w:hint="eastAsia" w:ascii="Times New Roman" w:hAnsi="Arial" w:eastAsia="微软雅黑" w:cs="Arial"/>
                <w:sz w:val="22"/>
                <w:szCs w:val="22"/>
                <w:lang w:val="en-US" w:eastAsia="zh-CN" w:bidi="ar-SA"/>
              </w:rPr>
              <w:t>30</w:t>
            </w:r>
          </w:p>
        </w:tc>
        <w:tc>
          <w:tcPr>
            <w:tcW w:w="836" w:type="pct"/>
            <w:gridSpan w:val="2"/>
            <w:vAlign w:val="center"/>
          </w:tcPr>
          <w:p w14:paraId="30D5E292">
            <w:pPr>
              <w:pStyle w:val="130"/>
              <w:jc w:val="both"/>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9</w:t>
            </w:r>
          </w:p>
        </w:tc>
        <w:tc>
          <w:tcPr>
            <w:tcW w:w="573" w:type="pct"/>
            <w:vAlign w:val="center"/>
          </w:tcPr>
          <w:p w14:paraId="301BCF0C">
            <w:pPr>
              <w:pStyle w:val="130"/>
              <w:jc w:val="both"/>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2</w:t>
            </w:r>
          </w:p>
        </w:tc>
      </w:tr>
      <w:tr w14:paraId="396CFC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93" w:type="pct"/>
            <w:gridSpan w:val="5"/>
            <w:shd w:val="clear" w:color="auto" w:fill="F1F1F1" w:themeFill="background1" w:themeFillShade="F2"/>
            <w:vAlign w:val="center"/>
          </w:tcPr>
          <w:p w14:paraId="30678C52">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Is your company a subsidiary of a parent company?</w:t>
            </w:r>
          </w:p>
        </w:tc>
        <w:tc>
          <w:tcPr>
            <w:tcW w:w="1590" w:type="pct"/>
            <w:gridSpan w:val="4"/>
            <w:vAlign w:val="center"/>
          </w:tcPr>
          <w:p w14:paraId="30491A30">
            <w:pPr>
              <w:rPr>
                <w:rFonts w:hint="eastAsia" w:ascii="Arial" w:hAnsi="Arial" w:eastAsia="宋体" w:cs="Arial"/>
                <w:lang w:eastAsia="zh-CN"/>
              </w:rPr>
            </w:pPr>
            <w:r>
              <w:rPr>
                <w:rFonts w:ascii="Arial" w:hAnsi="Arial" w:cs="Arial"/>
                <w:sz w:val="24"/>
                <w:szCs w:val="24"/>
                <w:highlight w:val="yellow"/>
              </w:rPr>
              <w:sym w:font="Wingdings" w:char="00FE"/>
            </w:r>
            <w:r>
              <w:rPr>
                <w:rFonts w:hint="eastAsia" w:ascii="Times New Roman" w:hAnsi="Arial" w:eastAsia="微软雅黑" w:cs="Arial"/>
                <w:sz w:val="22"/>
                <w:szCs w:val="22"/>
                <w:highlight w:val="yellow"/>
                <w:lang w:val="en-US" w:eastAsia="zh-CN" w:bidi="ar-SA"/>
              </w:rPr>
              <w:t xml:space="preserve">Yes  No                     Yes  No</w:t>
            </w:r>
            <w:r>
              <w:rPr>
                <w:rFonts w:hint="eastAsia" w:ascii="Times New Roman" w:hAnsi="Arial" w:eastAsia="微软雅黑" w:cs="Arial"/>
                <w:sz w:val="22"/>
                <w:szCs w:val="22"/>
                <w:lang w:val="en-US" w:eastAsia="zh-CN" w:bidi="ar-SA"/>
              </w:rPr>
              <w:t xml:space="preserve"/>
            </w:r>
            <w:r>
              <w:rPr>
                <w:rFonts w:ascii="Arial" w:hAnsi="Arial" w:cs="Arial"/>
              </w:rPr>
              <w:fldChar w:fldCharType="begin">
                <w:ffData>
                  <w:name w:val="Check3"/>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r>
      <w:tr w14:paraId="02ED26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6" w:hRule="atLeast"/>
        </w:trPr>
        <w:tc>
          <w:tcPr>
            <w:tcW w:w="4383" w:type="pct"/>
            <w:gridSpan w:val="9"/>
            <w:shd w:val="clear" w:color="auto" w:fill="F1F1F1" w:themeFill="background1" w:themeFillShade="F2"/>
            <w:vAlign w:val="center"/>
          </w:tcPr>
          <w:p w14:paraId="634D98E8">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If Yes, please state the name and address of the parent organization.</w:t>
            </w:r>
          </w:p>
        </w:tc>
      </w:tr>
      <w:tr w14:paraId="47ECA8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23" w:hRule="atLeast"/>
        </w:trPr>
        <w:tc>
          <w:tcPr>
            <w:tcW w:w="4383" w:type="pct"/>
            <w:gridSpan w:val="9"/>
            <w:vAlign w:val="center"/>
          </w:tcPr>
          <w:p w14:paraId="4F471818">
            <w:pPr>
              <w:rPr>
                <w:rFonts w:hint="eastAsia" w:ascii="Arial" w:hAnsi="Arial" w:eastAsia="宋体" w:cs="Arial"/>
                <w:lang w:val="en-US" w:eastAsia="zh-CN"/>
              </w:rPr>
            </w:pPr>
            <w:r>
              <w:rPr>
                <w:rFonts w:hint="eastAsia" w:ascii="Times New Roman" w:hAnsi="Arial" w:eastAsia="微软雅黑" w:cs="Arial"/>
                <w:sz w:val="22"/>
                <w:szCs w:val="22"/>
                <w:lang w:val="en-US" w:eastAsia="zh-CN" w:bidi="ar-SA"/>
              </w:rPr>
              <w:t xml:space="preserve">Shanghai Outdo Biotech Co., Ltd.</w:t>
            </w:r>
          </w:p>
          <w:p w14:paraId="680895F3">
            <w:pPr>
              <w:rPr>
                <w:rFonts w:hint="default" w:ascii="Arial" w:hAnsi="Arial" w:eastAsia="宋体" w:cs="Arial"/>
                <w:lang w:val="en-US" w:eastAsia="zh-CN"/>
              </w:rPr>
            </w:pPr>
            <w:r>
              <w:rPr>
                <w:rFonts w:hint="eastAsia" w:ascii="Times New Roman" w:hAnsi="Arial" w:eastAsia="微软雅黑" w:cs="Arial"/>
                <w:sz w:val="22"/>
                <w:szCs w:val="22"/>
                <w:lang w:val="en-US" w:eastAsia="zh-CN" w:bidi="ar-SA"/>
              </w:rPr>
              <w:t xml:space="preserve">No. 151 Libing Road, Zhangjiang, Pudong New Area, Shanghai, China</w:t>
            </w:r>
          </w:p>
          <w:p w14:paraId="4B77BF13">
            <w:pPr>
              <w:pStyle w:val="2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448"/>
            </w:pPr>
            <w:r>
              <w:t xml:space="preserve">Shanghai Outdo Biotech Co., Ltd. was established in December 2003 and is part of the Shanghai Biochip Co., Ltd. group. It is responsible for operation of the central platform, including the clinical-translation CBDTM paradigm. It is a national-level Specialized, Refined, Distinctive and Innovative “Little Giant” enterprise and a Shanghai key high-tech enterprise, operating under a dual-driver model with Outdo and the biochip platform.</w:t>
            </w:r>
          </w:p>
          <w:p w14:paraId="61FD19A5">
            <w:pPr>
              <w:pStyle w:val="2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48"/>
            </w:pPr>
            <w:r>
              <w:t xml:space="preserve">Shanghai Biochip Co., Ltd. was established in August 2001 by Shanghai Science and Technology Venture Capital (Group) Co., Ltd., Shanghai Zhangjiang (Group) Co., Ltd., relevant CAS Shanghai institutes, Shanghai Jiao Tong University and other universities, research institutes, hospitals and enterprises in Shanghai. With NDRC approval it constructs and operates the National Engineering Research Center for Biochip at Shanghai, one of the largest national engineering research centers in China’s biopharmaceutical field. The Center serves as the secretariat and chair organization of the National Technical Committee on Biobanking Standardization (SAC/TC559), the Biobank Branch of the China Medicinal Biotechnology Association (BBCMBA), and the Tumor Biospecimen Integration Research Branch of the China Anti-Cancer Association.</w:t>
            </w:r>
          </w:p>
          <w:p w14:paraId="0D09DA68">
            <w:pPr>
              <w:rPr>
                <w:rFonts w:ascii="Arial" w:hAnsi="Arial" w:cs="Arial"/>
              </w:rPr>
            </w:pPr>
          </w:p>
          <w:p w14:paraId="799C47D2">
            <w:pPr>
              <w:rPr>
                <w:rFonts w:ascii="Arial" w:hAnsi="Arial" w:cs="Arial"/>
              </w:rPr>
            </w:pPr>
          </w:p>
        </w:tc>
      </w:tr>
      <w:tr w14:paraId="0B9121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66" w:hRule="atLeast"/>
        </w:trPr>
        <w:tc>
          <w:tcPr>
            <w:tcW w:w="4383" w:type="pct"/>
            <w:gridSpan w:val="9"/>
            <w:shd w:val="clear" w:color="auto" w:fill="F1F1F1" w:themeFill="background1" w:themeFillShade="F2"/>
            <w:vAlign w:val="center"/>
          </w:tcPr>
          <w:p w14:paraId="4FBDB3D4">
            <w:pPr>
              <w:ind w:left="22"/>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List main customers to which you have provided services in the past two (2) years, preferably in the same area/product range as the current request.</w:t>
            </w:r>
          </w:p>
        </w:tc>
      </w:tr>
      <w:tr w14:paraId="4028BC8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584" w:type="pct"/>
            <w:gridSpan w:val="4"/>
            <w:shd w:val="clear" w:color="auto" w:fill="F1F1F1" w:themeFill="background1" w:themeFillShade="F2"/>
            <w:vAlign w:val="center"/>
          </w:tcPr>
          <w:p w14:paraId="0086BAD3">
            <w:pPr>
              <w:jc w:val="cente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Company name:</w:t>
            </w:r>
          </w:p>
        </w:tc>
        <w:tc>
          <w:tcPr>
            <w:tcW w:w="1799" w:type="pct"/>
            <w:gridSpan w:val="5"/>
            <w:shd w:val="clear" w:color="auto" w:fill="F1F1F1" w:themeFill="background1" w:themeFillShade="F2"/>
            <w:vAlign w:val="center"/>
          </w:tcPr>
          <w:p w14:paraId="7DE32C67">
            <w:pPr>
              <w:jc w:val="cente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Contact name:</w:t>
            </w:r>
          </w:p>
        </w:tc>
      </w:tr>
      <w:tr w14:paraId="73730D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584" w:type="pct"/>
            <w:gridSpan w:val="4"/>
            <w:vAlign w:val="center"/>
          </w:tcPr>
          <w:p w14:paraId="746EC59F">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N/A</w:t>
            </w:r>
          </w:p>
        </w:tc>
        <w:tc>
          <w:tcPr>
            <w:tcW w:w="1799" w:type="pct"/>
            <w:gridSpan w:val="5"/>
            <w:vAlign w:val="center"/>
          </w:tcPr>
          <w:p w14:paraId="0E633425">
            <w:pPr>
              <w:pStyle w:val="130"/>
              <w:jc w:val="both"/>
              <w:rPr>
                <w:sz w:val="22"/>
                <w:szCs w:val="22"/>
                <w:lang w:val="en-US"/>
              </w:rPr>
            </w:pPr>
          </w:p>
          <w:p w14:paraId="24FCD2AF">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N/A</w:t>
            </w:r>
          </w:p>
        </w:tc>
      </w:tr>
      <w:tr w14:paraId="2B6F74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584" w:type="pct"/>
            <w:gridSpan w:val="4"/>
            <w:vAlign w:val="center"/>
          </w:tcPr>
          <w:p w14:paraId="57F13184">
            <w:pPr>
              <w:pStyle w:val="130"/>
              <w:jc w:val="both"/>
              <w:rPr>
                <w:sz w:val="22"/>
                <w:szCs w:val="22"/>
                <w:lang w:val="en-US"/>
              </w:rPr>
            </w:pPr>
          </w:p>
        </w:tc>
        <w:tc>
          <w:tcPr>
            <w:tcW w:w="1799" w:type="pct"/>
            <w:gridSpan w:val="5"/>
            <w:vAlign w:val="center"/>
          </w:tcPr>
          <w:p w14:paraId="404846ED">
            <w:pPr>
              <w:pStyle w:val="130"/>
              <w:jc w:val="both"/>
              <w:rPr>
                <w:sz w:val="22"/>
                <w:szCs w:val="22"/>
                <w:lang w:val="en-US"/>
              </w:rPr>
            </w:pPr>
          </w:p>
          <w:p w14:paraId="77E6AC5D">
            <w:pPr>
              <w:pStyle w:val="130"/>
              <w:jc w:val="both"/>
              <w:rPr>
                <w:sz w:val="22"/>
                <w:szCs w:val="22"/>
                <w:lang w:val="en-US"/>
              </w:rPr>
            </w:pPr>
          </w:p>
        </w:tc>
      </w:tr>
      <w:tr w14:paraId="389D1D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584" w:type="pct"/>
            <w:gridSpan w:val="4"/>
            <w:vAlign w:val="center"/>
          </w:tcPr>
          <w:p w14:paraId="385DD9F6">
            <w:pPr>
              <w:pStyle w:val="130"/>
              <w:jc w:val="both"/>
              <w:rPr>
                <w:sz w:val="22"/>
                <w:szCs w:val="22"/>
                <w:lang w:val="en-US"/>
              </w:rPr>
            </w:pPr>
          </w:p>
        </w:tc>
        <w:tc>
          <w:tcPr>
            <w:tcW w:w="1799" w:type="pct"/>
            <w:gridSpan w:val="5"/>
            <w:vAlign w:val="center"/>
          </w:tcPr>
          <w:p w14:paraId="5759A8CB">
            <w:pPr>
              <w:pStyle w:val="130"/>
              <w:jc w:val="both"/>
              <w:rPr>
                <w:sz w:val="22"/>
                <w:szCs w:val="22"/>
                <w:lang w:val="en-US"/>
              </w:rPr>
            </w:pPr>
          </w:p>
          <w:p w14:paraId="0D62321F">
            <w:pPr>
              <w:pStyle w:val="130"/>
              <w:jc w:val="both"/>
              <w:rPr>
                <w:sz w:val="22"/>
                <w:szCs w:val="22"/>
                <w:lang w:val="en-US"/>
              </w:rPr>
            </w:pPr>
          </w:p>
        </w:tc>
      </w:tr>
      <w:tr w14:paraId="519EA9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584" w:type="pct"/>
            <w:gridSpan w:val="4"/>
            <w:shd w:val="clear" w:color="auto" w:fill="F1F1F1" w:themeFill="background1" w:themeFillShade="F2"/>
          </w:tcPr>
          <w:p w14:paraId="4E16E00F">
            <w:pPr>
              <w:pStyle w:val="130"/>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Have you been inspected by the US FDA or other national regulatory authority?</w:t>
            </w:r>
          </w:p>
          <w:p w14:paraId="20BFC8CF">
            <w:pPr>
              <w:pStyle w:val="130"/>
              <w:rPr>
                <w:sz w:val="22"/>
                <w:szCs w:val="22"/>
                <w:lang w:val="en-US"/>
              </w:rPr>
            </w:pPr>
          </w:p>
          <w:p w14:paraId="303BD4C0">
            <w:pPr>
              <w:pStyle w:val="130"/>
              <w:rPr>
                <w:rFonts w:hint="eastAsia" w:eastAsia="宋体"/>
                <w:i/>
                <w:iCs/>
                <w:sz w:val="22"/>
                <w:szCs w:val="22"/>
                <w:lang w:val="en-US" w:eastAsia="zh-CN"/>
              </w:rPr>
            </w:pPr>
            <w:r>
              <w:rPr>
                <w:rFonts w:hint="eastAsia" w:ascii="Times New Roman" w:hAnsi="Arial" w:eastAsia="微软雅黑" w:cs="Arial"/>
                <w:i/>
                <w:iCs/>
                <w:color w:val="000000"/>
                <w:sz w:val="22"/>
                <w:szCs w:val="22"/>
                <w:lang w:val="en-US" w:eastAsia="zh-CN" w:bidi="ar-SA"/>
              </w:rPr>
              <w:t xml:space="preserve">Please provide history of regulatory inspections with associated dates and results/reports.</w:t>
            </w:r>
          </w:p>
        </w:tc>
        <w:tc>
          <w:tcPr>
            <w:tcW w:w="1799" w:type="pct"/>
            <w:gridSpan w:val="5"/>
          </w:tcPr>
          <w:p w14:paraId="65B156F9">
            <w:pPr>
              <w:pStyle w:val="130"/>
              <w:jc w:val="both"/>
              <w:rPr>
                <w:sz w:val="22"/>
                <w:szCs w:val="22"/>
                <w:lang w:val="en-US"/>
              </w:rPr>
            </w:pPr>
          </w:p>
          <w:p w14:paraId="7AA840DE">
            <w:pPr>
              <w:pStyle w:val="130"/>
              <w:jc w:val="both"/>
              <w:rPr>
                <w:rFonts w:hint="eastAsia" w:eastAsia="宋体"/>
                <w:sz w:val="22"/>
                <w:szCs w:val="22"/>
                <w:lang w:val="en-US" w:eastAsia="zh-CN"/>
              </w:rPr>
            </w:pP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rFonts w:hint="eastAsia" w:ascii="Times New Roman" w:hAnsi="Arial" w:eastAsia="微软雅黑" w:cs="Arial"/>
                <w:color w:val="000000"/>
                <w:sz w:val="22"/>
                <w:szCs w:val="22"/>
                <w:lang w:val="en-US" w:eastAsia="zh-CN" w:bidi="ar-SA"/>
              </w:rPr>
              <w:t xml:space="preserve">Yes  No                                  Yes  No</w:t>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p>
          <w:p w14:paraId="4AA2033F">
            <w:pPr>
              <w:pStyle w:val="130"/>
              <w:jc w:val="both"/>
              <w:rPr>
                <w:sz w:val="22"/>
                <w:szCs w:val="22"/>
                <w:lang w:val="en-US"/>
              </w:rPr>
            </w:pPr>
          </w:p>
          <w:p w14:paraId="0FC1B0C5">
            <w:pPr>
              <w:pStyle w:val="130"/>
              <w:jc w:val="both"/>
              <w:rPr>
                <w:rFonts w:hint="eastAsia" w:eastAsia="宋体"/>
                <w:sz w:val="22"/>
                <w:szCs w:val="22"/>
                <w:lang w:val="en-US" w:eastAsia="zh-CN"/>
              </w:rPr>
            </w:pPr>
            <w:r>
              <w:rPr>
                <w:rFonts w:hint="eastAsia" w:ascii="Times New Roman" w:hAnsi="Arial" w:eastAsia="微软雅黑" w:cs="Arial"/>
                <w:i/>
                <w:color w:val="000000"/>
                <w:sz w:val="22"/>
                <w:szCs w:val="22"/>
                <w:lang w:val="en-US" w:eastAsia="zh-CN" w:bidi="ar-SA"/>
              </w:rPr>
              <w:t xml:space="preserve">If Yes, please provide the details below</w:t>
            </w:r>
          </w:p>
        </w:tc>
      </w:tr>
      <w:tr w14:paraId="131E8A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368" w:type="pct"/>
            <w:gridSpan w:val="2"/>
            <w:shd w:val="clear" w:color="auto" w:fill="F1F1F1" w:themeFill="background1" w:themeFillShade="F2"/>
            <w:vAlign w:val="center"/>
          </w:tcPr>
          <w:p w14:paraId="5DD67249">
            <w:pPr>
              <w:ind w:left="22"/>
              <w:jc w:val="both"/>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Authority</w:t>
            </w:r>
          </w:p>
        </w:tc>
        <w:tc>
          <w:tcPr>
            <w:tcW w:w="1215" w:type="pct"/>
            <w:gridSpan w:val="2"/>
            <w:shd w:val="clear" w:color="auto" w:fill="F1F1F1" w:themeFill="background1" w:themeFillShade="F2"/>
            <w:vAlign w:val="center"/>
          </w:tcPr>
          <w:p w14:paraId="4D101648">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Inspection date</w:t>
            </w:r>
          </w:p>
        </w:tc>
        <w:tc>
          <w:tcPr>
            <w:tcW w:w="1799" w:type="pct"/>
            <w:gridSpan w:val="5"/>
            <w:shd w:val="clear" w:color="auto" w:fill="F1F1F1" w:themeFill="background1" w:themeFillShade="F2"/>
            <w:vAlign w:val="center"/>
          </w:tcPr>
          <w:p w14:paraId="24033C87">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Overall results / reports / outcome</w:t>
            </w:r>
          </w:p>
        </w:tc>
      </w:tr>
      <w:tr w14:paraId="3C38C5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368" w:type="pct"/>
            <w:gridSpan w:val="2"/>
          </w:tcPr>
          <w:p w14:paraId="7AAA5CCB">
            <w:pPr>
              <w:pStyle w:val="130"/>
              <w:jc w:val="both"/>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NMPA</w:t>
            </w:r>
          </w:p>
        </w:tc>
        <w:tc>
          <w:tcPr>
            <w:tcW w:w="1215" w:type="pct"/>
            <w:gridSpan w:val="2"/>
          </w:tcPr>
          <w:p w14:paraId="3BA76D9E">
            <w:pPr>
              <w:pStyle w:val="130"/>
              <w:jc w:val="both"/>
              <w:rPr>
                <w:rFonts w:hint="default" w:eastAsia="宋体"/>
                <w:sz w:val="22"/>
                <w:szCs w:val="22"/>
                <w:lang w:val="en-US" w:eastAsia="zh-CN"/>
              </w:rPr>
            </w:pPr>
            <w:r>
              <w:rPr>
                <w:rFonts w:hint="eastAsia" w:eastAsia="宋体"/>
                <w:sz w:val="22"/>
                <w:szCs w:val="22"/>
                <w:lang w:val="en-US" w:eastAsia="zh-CN"/>
              </w:rPr>
              <w:t>2025.11.14-11.16</w:t>
            </w:r>
          </w:p>
        </w:tc>
        <w:tc>
          <w:tcPr>
            <w:tcW w:w="1799" w:type="pct"/>
            <w:gridSpan w:val="5"/>
          </w:tcPr>
          <w:p w14:paraId="2E02A339">
            <w:pPr>
              <w:pStyle w:val="130"/>
              <w:jc w:val="both"/>
              <w:rPr>
                <w:rFonts w:hint="default" w:eastAsia="宋体"/>
                <w:sz w:val="22"/>
                <w:szCs w:val="22"/>
                <w:lang w:val="en-US" w:eastAsia="zh-CN"/>
              </w:rPr>
            </w:pPr>
            <w:r>
              <w:rPr>
                <w:rFonts w:hint="eastAsia" w:eastAsia="宋体"/>
                <w:sz w:val="22"/>
                <w:szCs w:val="22"/>
                <w:lang w:val="en-US" w:eastAsia="zh-CN"/>
              </w:rPr>
              <w:t xml:space="preserve">Pass; the final result/report is retained by the Sponsor and Cerba</w:t>
            </w:r>
          </w:p>
        </w:tc>
      </w:tr>
      <w:tr w14:paraId="24B767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368" w:type="pct"/>
            <w:gridSpan w:val="2"/>
          </w:tcPr>
          <w:p w14:paraId="51FF6673">
            <w:pPr>
              <w:pStyle w:val="130"/>
              <w:jc w:val="both"/>
              <w:rPr>
                <w:rFonts w:hint="default" w:eastAsia="宋体"/>
                <w:sz w:val="22"/>
                <w:szCs w:val="22"/>
                <w:lang w:val="en-US" w:eastAsia="zh-CN"/>
              </w:rPr>
            </w:pPr>
          </w:p>
        </w:tc>
        <w:tc>
          <w:tcPr>
            <w:tcW w:w="1215" w:type="pct"/>
            <w:gridSpan w:val="2"/>
          </w:tcPr>
          <w:p w14:paraId="2D8B6BB4">
            <w:pPr>
              <w:pStyle w:val="130"/>
              <w:jc w:val="both"/>
              <w:rPr>
                <w:sz w:val="22"/>
                <w:szCs w:val="22"/>
                <w:lang w:val="en-US"/>
              </w:rPr>
            </w:pPr>
          </w:p>
        </w:tc>
        <w:tc>
          <w:tcPr>
            <w:tcW w:w="1799" w:type="pct"/>
            <w:gridSpan w:val="5"/>
          </w:tcPr>
          <w:p w14:paraId="5DD219DC">
            <w:pPr>
              <w:pStyle w:val="130"/>
              <w:jc w:val="both"/>
              <w:rPr>
                <w:sz w:val="22"/>
                <w:szCs w:val="22"/>
                <w:lang w:val="en-US"/>
              </w:rPr>
            </w:pPr>
          </w:p>
        </w:tc>
      </w:tr>
      <w:tr w14:paraId="7AFFDA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368" w:type="pct"/>
            <w:gridSpan w:val="2"/>
            <w:shd w:val="clear" w:color="auto" w:fill="F1F1F1" w:themeFill="background1" w:themeFillShade="F2"/>
          </w:tcPr>
          <w:p w14:paraId="2ACA12D4">
            <w:pPr>
              <w:ind w:left="22"/>
              <w:jc w:val="both"/>
              <w:rPr>
                <w:rFonts w:hint="eastAsia" w:ascii="Arial" w:hAnsi="Arial" w:eastAsia="宋体" w:cs="Arial"/>
                <w:color w:val="000000"/>
                <w:lang w:eastAsia="zh-CN"/>
              </w:rPr>
            </w:pPr>
            <w:r>
              <w:rPr>
                <w:rFonts w:hint="eastAsia" w:ascii="Times New Roman" w:hAnsi="Arial" w:eastAsia="微软雅黑" w:cs="Arial"/>
                <w:color w:val="000000"/>
                <w:sz w:val="22"/>
                <w:szCs w:val="22"/>
                <w:lang w:val="en-US" w:eastAsia="zh-CN" w:bidi="ar-SA"/>
              </w:rPr>
              <w:t xml:space="preserve">US FDA debarment list</w:t>
            </w:r>
          </w:p>
          <w:p w14:paraId="19A40B40">
            <w:pPr>
              <w:ind w:left="22"/>
              <w:rPr>
                <w:rFonts w:hint="eastAsia" w:ascii="Arial" w:hAnsi="Arial" w:eastAsia="宋体" w:cs="Arial"/>
                <w:i/>
                <w:iCs/>
                <w:color w:val="000000"/>
                <w:kern w:val="36"/>
                <w:sz w:val="16"/>
                <w:szCs w:val="16"/>
                <w:lang w:eastAsia="zh-CN"/>
              </w:rPr>
            </w:pPr>
            <w:r>
              <w:rPr>
                <w:rFonts w:hint="eastAsia" w:ascii="Times New Roman" w:hAnsi="Arial" w:eastAsia="微软雅黑" w:cs="Arial"/>
                <w:i/>
                <w:iCs/>
                <w:color w:val="000000"/>
                <w:sz w:val="22"/>
                <w:szCs w:val="22"/>
                <w:lang w:val="en-US" w:eastAsia="zh-CN" w:bidi="ar-SA"/>
              </w:rPr>
              <w:t xml:space="preserve">(Definition: list of persons who are debarred, meaning they are effectively forbidden from working in the drug industry)</w:t>
            </w:r>
          </w:p>
        </w:tc>
        <w:tc>
          <w:tcPr>
            <w:tcW w:w="1215" w:type="pct"/>
            <w:gridSpan w:val="2"/>
            <w:shd w:val="clear" w:color="auto" w:fill="F1F1F1" w:themeFill="background1" w:themeFillShade="F2"/>
          </w:tcPr>
          <w:p w14:paraId="6316844F">
            <w:pPr>
              <w:ind w:left="22"/>
              <w:rPr>
                <w:rFonts w:hint="eastAsia" w:ascii="Arial" w:hAnsi="Arial" w:eastAsia="宋体" w:cs="Arial"/>
                <w:highlight w:val="none"/>
                <w:lang w:eastAsia="zh-CN"/>
              </w:rPr>
            </w:pPr>
            <w:r>
              <w:rPr>
                <w:rFonts w:hint="eastAsia" w:ascii="Times New Roman" w:hAnsi="Arial" w:eastAsia="微软雅黑" w:cs="Arial"/>
                <w:color w:val="000000"/>
                <w:sz w:val="22"/>
                <w:szCs w:val="22"/>
                <w:highlight w:val="none"/>
                <w:lang w:val="en-US" w:eastAsia="zh-CN" w:bidi="ar-SA"/>
              </w:rPr>
              <w:t xml:space="preserve">Could you confirm that none of your employees is on the US FDA debarment list?</w:t>
            </w:r>
          </w:p>
        </w:tc>
        <w:tc>
          <w:tcPr>
            <w:tcW w:w="1799" w:type="pct"/>
            <w:gridSpan w:val="5"/>
          </w:tcPr>
          <w:p w14:paraId="26423D15">
            <w:pPr>
              <w:pStyle w:val="130"/>
              <w:jc w:val="both"/>
              <w:rPr>
                <w:sz w:val="22"/>
                <w:szCs w:val="22"/>
                <w:highlight w:val="none"/>
                <w:lang w:val="en-US"/>
              </w:rPr>
            </w:pPr>
          </w:p>
          <w:p w14:paraId="02E84BA9">
            <w:pPr>
              <w:pStyle w:val="130"/>
              <w:jc w:val="both"/>
              <w:rPr>
                <w:rFonts w:hint="eastAsia" w:eastAsia="宋体"/>
                <w:sz w:val="22"/>
                <w:szCs w:val="22"/>
                <w:highlight w:val="none"/>
                <w:lang w:val="en-US" w:eastAsia="zh-CN"/>
              </w:rPr>
            </w:pPr>
            <w:r>
              <w:rPr>
                <w:sz w:val="22"/>
                <w:szCs w:val="22"/>
                <w:highlight w:val="none"/>
                <w:lang w:val="en-US"/>
              </w:rPr>
              <w:fldChar w:fldCharType="begin">
                <w:ffData>
                  <w:enabled/>
                  <w:calcOnExit w:val="0"/>
                  <w:checkBox>
                    <w:sizeAuto/>
                    <w:default w:val="0"/>
                    <w:checked w:val="0"/>
                  </w:checkBox>
                </w:ffData>
              </w:fldChar>
            </w:r>
            <w:r>
              <w:rPr>
                <w:sz w:val="22"/>
                <w:szCs w:val="22"/>
                <w:highlight w:val="none"/>
                <w:lang w:val="en-US"/>
              </w:rPr>
              <w:instrText xml:space="preserve"> FORMCHECKBOX </w:instrText>
            </w:r>
            <w:r>
              <w:rPr>
                <w:sz w:val="22"/>
                <w:szCs w:val="22"/>
                <w:highlight w:val="none"/>
                <w:lang w:val="en-US"/>
              </w:rPr>
              <w:fldChar w:fldCharType="separate"/>
            </w:r>
            <w:r>
              <w:rPr>
                <w:sz w:val="22"/>
                <w:szCs w:val="22"/>
                <w:highlight w:val="none"/>
                <w:lang w:val="en-US"/>
              </w:rPr>
              <w:fldChar w:fldCharType="end"/>
            </w:r>
            <w:r>
              <w:rPr>
                <w:rFonts w:hint="eastAsia" w:ascii="Times New Roman" w:hAnsi="Arial" w:eastAsia="微软雅黑" w:cs="Arial"/>
                <w:color w:val="000000"/>
                <w:sz w:val="22"/>
                <w:szCs w:val="22"/>
                <w:highlight w:val="none"/>
                <w:lang w:val="en-US" w:eastAsia="zh-CN" w:bidi="ar-SA"/>
              </w:rPr>
              <w:t xml:space="preserve">Yes  No                         Yes  No</w:t>
            </w:r>
            <w:r>
              <w:rPr>
                <w:rFonts w:hint="eastAsia" w:ascii="Times New Roman" w:hAnsi="Arial" w:eastAsia="微软雅黑" w:cs="Arial"/>
                <w:color w:val="000000"/>
                <w:sz w:val="28"/>
                <w:szCs w:val="28"/>
                <w:highlight w:val="yellow"/>
                <w:lang w:val="en-US" w:eastAsia="zh-CN" w:bidi="ar-SA"/>
              </w:rPr>
              <w:t xml:space="preserve"/>
            </w:r>
            <w:r>
              <w:rPr>
                <w:rFonts w:hint="eastAsia" w:ascii="Times New Roman" w:hAnsi="Arial" w:eastAsia="微软雅黑" w:cs="Arial"/>
                <w:color w:val="000000"/>
                <w:sz w:val="22"/>
                <w:szCs w:val="22"/>
                <w:highlight w:val="yellow"/>
                <w:lang w:val="en-US" w:eastAsia="zh-CN" w:bidi="ar-SA"/>
              </w:rPr>
              <w:t xml:space="preserve"/>
            </w:r>
            <w:r>
              <w:rPr>
                <w:rFonts w:hint="eastAsia" w:ascii="Times New Roman" w:hAnsi="Arial" w:eastAsia="微软雅黑" w:cs="Arial"/>
                <w:color w:val="000000"/>
                <w:sz w:val="22"/>
                <w:szCs w:val="22"/>
                <w:highlight w:val="none"/>
                <w:lang w:val="en-US" w:eastAsia="zh-CN" w:bidi="ar-SA"/>
              </w:rPr>
              <w:t xml:space="preserve"/>
            </w:r>
            <w:r>
              <w:rPr>
                <w:sz w:val="22"/>
                <w:szCs w:val="22"/>
                <w:highlight w:val="none"/>
                <w:lang w:val="en-US"/>
              </w:rPr>
              <w:fldChar w:fldCharType="begin">
                <w:ffData>
                  <w:name w:val="Check3"/>
                  <w:enabled/>
                  <w:calcOnExit w:val="0"/>
                  <w:checkBox>
                    <w:sizeAuto/>
                    <w:default w:val="0"/>
                    <w:checked w:val="0"/>
                  </w:checkBox>
                </w:ffData>
              </w:fldChar>
            </w:r>
            <w:r>
              <w:rPr>
                <w:sz w:val="22"/>
                <w:szCs w:val="22"/>
                <w:highlight w:val="none"/>
                <w:lang w:val="en-US"/>
              </w:rPr>
              <w:instrText xml:space="preserve"> FORMCHECKBOX </w:instrText>
            </w:r>
            <w:r>
              <w:rPr>
                <w:sz w:val="22"/>
                <w:szCs w:val="22"/>
                <w:highlight w:val="none"/>
                <w:lang w:val="en-US"/>
              </w:rPr>
              <w:fldChar w:fldCharType="separate"/>
            </w:r>
            <w:r>
              <w:rPr>
                <w:sz w:val="22"/>
                <w:szCs w:val="22"/>
                <w:highlight w:val="none"/>
                <w:lang w:val="en-US"/>
              </w:rPr>
              <w:fldChar w:fldCharType="end"/>
            </w:r>
          </w:p>
          <w:p w14:paraId="43874B79">
            <w:pPr>
              <w:pStyle w:val="130"/>
              <w:jc w:val="both"/>
              <w:rPr>
                <w:sz w:val="22"/>
                <w:szCs w:val="22"/>
                <w:highlight w:val="none"/>
                <w:lang w:val="en-US"/>
              </w:rPr>
            </w:pPr>
          </w:p>
          <w:p w14:paraId="2A4999E1">
            <w:pPr>
              <w:pStyle w:val="130"/>
              <w:jc w:val="both"/>
              <w:rPr>
                <w:rFonts w:hint="eastAsia" w:eastAsia="宋体"/>
                <w:sz w:val="22"/>
                <w:szCs w:val="22"/>
                <w:highlight w:val="none"/>
                <w:lang w:val="en-US" w:eastAsia="zh-CN"/>
              </w:rPr>
            </w:pPr>
            <w:r>
              <w:rPr>
                <w:rFonts w:hint="eastAsia" w:ascii="Times New Roman" w:hAnsi="Arial" w:eastAsia="微软雅黑" w:cs="Arial"/>
                <w:i/>
                <w:color w:val="000000"/>
                <w:sz w:val="22"/>
                <w:szCs w:val="22"/>
                <w:highlight w:val="none"/>
                <w:lang w:val="en-US" w:eastAsia="zh-CN" w:bidi="ar-SA"/>
              </w:rPr>
              <w:t xml:space="preserve">If No, please provide the details below</w:t>
            </w:r>
          </w:p>
          <w:p w14:paraId="468F889C">
            <w:pPr>
              <w:pStyle w:val="130"/>
              <w:jc w:val="both"/>
              <w:rPr>
                <w:sz w:val="22"/>
                <w:szCs w:val="22"/>
                <w:highlight w:val="none"/>
                <w:lang w:val="en-US"/>
              </w:rPr>
            </w:pPr>
          </w:p>
          <w:p w14:paraId="7D883C69">
            <w:pPr>
              <w:pStyle w:val="130"/>
              <w:jc w:val="both"/>
              <w:rPr>
                <w:sz w:val="22"/>
                <w:szCs w:val="22"/>
                <w:highlight w:val="none"/>
                <w:lang w:val="en-US"/>
              </w:rPr>
            </w:pPr>
          </w:p>
          <w:p w14:paraId="645D155D">
            <w:pPr>
              <w:pStyle w:val="130"/>
              <w:jc w:val="both"/>
              <w:rPr>
                <w:sz w:val="22"/>
                <w:szCs w:val="22"/>
                <w:highlight w:val="none"/>
                <w:lang w:val="en-US"/>
              </w:rPr>
            </w:pPr>
          </w:p>
          <w:p w14:paraId="17CA8E0E">
            <w:pPr>
              <w:pStyle w:val="130"/>
              <w:jc w:val="both"/>
              <w:rPr>
                <w:sz w:val="22"/>
                <w:szCs w:val="22"/>
                <w:highlight w:val="none"/>
                <w:lang w:val="en-US"/>
              </w:rPr>
            </w:pPr>
          </w:p>
          <w:p w14:paraId="25599B7E">
            <w:pPr>
              <w:pStyle w:val="130"/>
              <w:jc w:val="both"/>
              <w:rPr>
                <w:sz w:val="22"/>
                <w:szCs w:val="22"/>
                <w:highlight w:val="none"/>
                <w:lang w:val="en-US"/>
              </w:rPr>
            </w:pPr>
          </w:p>
          <w:p w14:paraId="2081FD71">
            <w:pPr>
              <w:pStyle w:val="130"/>
              <w:jc w:val="both"/>
              <w:rPr>
                <w:sz w:val="22"/>
                <w:szCs w:val="22"/>
                <w:highlight w:val="none"/>
                <w:lang w:val="en-US"/>
              </w:rPr>
            </w:pPr>
          </w:p>
          <w:p w14:paraId="287160B5">
            <w:pPr>
              <w:pStyle w:val="130"/>
              <w:jc w:val="both"/>
              <w:rPr>
                <w:sz w:val="22"/>
                <w:szCs w:val="22"/>
                <w:highlight w:val="none"/>
                <w:lang w:val="en-US"/>
              </w:rPr>
            </w:pPr>
          </w:p>
        </w:tc>
      </w:tr>
      <w:tr w14:paraId="00D078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584" w:type="pct"/>
            <w:gridSpan w:val="4"/>
            <w:shd w:val="clear" w:color="auto" w:fill="F1F1F1" w:themeFill="background1" w:themeFillShade="F2"/>
          </w:tcPr>
          <w:p w14:paraId="6DD7CAAD">
            <w:pPr>
              <w:pStyle w:val="130"/>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Is your company certified or accredited (e.g. ISO 15189, CAP or other in line with your services)?</w:t>
            </w:r>
          </w:p>
          <w:p w14:paraId="114678E2">
            <w:pPr>
              <w:pStyle w:val="130"/>
              <w:rPr>
                <w:sz w:val="22"/>
                <w:szCs w:val="22"/>
                <w:lang w:val="en-US"/>
              </w:rPr>
            </w:pPr>
          </w:p>
        </w:tc>
        <w:tc>
          <w:tcPr>
            <w:tcW w:w="1799" w:type="pct"/>
            <w:gridSpan w:val="5"/>
          </w:tcPr>
          <w:p w14:paraId="0A7614EB">
            <w:pPr>
              <w:pStyle w:val="130"/>
              <w:jc w:val="both"/>
              <w:rPr>
                <w:sz w:val="22"/>
                <w:szCs w:val="22"/>
                <w:lang w:val="en-US"/>
              </w:rPr>
            </w:pPr>
          </w:p>
          <w:p w14:paraId="3F1C8B7D">
            <w:pPr>
              <w:pStyle w:val="130"/>
              <w:jc w:val="both"/>
              <w:rPr>
                <w:rFonts w:hint="eastAsia" w:eastAsia="宋体"/>
                <w:sz w:val="22"/>
                <w:szCs w:val="22"/>
                <w:lang w:val="en-US" w:eastAsia="zh-CN"/>
              </w:rPr>
            </w:pPr>
            <w:r>
              <w:rPr>
                <w:rFonts w:hint="eastAsia" w:ascii="Times New Roman" w:hAnsi="Arial" w:eastAsia="微软雅黑" w:cs="Arial"/>
                <w:color w:val="000000"/>
                <w:sz w:val="22"/>
                <w:szCs w:val="22"/>
                <w:highlight w:val="yellow"/>
                <w:lang w:val="en-US" w:eastAsia="zh-CN" w:bidi="ar-SA"/>
              </w:rPr>
              <w:t xml:space="preserve">Yes  No                                    Yes  No</w:t>
            </w:r>
            <w:r>
              <w:rPr>
                <w:rFonts w:hint="eastAsia" w:ascii="Times New Roman" w:hAnsi="Arial" w:eastAsia="微软雅黑" w:cs="Arial"/>
                <w:color w:val="000000"/>
                <w:sz w:val="22"/>
                <w:szCs w:val="22"/>
                <w:lang w:val="en-US" w:eastAsia="zh-CN" w:bidi="ar-SA"/>
              </w:rPr>
              <w:t xml:space="preserve"/>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p>
          <w:p w14:paraId="23E83A87">
            <w:pPr>
              <w:pStyle w:val="130"/>
              <w:jc w:val="both"/>
              <w:rPr>
                <w:sz w:val="22"/>
                <w:szCs w:val="22"/>
                <w:lang w:val="en-US"/>
              </w:rPr>
            </w:pPr>
          </w:p>
          <w:p w14:paraId="51CD2FF6">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ISO15189</w:t>
            </w:r>
          </w:p>
        </w:tc>
      </w:tr>
      <w:tr w14:paraId="476299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368" w:type="pct"/>
            <w:gridSpan w:val="2"/>
            <w:shd w:val="clear" w:color="auto" w:fill="F1F1F1" w:themeFill="background1" w:themeFillShade="F2"/>
            <w:vAlign w:val="center"/>
          </w:tcPr>
          <w:p w14:paraId="0411FBCE">
            <w:pPr>
              <w:ind w:left="22"/>
              <w:jc w:val="both"/>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Standard</w:t>
            </w:r>
          </w:p>
        </w:tc>
        <w:tc>
          <w:tcPr>
            <w:tcW w:w="1215" w:type="pct"/>
            <w:gridSpan w:val="2"/>
            <w:shd w:val="clear" w:color="auto" w:fill="F1F1F1" w:themeFill="background1" w:themeFillShade="F2"/>
            <w:vAlign w:val="center"/>
          </w:tcPr>
          <w:p w14:paraId="2BEBA15C">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Certification /</w:t>
            </w:r>
          </w:p>
          <w:p w14:paraId="2FEEA0A8">
            <w:pPr>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Accreditation body</w:t>
            </w:r>
          </w:p>
        </w:tc>
        <w:tc>
          <w:tcPr>
            <w:tcW w:w="696" w:type="pct"/>
            <w:gridSpan w:val="3"/>
            <w:shd w:val="clear" w:color="auto" w:fill="F1F1F1" w:themeFill="background1" w:themeFillShade="F2"/>
            <w:vAlign w:val="center"/>
          </w:tcPr>
          <w:p w14:paraId="443FBD43">
            <w:pPr>
              <w:jc w:val="both"/>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Certified /</w:t>
            </w:r>
          </w:p>
          <w:p w14:paraId="3BFAF275">
            <w:pPr>
              <w:jc w:val="both"/>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Accredited since?</w:t>
            </w:r>
          </w:p>
        </w:tc>
        <w:tc>
          <w:tcPr>
            <w:tcW w:w="1102" w:type="pct"/>
            <w:gridSpan w:val="2"/>
            <w:shd w:val="clear" w:color="auto" w:fill="F1F1F1" w:themeFill="background1" w:themeFillShade="F2"/>
            <w:vAlign w:val="center"/>
          </w:tcPr>
          <w:p w14:paraId="5BF6E7B3">
            <w:pPr>
              <w:ind w:left="380"/>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Expiration date</w:t>
            </w:r>
          </w:p>
        </w:tc>
      </w:tr>
      <w:tr w14:paraId="4FF0D4B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368" w:type="pct"/>
            <w:gridSpan w:val="2"/>
          </w:tcPr>
          <w:p w14:paraId="77C0651B">
            <w:pPr>
              <w:pStyle w:val="130"/>
              <w:rPr>
                <w:rFonts w:hint="eastAsia" w:eastAsia="宋体"/>
                <w:i/>
                <w:iCs/>
                <w:sz w:val="22"/>
                <w:szCs w:val="22"/>
                <w:lang w:val="en-US" w:eastAsia="zh-CN"/>
              </w:rPr>
            </w:pPr>
            <w:r>
              <w:rPr>
                <w:rFonts w:hint="eastAsia" w:ascii="Times New Roman" w:hAnsi="Arial" w:eastAsia="微软雅黑" w:cs="Arial"/>
                <w:i/>
                <w:iCs/>
                <w:color w:val="000000"/>
                <w:sz w:val="22"/>
                <w:szCs w:val="22"/>
                <w:lang w:val="en-US" w:eastAsia="zh-CN" w:bidi="ar-SA"/>
              </w:rPr>
              <w:t xml:space="preserve">Please provide the certificate(s)</w:t>
            </w:r>
          </w:p>
        </w:tc>
        <w:tc>
          <w:tcPr>
            <w:tcW w:w="1215" w:type="pct"/>
            <w:gridSpan w:val="2"/>
          </w:tcPr>
          <w:p w14:paraId="57BF1069">
            <w:pPr>
              <w:pStyle w:val="130"/>
              <w:jc w:val="both"/>
              <w:rPr>
                <w:sz w:val="22"/>
                <w:szCs w:val="22"/>
                <w:lang w:val="en-US"/>
              </w:rPr>
            </w:pPr>
          </w:p>
        </w:tc>
        <w:tc>
          <w:tcPr>
            <w:tcW w:w="696" w:type="pct"/>
            <w:gridSpan w:val="3"/>
          </w:tcPr>
          <w:p w14:paraId="4A950D69">
            <w:pPr>
              <w:pStyle w:val="130"/>
              <w:jc w:val="both"/>
              <w:rPr>
                <w:sz w:val="22"/>
                <w:szCs w:val="22"/>
                <w:lang w:val="en-US"/>
              </w:rPr>
            </w:pPr>
          </w:p>
        </w:tc>
        <w:tc>
          <w:tcPr>
            <w:tcW w:w="1102" w:type="pct"/>
            <w:gridSpan w:val="2"/>
          </w:tcPr>
          <w:p w14:paraId="770057EC">
            <w:pPr>
              <w:pStyle w:val="130"/>
              <w:jc w:val="both"/>
              <w:rPr>
                <w:sz w:val="22"/>
                <w:szCs w:val="22"/>
                <w:lang w:val="en-US"/>
              </w:rPr>
            </w:pPr>
          </w:p>
        </w:tc>
      </w:tr>
      <w:tr w14:paraId="20B9B1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368" w:type="pct"/>
            <w:gridSpan w:val="2"/>
          </w:tcPr>
          <w:p w14:paraId="23D2C7BD">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ISO15189</w:t>
            </w:r>
          </w:p>
        </w:tc>
        <w:tc>
          <w:tcPr>
            <w:tcW w:w="1215" w:type="pct"/>
            <w:gridSpan w:val="2"/>
          </w:tcPr>
          <w:p w14:paraId="55BABE86">
            <w:pPr>
              <w:pStyle w:val="130"/>
              <w:jc w:val="both"/>
              <w:rPr>
                <w:rFonts w:hint="default" w:eastAsia="宋体"/>
                <w:sz w:val="22"/>
                <w:szCs w:val="22"/>
                <w:lang w:val="en-US" w:eastAsia="zh-CN"/>
              </w:rPr>
            </w:pPr>
            <w:r>
              <w:rPr>
                <w:rFonts w:hint="eastAsia" w:eastAsia="宋体"/>
                <w:sz w:val="22"/>
                <w:szCs w:val="22"/>
                <w:lang w:val="en-US" w:eastAsia="zh-CN"/>
              </w:rPr>
              <w:t xml:space="preserve">China National Accreditation Service for Conformity Assessment (CNAS)</w:t>
            </w:r>
          </w:p>
        </w:tc>
        <w:tc>
          <w:tcPr>
            <w:tcW w:w="696" w:type="pct"/>
            <w:gridSpan w:val="3"/>
          </w:tcPr>
          <w:p w14:paraId="7155E16A">
            <w:pPr>
              <w:pStyle w:val="130"/>
              <w:jc w:val="both"/>
              <w:rPr>
                <w:rFonts w:hint="default" w:eastAsia="宋体"/>
                <w:sz w:val="22"/>
                <w:szCs w:val="22"/>
                <w:lang w:val="en-US" w:eastAsia="zh-CN"/>
              </w:rPr>
            </w:pPr>
            <w:r>
              <w:rPr>
                <w:rFonts w:hint="eastAsia" w:eastAsia="宋体"/>
                <w:sz w:val="22"/>
                <w:szCs w:val="22"/>
                <w:lang w:val="en-US" w:eastAsia="zh-CN"/>
              </w:rPr>
              <w:t>2026-03-12</w:t>
            </w:r>
          </w:p>
        </w:tc>
        <w:tc>
          <w:tcPr>
            <w:tcW w:w="1102" w:type="pct"/>
            <w:gridSpan w:val="2"/>
          </w:tcPr>
          <w:p w14:paraId="669B8A3D">
            <w:pPr>
              <w:pStyle w:val="130"/>
              <w:jc w:val="both"/>
              <w:rPr>
                <w:rFonts w:hint="default" w:eastAsia="宋体"/>
                <w:sz w:val="22"/>
                <w:szCs w:val="22"/>
                <w:lang w:val="en-US" w:eastAsia="zh-CN"/>
              </w:rPr>
            </w:pPr>
            <w:r>
              <w:rPr>
                <w:rFonts w:hint="eastAsia" w:eastAsia="宋体"/>
                <w:sz w:val="22"/>
                <w:szCs w:val="22"/>
                <w:lang w:val="en-US" w:eastAsia="zh-CN"/>
              </w:rPr>
              <w:t>2030-01-10</w:t>
            </w:r>
          </w:p>
        </w:tc>
      </w:tr>
      <w:tr w14:paraId="1D9F73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1368" w:type="pct"/>
            <w:gridSpan w:val="2"/>
          </w:tcPr>
          <w:p w14:paraId="236C544E"/>
        </w:tc>
        <w:tc>
          <w:tcPr>
            <w:tcW w:w="1215" w:type="pct"/>
            <w:gridSpan w:val="2"/>
          </w:tcPr>
          <w:p w14:paraId="4739B487"/>
        </w:tc>
        <w:tc>
          <w:tcPr>
            <w:tcW w:w="696" w:type="pct"/>
            <w:gridSpan w:val="3"/>
          </w:tcPr>
          <w:p w14:paraId="38CD5438"/>
        </w:tc>
        <w:tc>
          <w:tcPr>
            <w:tcW w:w="1102" w:type="pct"/>
            <w:gridSpan w:val="2"/>
          </w:tcPr>
          <w:p w14:paraId="1A51FF30"/>
        </w:tc>
      </w:tr>
      <w:tr w14:paraId="52084A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43" w:hRule="atLeast"/>
        </w:trPr>
        <w:tc>
          <w:tcPr>
            <w:tcW w:w="4383" w:type="pct"/>
            <w:gridSpan w:val="9"/>
            <w:shd w:val="clear" w:color="auto" w:fill="F1F1F1" w:themeFill="background1" w:themeFillShade="F2"/>
          </w:tcPr>
          <w:p w14:paraId="354D709D">
            <w:pPr>
              <w:pStyle w:val="130"/>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Overview of scope of the certification</w:t>
            </w:r>
          </w:p>
        </w:tc>
      </w:tr>
      <w:tr w14:paraId="7114BF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3" w:hRule="atLeast"/>
        </w:trPr>
        <w:tc>
          <w:tcPr>
            <w:tcW w:w="3280" w:type="pct"/>
            <w:gridSpan w:val="7"/>
            <w:shd w:val="clear" w:color="auto" w:fill="F1F1F1" w:themeFill="background1" w:themeFillShade="F2"/>
          </w:tcPr>
          <w:p w14:paraId="2BCEF8D2">
            <w:pPr>
              <w:pStyle w:val="130"/>
              <w:jc w:val="center"/>
              <w:rPr>
                <w:rFonts w:hint="eastAsia" w:eastAsia="宋体"/>
                <w:sz w:val="22"/>
                <w:szCs w:val="22"/>
                <w:lang w:val="en-US" w:eastAsia="zh-CN"/>
              </w:rPr>
            </w:pPr>
            <w:r>
              <w:rPr>
                <w:rFonts w:hint="eastAsia" w:ascii="Times New Roman" w:hAnsi="Arial" w:eastAsia="微软雅黑" w:cs="Arial"/>
                <w:color w:val="000000"/>
                <w:sz w:val="22"/>
                <w:szCs w:val="22"/>
                <w:lang w:val="en-GB" w:eastAsia="zh-CN" w:bidi="ar-SA"/>
              </w:rPr>
              <w:t xml:space="preserve">Products / services</w:t>
            </w:r>
          </w:p>
        </w:tc>
        <w:tc>
          <w:tcPr>
            <w:tcW w:w="1102" w:type="pct"/>
            <w:gridSpan w:val="2"/>
            <w:shd w:val="clear" w:color="auto" w:fill="F1F1F1" w:themeFill="background1" w:themeFillShade="F2"/>
          </w:tcPr>
          <w:p w14:paraId="4090642A">
            <w:pPr>
              <w:pStyle w:val="130"/>
              <w:jc w:val="both"/>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Within scope of certification</w:t>
            </w:r>
          </w:p>
        </w:tc>
      </w:tr>
      <w:tr w14:paraId="6A0DAF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280" w:type="pct"/>
            <w:gridSpan w:val="7"/>
          </w:tcPr>
          <w:p w14:paraId="3120468E">
            <w:pPr>
              <w:pStyle w:val="130"/>
              <w:jc w:val="both"/>
              <w:rPr>
                <w:sz w:val="22"/>
                <w:szCs w:val="22"/>
                <w:lang w:val="en-US"/>
              </w:rPr>
            </w:pPr>
            <w:r>
              <w:drawing>
                <wp:inline distT="0" distB="0" distL="114300" distR="114300">
                  <wp:extent cx="4318000" cy="1537335"/>
                  <wp:effectExtent l="0" t="0" r="1016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4318000" cy="1537335"/>
                          </a:xfrm>
                          <a:prstGeom prst="rect">
                            <a:avLst/>
                          </a:prstGeom>
                          <a:noFill/>
                          <a:ln>
                            <a:noFill/>
                          </a:ln>
                        </pic:spPr>
                      </pic:pic>
                    </a:graphicData>
                  </a:graphic>
                </wp:inline>
              </w:drawing>
            </w:r>
          </w:p>
        </w:tc>
        <w:tc>
          <w:tcPr>
            <w:tcW w:w="1102" w:type="pct"/>
            <w:gridSpan w:val="2"/>
          </w:tcPr>
          <w:p w14:paraId="4A4F42C4">
            <w:pPr>
              <w:pStyle w:val="130"/>
              <w:jc w:val="both"/>
              <w:rPr>
                <w:sz w:val="22"/>
                <w:szCs w:val="22"/>
                <w:lang w:val="en-US"/>
              </w:rPr>
            </w:pPr>
          </w:p>
        </w:tc>
      </w:tr>
      <w:tr w14:paraId="69276D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280" w:type="pct"/>
            <w:gridSpan w:val="7"/>
          </w:tcPr>
          <w:p w14:paraId="5F9A0149">
            <w:pPr>
              <w:pStyle w:val="130"/>
              <w:jc w:val="both"/>
              <w:rPr>
                <w:sz w:val="22"/>
                <w:szCs w:val="22"/>
                <w:lang w:val="en-US"/>
              </w:rPr>
            </w:pPr>
          </w:p>
        </w:tc>
        <w:tc>
          <w:tcPr>
            <w:tcW w:w="1102" w:type="pct"/>
            <w:gridSpan w:val="2"/>
          </w:tcPr>
          <w:p w14:paraId="2F19D5D5">
            <w:pPr>
              <w:pStyle w:val="130"/>
              <w:jc w:val="both"/>
              <w:rPr>
                <w:sz w:val="22"/>
                <w:szCs w:val="22"/>
                <w:lang w:val="en-US"/>
              </w:rPr>
            </w:pPr>
          </w:p>
        </w:tc>
      </w:tr>
      <w:tr w14:paraId="454AD2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280" w:type="pct"/>
            <w:gridSpan w:val="7"/>
          </w:tcPr>
          <w:p w14:paraId="16CB5FC1">
            <w:pPr>
              <w:pStyle w:val="130"/>
              <w:jc w:val="both"/>
              <w:rPr>
                <w:sz w:val="22"/>
                <w:szCs w:val="22"/>
                <w:lang w:val="en-US"/>
              </w:rPr>
            </w:pPr>
            <w:r>
              <w:drawing>
                <wp:inline distT="0" distB="0" distL="114300" distR="114300">
                  <wp:extent cx="4320540" cy="709930"/>
                  <wp:effectExtent l="0" t="0" r="762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320540" cy="709930"/>
                          </a:xfrm>
                          <a:prstGeom prst="rect">
                            <a:avLst/>
                          </a:prstGeom>
                          <a:noFill/>
                          <a:ln>
                            <a:noFill/>
                          </a:ln>
                        </pic:spPr>
                      </pic:pic>
                    </a:graphicData>
                  </a:graphic>
                </wp:inline>
              </w:drawing>
            </w:r>
          </w:p>
        </w:tc>
        <w:tc>
          <w:tcPr>
            <w:tcW w:w="1102" w:type="pct"/>
            <w:gridSpan w:val="2"/>
          </w:tcPr>
          <w:p w14:paraId="69D4FFE6">
            <w:pPr>
              <w:pStyle w:val="130"/>
              <w:jc w:val="both"/>
              <w:rPr>
                <w:sz w:val="22"/>
                <w:szCs w:val="22"/>
                <w:lang w:val="en-US"/>
              </w:rPr>
            </w:pPr>
          </w:p>
        </w:tc>
      </w:tr>
    </w:tbl>
    <w:p w14:paraId="4318B567">
      <w:pPr>
        <w:pStyle w:val="130"/>
        <w:jc w:val="both"/>
        <w:rPr>
          <w:color w:val="0070C0"/>
          <w:sz w:val="22"/>
          <w:szCs w:val="22"/>
          <w:lang w:val="en-GB"/>
        </w:rPr>
      </w:pPr>
    </w:p>
    <w:p w14:paraId="67291BD6">
      <w:pPr>
        <w:pStyle w:val="130"/>
        <w:jc w:val="both"/>
        <w:rPr>
          <w:color w:val="0070C0"/>
          <w:sz w:val="22"/>
          <w:szCs w:val="22"/>
          <w:lang w:val="en-GB"/>
        </w:rPr>
      </w:pPr>
    </w:p>
    <w:p w14:paraId="725B2F02">
      <w:pPr>
        <w:pStyle w:val="130"/>
        <w:jc w:val="both"/>
        <w:rPr>
          <w:color w:val="0070C0"/>
          <w:sz w:val="22"/>
          <w:szCs w:val="22"/>
          <w:lang w:val="en-GB"/>
        </w:rPr>
      </w:pPr>
    </w:p>
    <w:tbl>
      <w:tblPr>
        <w:tblStyle w:val="32"/>
        <w:tblpPr w:leftFromText="180" w:rightFromText="180" w:vertAnchor="text" w:horzAnchor="page" w:tblpX="1529" w:tblpY="251"/>
        <w:tblOverlap w:val="never"/>
        <w:tblW w:w="4881"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704"/>
        <w:gridCol w:w="703"/>
        <w:gridCol w:w="667"/>
        <w:gridCol w:w="675"/>
        <w:gridCol w:w="3378"/>
      </w:tblGrid>
      <w:tr w14:paraId="616678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5000" w:type="pct"/>
            <w:gridSpan w:val="5"/>
            <w:shd w:val="clear" w:color="auto" w:fill="F1F1F1" w:themeFill="background1" w:themeFillShade="F2"/>
            <w:vAlign w:val="center"/>
          </w:tcPr>
          <w:p w14:paraId="342EA0E5">
            <w:pPr>
              <w:pStyle w:val="133"/>
              <w:bidi w:val="0"/>
              <w:ind w:left="360" w:leftChars="0" w:hanging="360" w:firstLineChars="0"/>
            </w:pPr>
            <w:r>
              <w:rPr>
                <w:rFonts w:hint="eastAsia"/>
                <w:lang w:val="en-US" w:eastAsia="zh-CN"/>
              </w:rPr>
              <w:t xml:space="preserve">QUALITY SYSTEMS AND PROCEDURES</w:t>
            </w:r>
          </w:p>
        </w:tc>
      </w:tr>
      <w:tr w14:paraId="464462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28" w:type="pct"/>
            <w:vAlign w:val="center"/>
          </w:tcPr>
          <w:p w14:paraId="6B5AD718">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 xml:space="preserve">Question</w:t>
            </w:r>
          </w:p>
        </w:tc>
        <w:tc>
          <w:tcPr>
            <w:tcW w:w="385" w:type="pct"/>
            <w:vAlign w:val="center"/>
          </w:tcPr>
          <w:p w14:paraId="6743774C">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 xml:space="preserve">Yes</w:t>
            </w:r>
          </w:p>
        </w:tc>
        <w:tc>
          <w:tcPr>
            <w:tcW w:w="365" w:type="pct"/>
            <w:vAlign w:val="center"/>
          </w:tcPr>
          <w:p w14:paraId="7E1B568A">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 xml:space="preserve">No</w:t>
            </w:r>
          </w:p>
        </w:tc>
        <w:tc>
          <w:tcPr>
            <w:tcW w:w="370" w:type="pct"/>
            <w:vAlign w:val="center"/>
          </w:tcPr>
          <w:p w14:paraId="0D1003D3">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N/A</w:t>
            </w:r>
          </w:p>
        </w:tc>
        <w:tc>
          <w:tcPr>
            <w:tcW w:w="1850" w:type="pct"/>
            <w:vAlign w:val="center"/>
          </w:tcPr>
          <w:p w14:paraId="2D45E46C">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 xml:space="preserve">Comments / specification</w:t>
            </w:r>
          </w:p>
        </w:tc>
      </w:tr>
      <w:tr w14:paraId="524959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28" w:type="pct"/>
            <w:shd w:val="clear" w:color="auto" w:fill="F1F1F1" w:themeFill="background1" w:themeFillShade="F2"/>
            <w:vAlign w:val="center"/>
          </w:tcPr>
          <w:p w14:paraId="43836ACE">
            <w:pPr>
              <w:ind w:left="13"/>
              <w:outlineLvl w:val="2"/>
              <w:rPr>
                <w:rFonts w:hint="eastAsia" w:ascii="Arial" w:hAnsi="Arial" w:eastAsia="宋体" w:cs="Arial"/>
                <w:b/>
                <w:lang w:eastAsia="zh-CN"/>
              </w:rPr>
            </w:pPr>
            <w:r>
              <w:rPr>
                <w:rFonts w:hint="eastAsia" w:ascii="Times New Roman" w:hAnsi="Arial" w:eastAsia="微软雅黑" w:cs="Arial"/>
                <w:sz w:val="22"/>
                <w:szCs w:val="22"/>
                <w:lang w:val="en-US" w:eastAsia="zh-CN" w:bidi="ar-SA"/>
              </w:rPr>
              <w:t xml:space="preserve">Do you have a quality management system?</w:t>
            </w:r>
          </w:p>
        </w:tc>
        <w:tc>
          <w:tcPr>
            <w:tcW w:w="385" w:type="pct"/>
            <w:vAlign w:val="center"/>
          </w:tcPr>
          <w:p w14:paraId="43334B06">
            <w:pPr>
              <w:ind w:left="13"/>
              <w:outlineLvl w:val="2"/>
              <w:rPr>
                <w:rFonts w:ascii="Arial" w:hAnsi="Arial" w:cs="Arial"/>
                <w:b/>
                <w:highlight w:val="yellow"/>
              </w:rPr>
            </w:pPr>
            <w:r>
              <w:rPr>
                <w:rFonts w:ascii="Arial" w:hAnsi="Arial" w:cs="Arial"/>
                <w:highlight w:val="none"/>
              </w:rPr>
              <w:sym w:font="Wingdings" w:char="00FE"/>
            </w:r>
          </w:p>
        </w:tc>
        <w:tc>
          <w:tcPr>
            <w:tcW w:w="365" w:type="pct"/>
            <w:vAlign w:val="center"/>
          </w:tcPr>
          <w:p w14:paraId="20F4491B">
            <w:pPr>
              <w:ind w:left="13"/>
              <w:outlineLvl w:val="2"/>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0140A0A0">
            <w:pPr>
              <w:ind w:left="13"/>
              <w:outlineLvl w:val="2"/>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shd w:val="clear" w:color="auto" w:fill="F1F1F1" w:themeFill="background1" w:themeFillShade="F2"/>
            <w:vAlign w:val="center"/>
          </w:tcPr>
          <w:p w14:paraId="0602CC04">
            <w:pPr>
              <w:ind w:left="13"/>
              <w:outlineLvl w:val="2"/>
              <w:rPr>
                <w:rFonts w:hint="default" w:ascii="Arial" w:hAnsi="Arial" w:eastAsia="宋体" w:cs="Arial"/>
                <w:b/>
                <w:lang w:val="en-US" w:eastAsia="zh-CN"/>
              </w:rPr>
            </w:pPr>
            <w:r>
              <w:rPr>
                <w:rFonts w:hint="eastAsia" w:ascii="Arial" w:hAnsi="Arial" w:eastAsia="宋体" w:cs="Arial"/>
                <w:b/>
                <w:lang w:val="en-US" w:eastAsia="zh-CN"/>
              </w:rPr>
              <w:t>ISO15189</w:t>
            </w:r>
          </w:p>
        </w:tc>
      </w:tr>
      <w:tr w14:paraId="252708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28" w:type="pct"/>
            <w:shd w:val="clear" w:color="auto" w:fill="F1F1F1" w:themeFill="background1" w:themeFillShade="F2"/>
            <w:vAlign w:val="center"/>
          </w:tcPr>
          <w:p w14:paraId="0A5040A3">
            <w:pPr>
              <w:ind w:left="13"/>
              <w:outlineLvl w:val="2"/>
              <w:rPr>
                <w:rFonts w:hint="eastAsia" w:ascii="Arial" w:hAnsi="Arial" w:eastAsia="宋体" w:cs="Arial"/>
                <w:b/>
                <w:lang w:eastAsia="zh-CN"/>
              </w:rPr>
            </w:pPr>
            <w:r>
              <w:rPr>
                <w:rFonts w:hint="eastAsia" w:ascii="Times New Roman" w:hAnsi="Arial" w:eastAsia="微软雅黑" w:cs="Arial"/>
                <w:sz w:val="22"/>
                <w:szCs w:val="22"/>
                <w:lang w:val="en-US" w:eastAsia="zh-CN" w:bidi="ar-SA"/>
              </w:rPr>
              <w:t xml:space="preserve">If yes, please summarize your QMS framework.</w:t>
            </w:r>
          </w:p>
        </w:tc>
        <w:tc>
          <w:tcPr>
            <w:tcW w:w="2971" w:type="pct"/>
            <w:gridSpan w:val="4"/>
            <w:vAlign w:val="center"/>
          </w:tcPr>
          <w:p w14:paraId="60DD8D7B">
            <w:pPr>
              <w:pStyle w:val="136"/>
              <w:keepNext/>
              <w:rPr>
                <w:rFonts w:hint="eastAsia" w:ascii="Arial" w:hAnsi="Arial" w:eastAsia="宋体"/>
                <w:i/>
                <w:lang w:val="en-GB" w:eastAsia="zh-CN"/>
              </w:rPr>
            </w:pPr>
            <w:r>
              <w:rPr>
                <w:rFonts w:hint="eastAsia" w:ascii="Times New Roman" w:hAnsi="Arial" w:eastAsia="微软雅黑" w:cs="Arial"/>
                <w:i/>
                <w:color w:val="000000"/>
                <w:sz w:val="24"/>
                <w:szCs w:val="24"/>
                <w:lang w:val="nl-BE" w:eastAsia="zh-CN" w:bidi="ar-SA"/>
              </w:rPr>
              <w:t xml:space="preserve">The QMS framework is established in accordance with CNAS-CL02:2023 Medical laboratories — Requirements for quality and competence (ISO 15189:2022, IDT) and CNAS-CL02-A001:2023 Application Requirements of the Accreditation Criteria for the Quality and Competence of Medical Laboratories. It comprises the Quality Manual, procedures, work instructions and related records/forms.</w:t>
            </w:r>
            <w:r>
              <w:rPr>
                <w:rFonts w:hint="eastAsia" w:ascii="Times New Roman" w:hAnsi="Arial" w:eastAsia="微软雅黑" w:cs="Arial"/>
                <w:i/>
                <w:color w:val="000000"/>
                <w:sz w:val="24"/>
                <w:szCs w:val="24"/>
                <w:lang w:val="en-US" w:eastAsia="zh-CN" w:bidi="ar-SA"/>
              </w:rPr>
              <w:t/>
            </w:r>
            <w:r>
              <w:rPr>
                <w:rFonts w:hint="eastAsia" w:ascii="Times New Roman" w:hAnsi="Arial" w:eastAsia="微软雅黑" w:cs="Arial"/>
                <w:i/>
                <w:color w:val="000000"/>
                <w:sz w:val="24"/>
                <w:szCs w:val="24"/>
                <w:lang w:val="nl-BE" w:eastAsia="zh-CN" w:bidi="ar-SA"/>
              </w:rPr>
              <w:t/>
            </w:r>
          </w:p>
          <w:p w14:paraId="789F9E61">
            <w:pPr>
              <w:ind w:left="13"/>
              <w:outlineLvl w:val="2"/>
              <w:rPr>
                <w:rFonts w:ascii="Arial" w:hAnsi="Arial" w:cs="Arial"/>
                <w:b/>
              </w:rPr>
            </w:pPr>
          </w:p>
        </w:tc>
      </w:tr>
      <w:tr w14:paraId="2F56A4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0" w:hRule="atLeast"/>
          <w:tblHeader/>
        </w:trPr>
        <w:tc>
          <w:tcPr>
            <w:tcW w:w="2028" w:type="pct"/>
            <w:shd w:val="clear" w:color="auto" w:fill="F1F1F1" w:themeFill="background1" w:themeFillShade="F2"/>
            <w:vAlign w:val="center"/>
          </w:tcPr>
          <w:p w14:paraId="68227C13">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Do you have a written Quality Manual available?</w:t>
            </w:r>
          </w:p>
        </w:tc>
        <w:tc>
          <w:tcPr>
            <w:tcW w:w="385" w:type="pct"/>
            <w:vAlign w:val="center"/>
          </w:tcPr>
          <w:p w14:paraId="29395703">
            <w:pPr>
              <w:ind w:left="1"/>
              <w:jc w:val="center"/>
              <w:rPr>
                <w:rFonts w:ascii="Arial" w:hAnsi="Arial" w:cs="Arial"/>
              </w:rPr>
            </w:pPr>
            <w:r>
              <w:rPr>
                <w:rFonts w:ascii="Arial" w:hAnsi="Arial" w:cs="Arial"/>
                <w:sz w:val="28"/>
                <w:szCs w:val="28"/>
              </w:rPr>
              <w:sym w:font="Wingdings" w:char="00FE"/>
            </w:r>
          </w:p>
        </w:tc>
        <w:tc>
          <w:tcPr>
            <w:tcW w:w="365" w:type="pct"/>
            <w:vAlign w:val="center"/>
          </w:tcPr>
          <w:p w14:paraId="26BD6167">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1194479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tcPr>
          <w:p w14:paraId="0CAC133F"/>
          <w:p w14:paraId="36E97ECA">
            <w:pPr>
              <w:pStyle w:val="130"/>
              <w:keepNext/>
              <w:jc w:val="both"/>
              <w:rPr>
                <w:rFonts w:hint="eastAsia" w:ascii="宋体" w:hAnsi="宋体" w:eastAsia="宋体" w:cs="宋体"/>
                <w:i/>
                <w:sz w:val="24"/>
                <w:szCs w:val="24"/>
                <w:lang w:val="en-US"/>
              </w:rPr>
            </w:pPr>
            <w:r>
              <w:rPr>
                <w:rFonts w:hint="eastAsia" w:ascii="宋体" w:hAnsi="宋体" w:eastAsia="宋体" w:cs="宋体"/>
                <w:i w:val="0"/>
                <w:iCs/>
                <w:color w:val="000000"/>
                <w:sz w:val="24"/>
                <w:szCs w:val="24"/>
                <w:lang w:val="en-US" w:eastAsia="zh-CN" w:bidi="ar-SA"/>
              </w:rPr>
              <w:t xml:space="preserve">Yes. Quality Manual ODC-ZLSC is available.</w:t>
            </w:r>
          </w:p>
        </w:tc>
      </w:tr>
      <w:tr w14:paraId="1B2BA4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4" w:hRule="atLeast"/>
          <w:tblHeader/>
        </w:trPr>
        <w:tc>
          <w:tcPr>
            <w:tcW w:w="2028" w:type="pct"/>
            <w:shd w:val="clear" w:color="auto" w:fill="F1F1F1" w:themeFill="background1" w:themeFillShade="F2"/>
            <w:vAlign w:val="center"/>
          </w:tcPr>
          <w:p w14:paraId="0214D9F2">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Do you have an independent Quality Assurance department?</w:t>
            </w:r>
          </w:p>
        </w:tc>
        <w:tc>
          <w:tcPr>
            <w:tcW w:w="385" w:type="pct"/>
            <w:vAlign w:val="center"/>
          </w:tcPr>
          <w:p w14:paraId="00DD6A5B">
            <w:pPr>
              <w:ind w:left="1"/>
              <w:jc w:val="center"/>
              <w:rPr>
                <w:rFonts w:ascii="Arial" w:hAnsi="Arial" w:cs="Arial"/>
              </w:rPr>
            </w:pPr>
            <w:r>
              <w:rPr>
                <w:rFonts w:ascii="Arial" w:hAnsi="Arial" w:cs="Arial"/>
                <w:sz w:val="28"/>
                <w:szCs w:val="28"/>
              </w:rPr>
              <w:sym w:font="Wingdings" w:char="00FE"/>
            </w:r>
          </w:p>
        </w:tc>
        <w:tc>
          <w:tcPr>
            <w:tcW w:w="365" w:type="pct"/>
            <w:vAlign w:val="center"/>
          </w:tcPr>
          <w:p w14:paraId="360A1085">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61AB5736">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tcPr>
          <w:p w14:paraId="0D89A295">
            <w:r>
              <w:rPr>
                <w:rFonts w:hint="eastAsia" w:ascii="宋体" w:hAnsi="宋体" w:eastAsia="宋体" w:cs="宋体"/>
                <w:i w:val="0"/>
                <w:iCs/>
                <w:color w:val="000000"/>
                <w:sz w:val="24"/>
                <w:szCs w:val="24"/>
                <w:lang w:val="en-US" w:eastAsia="zh-CN" w:bidi="ar-SA"/>
              </w:rPr>
              <w:t xml:space="preserve">Yes. A Quality Department has been established.</w:t>
            </w:r>
          </w:p>
          <w:p w14:paraId="1700337E">
            <w:pPr>
              <w:pStyle w:val="130"/>
              <w:keepNext/>
              <w:jc w:val="both"/>
              <w:rPr>
                <w:rFonts w:hint="eastAsia" w:ascii="宋体" w:hAnsi="宋体" w:eastAsia="宋体" w:cs="宋体"/>
                <w:i/>
                <w:sz w:val="24"/>
                <w:szCs w:val="24"/>
                <w:lang w:val="en-US"/>
              </w:rPr>
            </w:pPr>
          </w:p>
        </w:tc>
      </w:tr>
      <w:tr w14:paraId="29DE3D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28" w:type="pct"/>
            <w:shd w:val="clear" w:color="auto" w:fill="F1F1F1" w:themeFill="background1" w:themeFillShade="F2"/>
            <w:vAlign w:val="center"/>
          </w:tcPr>
          <w:p w14:paraId="77D46CFC">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Please provide a short description of the QA responsibilities.</w:t>
            </w:r>
          </w:p>
        </w:tc>
        <w:tc>
          <w:tcPr>
            <w:tcW w:w="2971" w:type="pct"/>
            <w:gridSpan w:val="4"/>
            <w:vAlign w:val="center"/>
          </w:tcPr>
          <w:p w14:paraId="105BEB46">
            <w:pPr>
              <w:pStyle w:val="130"/>
              <w:keepNext/>
              <w:jc w:val="both"/>
              <w:rPr>
                <w:i/>
                <w:sz w:val="22"/>
                <w:szCs w:val="22"/>
                <w:lang w:val="en-US"/>
              </w:rPr>
            </w:pPr>
          </w:p>
          <w:p w14:paraId="10844028">
            <w:pPr>
              <w:pStyle w:val="130"/>
              <w:keepNext/>
              <w:jc w:val="both"/>
              <w:rPr>
                <w:rFonts w:hint="eastAsia"/>
                <w:i/>
                <w:sz w:val="22"/>
                <w:szCs w:val="22"/>
                <w:lang w:val="en-US"/>
              </w:rPr>
            </w:pPr>
            <w:r>
              <w:rPr>
                <w:rFonts w:hint="eastAsia" w:eastAsia="宋体"/>
                <w:i/>
                <w:sz w:val="22"/>
                <w:szCs w:val="22"/>
                <w:lang w:val="en-US" w:eastAsia="zh-CN"/>
              </w:rPr>
              <w:t xml:space="preserve">1. QMS establishment and maintenance: participate in drafting, review, revision, issuance and retrieval of QMS documents (SOPs, Quality Manual, record templates, etc.); participate regularly in management review and oversee continued effective operation of the system.</w:t>
            </w:r>
            <w:r>
              <w:rPr>
                <w:rFonts w:hint="eastAsia"/>
                <w:i/>
                <w:sz w:val="22"/>
                <w:szCs w:val="22"/>
                <w:lang w:val="en-US"/>
              </w:rPr>
              <w:t/>
            </w:r>
          </w:p>
          <w:p w14:paraId="7528C08F">
            <w:pPr>
              <w:pStyle w:val="130"/>
              <w:keepNext/>
              <w:jc w:val="both"/>
              <w:rPr>
                <w:rFonts w:hint="eastAsia"/>
                <w:i/>
                <w:sz w:val="22"/>
                <w:szCs w:val="22"/>
                <w:lang w:val="en-US"/>
              </w:rPr>
            </w:pPr>
            <w:r>
              <w:rPr>
                <w:rFonts w:hint="eastAsia"/>
                <w:i/>
                <w:sz w:val="22"/>
                <w:szCs w:val="22"/>
                <w:lang w:val="en-US"/>
              </w:rPr>
              <w:t xml:space="preserve">2. Training support: assist in organizing quality-related training (GLP requirements, documentation/record practices, deviation management, etc.) and oversee implementation of personnel training and authorization.</w:t>
            </w:r>
          </w:p>
          <w:p w14:paraId="7F34D255">
            <w:pPr>
              <w:pStyle w:val="130"/>
              <w:keepNext/>
              <w:jc w:val="both"/>
              <w:rPr>
                <w:rFonts w:hint="eastAsia"/>
                <w:i/>
                <w:sz w:val="22"/>
                <w:szCs w:val="22"/>
                <w:lang w:val="en-US"/>
              </w:rPr>
            </w:pPr>
            <w:r>
              <w:rPr>
                <w:rFonts w:hint="eastAsia" w:eastAsia="宋体"/>
                <w:i/>
                <w:sz w:val="22"/>
                <w:szCs w:val="22"/>
                <w:lang w:val="en-US" w:eastAsia="zh-CN"/>
              </w:rPr>
              <w:t xml:space="preserve">3. Manage nonconforming work, corrective actions, preventive actions and continual improvement:</w:t>
            </w:r>
            <w:r>
              <w:rPr>
                <w:rFonts w:hint="eastAsia"/>
                <w:i/>
                <w:sz w:val="22"/>
                <w:szCs w:val="22"/>
                <w:lang w:val="en-US"/>
              </w:rPr>
              <w:t/>
            </w:r>
          </w:p>
          <w:p w14:paraId="2753477B">
            <w:pPr>
              <w:pStyle w:val="130"/>
              <w:keepNext/>
              <w:jc w:val="both"/>
              <w:rPr>
                <w:iCs/>
                <w:sz w:val="22"/>
                <w:szCs w:val="22"/>
                <w:lang w:val="en-US"/>
              </w:rPr>
            </w:pPr>
          </w:p>
          <w:p w14:paraId="5F690654">
            <w:pPr>
              <w:pStyle w:val="130"/>
              <w:keepNext/>
              <w:jc w:val="both"/>
              <w:rPr>
                <w:i/>
                <w:sz w:val="22"/>
                <w:szCs w:val="22"/>
                <w:lang w:val="en-US"/>
              </w:rPr>
            </w:pPr>
          </w:p>
        </w:tc>
      </w:tr>
      <w:tr w14:paraId="067599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74" w:hRule="atLeast"/>
          <w:tblHeader/>
        </w:trPr>
        <w:tc>
          <w:tcPr>
            <w:tcW w:w="2028" w:type="pct"/>
            <w:shd w:val="clear" w:color="auto" w:fill="F1F1F1" w:themeFill="background1" w:themeFillShade="F2"/>
            <w:vAlign w:val="center"/>
          </w:tcPr>
          <w:p w14:paraId="2D2098CD">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Are your activities/processes covered by approved procedures (policies, SOPs or work instructions)?</w:t>
            </w:r>
          </w:p>
        </w:tc>
        <w:tc>
          <w:tcPr>
            <w:tcW w:w="385" w:type="pct"/>
            <w:vAlign w:val="center"/>
          </w:tcPr>
          <w:p w14:paraId="3FF5BB8B">
            <w:pPr>
              <w:ind w:left="1"/>
              <w:jc w:val="center"/>
              <w:rPr>
                <w:rFonts w:ascii="Arial" w:hAnsi="Arial" w:cs="Arial"/>
              </w:rPr>
            </w:pPr>
            <w:r>
              <w:rPr>
                <w:rFonts w:ascii="Arial" w:hAnsi="Arial" w:cs="Arial"/>
                <w:sz w:val="28"/>
                <w:szCs w:val="28"/>
              </w:rPr>
              <w:sym w:font="Wingdings" w:char="00FE"/>
            </w:r>
          </w:p>
        </w:tc>
        <w:tc>
          <w:tcPr>
            <w:tcW w:w="365" w:type="pct"/>
            <w:vAlign w:val="center"/>
          </w:tcPr>
          <w:p w14:paraId="00639BD9">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211731F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shd w:val="clear" w:color="auto" w:fill="F1F1F1" w:themeFill="background1" w:themeFillShade="F2"/>
          </w:tcPr>
          <w:p w14:paraId="49B5EC1F">
            <w:pPr>
              <w:pStyle w:val="130"/>
              <w:keepNext/>
              <w:jc w:val="both"/>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 xml:space="preserve">Yes. Activities and processes are covered by approved procedures.</w:t>
            </w:r>
          </w:p>
          <w:p w14:paraId="28129418">
            <w:pPr>
              <w:pStyle w:val="130"/>
              <w:keepNext/>
              <w:jc w:val="both"/>
              <w:rPr>
                <w:rFonts w:ascii="Segoe UI" w:hAnsi="Segoe UI" w:eastAsia="Segoe UI" w:cs="Segoe UI"/>
                <w:b/>
                <w:bCs/>
                <w:i w:val="0"/>
                <w:iCs w:val="0"/>
                <w:caps w:val="0"/>
                <w:color w:val="0F1115"/>
                <w:spacing w:val="0"/>
                <w:sz w:val="24"/>
                <w:szCs w:val="24"/>
                <w:shd w:val="clear" w:fill="FFFFFF"/>
                <w:lang w:val="en-US"/>
              </w:rPr>
            </w:pPr>
            <w:r>
              <w:rPr>
                <w:rFonts w:hint="eastAsia" w:ascii="宋体" w:hAnsi="宋体" w:eastAsia="宋体" w:cs="宋体"/>
                <w:i w:val="0"/>
                <w:iCs w:val="0"/>
                <w:caps w:val="0"/>
                <w:color w:val="0F1115"/>
                <w:spacing w:val="0"/>
                <w:sz w:val="24"/>
                <w:szCs w:val="24"/>
                <w:shd w:val="clear" w:fill="FFFFFF"/>
              </w:rPr>
              <w:t xml:space="preserve">The company has documented ODC-CX-33 Document Control Procedure and ODC-CX-34 Record Management Procedure. Document revision follows a defined process. Activities are covered by corresponding approved procedures, SOPs or work instructions, with records retained as evidence of execution.</w:t>
            </w:r>
            <w:r>
              <w:rPr>
                <w:rFonts w:hint="eastAsia" w:ascii="宋体" w:hAnsi="宋体" w:eastAsia="宋体" w:cs="宋体"/>
                <w:i w:val="0"/>
                <w:iCs w:val="0"/>
                <w:caps w:val="0"/>
                <w:color w:val="0F1115"/>
                <w:spacing w:val="0"/>
                <w:sz w:val="24"/>
                <w:szCs w:val="24"/>
                <w:shd w:val="clear" w:fill="FFFFFF"/>
                <w:lang w:val="en-US" w:eastAsia="zh-CN"/>
              </w:rPr>
              <w:t/>
            </w:r>
            <w:r>
              <w:rPr>
                <w:rFonts w:hint="eastAsia" w:ascii="宋体" w:hAnsi="宋体" w:eastAsia="宋体" w:cs="宋体"/>
                <w:i w:val="0"/>
                <w:iCs w:val="0"/>
                <w:caps w:val="0"/>
                <w:color w:val="0F1115"/>
                <w:spacing w:val="0"/>
                <w:sz w:val="24"/>
                <w:szCs w:val="24"/>
                <w:shd w:val="clear" w:fill="FFFFFF"/>
              </w:rPr>
              <w:t/>
            </w:r>
          </w:p>
        </w:tc>
      </w:tr>
      <w:tr w14:paraId="415197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53" w:hRule="atLeast"/>
          <w:tblHeader/>
        </w:trPr>
        <w:tc>
          <w:tcPr>
            <w:tcW w:w="2028" w:type="pct"/>
            <w:shd w:val="clear" w:color="auto" w:fill="F1F1F1" w:themeFill="background1" w:themeFillShade="F2"/>
            <w:vAlign w:val="center"/>
          </w:tcPr>
          <w:p w14:paraId="7AE7AC60">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How are documents such as procedures managed at your facility?</w:t>
            </w:r>
          </w:p>
        </w:tc>
        <w:tc>
          <w:tcPr>
            <w:tcW w:w="2971" w:type="pct"/>
            <w:gridSpan w:val="4"/>
            <w:vAlign w:val="center"/>
          </w:tcPr>
          <w:p w14:paraId="5F0E6E54">
            <w:pPr>
              <w:pStyle w:val="130"/>
              <w:keepNext/>
              <w:jc w:val="both"/>
              <w:rPr>
                <w:rFonts w:hint="eastAsia" w:eastAsia="宋体"/>
                <w:sz w:val="22"/>
                <w:szCs w:val="20"/>
                <w:lang w:val="en-US" w:eastAsia="zh-CN"/>
              </w:rPr>
            </w:pPr>
            <w:r>
              <w:rPr>
                <w:rFonts w:hint="eastAsia" w:ascii="Times New Roman" w:hAnsi="Arial" w:eastAsia="微软雅黑" w:cs="Arial"/>
                <w:color w:val="000000"/>
                <w:sz w:val="22"/>
                <w:szCs w:val="20"/>
                <w:lang w:val="en-US" w:eastAsia="zh-CN" w:bidi="ar-SA"/>
              </w:rPr>
              <w:t xml:space="preserve">Electronic document management system</w:t>
            </w: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p>
          <w:p w14:paraId="0431FDDA">
            <w:pPr>
              <w:pStyle w:val="130"/>
              <w:keepNext/>
              <w:jc w:val="both"/>
              <w:rPr>
                <w:rFonts w:hint="eastAsia" w:eastAsia="宋体"/>
                <w:sz w:val="22"/>
                <w:szCs w:val="20"/>
                <w:lang w:val="en-US" w:eastAsia="zh-CN"/>
              </w:rPr>
            </w:pPr>
            <w:r>
              <w:rPr>
                <w:rFonts w:hint="eastAsia" w:ascii="Times New Roman" w:hAnsi="Arial" w:eastAsia="微软雅黑" w:cs="Arial"/>
                <w:color w:val="000000"/>
                <w:sz w:val="22"/>
                <w:szCs w:val="20"/>
                <w:lang w:val="en-US" w:eastAsia="zh-CN" w:bidi="ar-SA"/>
              </w:rPr>
              <w:t xml:space="preserve">Manual document management system</w:t>
            </w: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p>
          <w:p w14:paraId="3B26C4D0">
            <w:pPr>
              <w:pStyle w:val="130"/>
              <w:keepNext/>
              <w:jc w:val="both"/>
              <w:rPr>
                <w:rFonts w:hint="eastAsia" w:eastAsia="宋体"/>
                <w:sz w:val="22"/>
                <w:szCs w:val="20"/>
                <w:lang w:val="en-US" w:eastAsia="zh-CN"/>
              </w:rPr>
            </w:pPr>
            <w:r>
              <w:rPr>
                <w:rFonts w:hint="eastAsia" w:ascii="Times New Roman" w:hAnsi="Arial" w:eastAsia="微软雅黑" w:cs="Arial"/>
                <w:color w:val="000000"/>
                <w:sz w:val="22"/>
                <w:szCs w:val="20"/>
                <w:lang w:val="en-US" w:eastAsia="zh-CN" w:bidi="ar-SA"/>
              </w:rPr>
              <w:t xml:space="preserve">A combination of both</w:t>
            </w:r>
            <w:r>
              <w:rPr>
                <w:rFonts w:ascii="Arial" w:hAnsi="Arial" w:cs="Arial"/>
                <w:sz w:val="28"/>
                <w:szCs w:val="28"/>
              </w:rPr>
              <w:sym w:font="Wingdings" w:char="00FE"/>
            </w:r>
          </w:p>
          <w:p w14:paraId="36D98EBC">
            <w:pPr>
              <w:pStyle w:val="130"/>
              <w:keepNext/>
              <w:jc w:val="both"/>
              <w:rPr>
                <w:rFonts w:hint="eastAsia" w:eastAsia="宋体"/>
                <w:sz w:val="22"/>
                <w:szCs w:val="22"/>
                <w:lang w:val="en-US" w:eastAsia="zh-CN"/>
              </w:rPr>
            </w:pPr>
            <w:r>
              <w:rPr>
                <w:rFonts w:hint="eastAsia" w:ascii="Times New Roman" w:hAnsi="Arial" w:eastAsia="微软雅黑" w:cs="Arial"/>
                <w:color w:val="000000"/>
                <w:sz w:val="22"/>
                <w:szCs w:val="20"/>
                <w:lang w:val="en-US" w:eastAsia="zh-CN" w:bidi="ar-SA"/>
              </w:rPr>
              <w:t>N/A</w:t>
            </w: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p>
        </w:tc>
      </w:tr>
      <w:tr w14:paraId="38459A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40" w:hRule="atLeast"/>
          <w:tblHeader/>
        </w:trPr>
        <w:tc>
          <w:tcPr>
            <w:tcW w:w="2028" w:type="pct"/>
            <w:shd w:val="clear" w:color="auto" w:fill="F1F1F1" w:themeFill="background1" w:themeFillShade="F2"/>
            <w:vAlign w:val="center"/>
          </w:tcPr>
          <w:p w14:paraId="5C94F821">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How are the SOPs, policies and work instructions created, maintained, and accessed by personnel?</w:t>
            </w:r>
          </w:p>
        </w:tc>
        <w:tc>
          <w:tcPr>
            <w:tcW w:w="2971" w:type="pct"/>
            <w:gridSpan w:val="4"/>
            <w:vAlign w:val="center"/>
          </w:tcPr>
          <w:p w14:paraId="4C1F50FB">
            <w:pPr>
              <w:pStyle w:val="130"/>
              <w:keepNext/>
              <w:jc w:val="both"/>
              <w:rPr>
                <w:rFonts w:hint="eastAsia" w:ascii="Times New Roman" w:hAnsi="Arial" w:eastAsia="微软雅黑" w:cs="Arial"/>
                <w:i/>
                <w:color w:val="000000"/>
                <w:sz w:val="22"/>
                <w:szCs w:val="22"/>
                <w:lang w:val="en-US" w:eastAsia="zh-CN" w:bidi="ar-SA"/>
              </w:rPr>
            </w:pPr>
            <w:r>
              <w:rPr>
                <w:rFonts w:hint="eastAsia" w:ascii="Times New Roman" w:hAnsi="Arial" w:eastAsia="微软雅黑" w:cs="Arial"/>
                <w:i/>
                <w:color w:val="000000"/>
                <w:sz w:val="22"/>
                <w:szCs w:val="22"/>
                <w:lang w:val="en-US" w:eastAsia="zh-CN" w:bidi="ar-SA"/>
              </w:rPr>
              <w:t xml:space="preserve">Creation: drafted by the process-owner department based on applicable regulations and QMS requirements, industry practice and internal experience; reviewed by the department head and Quality Manager and approved by the Laboratory Director before release.</w:t>
            </w:r>
          </w:p>
          <w:p w14:paraId="5B80651E">
            <w:pPr>
              <w:pStyle w:val="130"/>
              <w:keepNext/>
              <w:jc w:val="both"/>
              <w:rPr>
                <w:rFonts w:hint="eastAsia" w:ascii="Times New Roman" w:hAnsi="Arial" w:eastAsia="微软雅黑" w:cs="Arial"/>
                <w:i/>
                <w:color w:val="000000"/>
                <w:sz w:val="22"/>
                <w:szCs w:val="22"/>
                <w:lang w:val="en-US" w:eastAsia="zh-CN" w:bidi="ar-SA"/>
              </w:rPr>
            </w:pPr>
          </w:p>
          <w:p w14:paraId="56AD6C98">
            <w:pPr>
              <w:pStyle w:val="130"/>
              <w:keepNext/>
              <w:jc w:val="both"/>
              <w:rPr>
                <w:rFonts w:hint="eastAsia" w:ascii="Times New Roman" w:hAnsi="Arial" w:eastAsia="微软雅黑" w:cs="Arial"/>
                <w:i/>
                <w:color w:val="000000"/>
                <w:sz w:val="22"/>
                <w:szCs w:val="22"/>
                <w:lang w:val="en-US" w:eastAsia="zh-CN" w:bidi="ar-SA"/>
              </w:rPr>
            </w:pPr>
            <w:r>
              <w:rPr>
                <w:rFonts w:hint="eastAsia" w:ascii="Times New Roman" w:hAnsi="Arial" w:eastAsia="微软雅黑" w:cs="Arial"/>
                <w:i/>
                <w:color w:val="000000"/>
                <w:sz w:val="22"/>
                <w:szCs w:val="22"/>
                <w:lang w:val="en-US" w:eastAsia="zh-CN" w:bidi="ar-SA"/>
              </w:rPr>
              <w:t xml:space="preserve">Maintenance: reviewed at least annually, or promptly revised upon process change or regulatory update. Each document records revision history and the reason for change. Obsolete versions are archived and clearly identified to prevent unintended use.</w:t>
            </w:r>
          </w:p>
          <w:p w14:paraId="3B09AB8E">
            <w:pPr>
              <w:pStyle w:val="130"/>
              <w:keepNext/>
              <w:jc w:val="both"/>
              <w:rPr>
                <w:rFonts w:hint="eastAsia" w:ascii="Times New Roman" w:hAnsi="Arial" w:eastAsia="微软雅黑" w:cs="Arial"/>
                <w:i/>
                <w:color w:val="000000"/>
                <w:sz w:val="22"/>
                <w:szCs w:val="22"/>
                <w:lang w:val="en-US" w:eastAsia="zh-CN" w:bidi="ar-SA"/>
              </w:rPr>
            </w:pPr>
          </w:p>
          <w:p w14:paraId="473568FE">
            <w:r>
              <w:rPr>
                <w:rFonts w:hint="eastAsia" w:ascii="Times New Roman" w:hAnsi="Arial" w:eastAsia="微软雅黑" w:cs="Arial"/>
                <w:i/>
                <w:color w:val="000000"/>
                <w:sz w:val="22"/>
                <w:szCs w:val="22"/>
                <w:lang w:val="en-US" w:eastAsia="zh-CN" w:bidi="ar-SA"/>
              </w:rPr>
              <w:t xml:space="preserve">Access: current paper copies are signed/stamped and issued to departments; electronic copies are stored on a shared server/internal platform with role- and department-based access. Training is provided at onboarding and upon document update, with training records retained. A master list of controlled documents is maintained to ensure traceability.</w:t>
            </w:r>
          </w:p>
          <w:p w14:paraId="032E2D95">
            <w:pPr>
              <w:pStyle w:val="130"/>
              <w:keepNext/>
              <w:jc w:val="both"/>
              <w:rPr>
                <w:i/>
                <w:sz w:val="22"/>
                <w:szCs w:val="22"/>
                <w:lang w:val="en-US"/>
              </w:rPr>
            </w:pPr>
          </w:p>
          <w:p w14:paraId="796E54EB">
            <w:pPr>
              <w:pStyle w:val="130"/>
              <w:keepNext/>
              <w:jc w:val="both"/>
              <w:rPr>
                <w:i/>
                <w:sz w:val="22"/>
                <w:szCs w:val="22"/>
                <w:lang w:val="en-US"/>
              </w:rPr>
            </w:pPr>
          </w:p>
          <w:p w14:paraId="282CA8E9">
            <w:pPr>
              <w:pStyle w:val="130"/>
              <w:keepNext/>
              <w:jc w:val="both"/>
              <w:rPr>
                <w:i/>
                <w:sz w:val="22"/>
                <w:szCs w:val="22"/>
                <w:lang w:val="en-US"/>
              </w:rPr>
            </w:pPr>
          </w:p>
        </w:tc>
      </w:tr>
      <w:tr w14:paraId="0A9E22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42" w:hRule="atLeast"/>
          <w:tblHeader/>
        </w:trPr>
        <w:tc>
          <w:tcPr>
            <w:tcW w:w="2028" w:type="pct"/>
            <w:shd w:val="clear" w:color="auto" w:fill="F1F1F1" w:themeFill="background1" w:themeFillShade="F2"/>
            <w:vAlign w:val="center"/>
          </w:tcPr>
          <w:p w14:paraId="3680D3E3">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How does the business assure that unintended use of obsolete documents is prevented?</w:t>
            </w:r>
          </w:p>
        </w:tc>
        <w:tc>
          <w:tcPr>
            <w:tcW w:w="2971" w:type="pct"/>
            <w:gridSpan w:val="4"/>
            <w:vAlign w:val="center"/>
          </w:tcPr>
          <w:p w14:paraId="29A6D076">
            <w:pPr>
              <w:pStyle w:val="130"/>
              <w:keepNext/>
              <w:jc w:val="both"/>
              <w:rPr>
                <w:rFonts w:hint="eastAsia" w:ascii="Times New Roman" w:hAnsi="Arial" w:eastAsia="微软雅黑" w:cs="Arial"/>
                <w:i/>
                <w:color w:val="000000"/>
                <w:sz w:val="22"/>
                <w:szCs w:val="22"/>
                <w:lang w:val="en-US" w:eastAsia="zh-CN" w:bidi="ar-SA"/>
              </w:rPr>
            </w:pPr>
          </w:p>
          <w:p w14:paraId="68DC35F3">
            <w:pPr>
              <w:pStyle w:val="130"/>
              <w:keepNext/>
              <w:jc w:val="both"/>
              <w:rPr>
                <w:rFonts w:hint="eastAsia" w:ascii="Times New Roman" w:hAnsi="Arial" w:eastAsia="微软雅黑" w:cs="Arial"/>
                <w:i/>
                <w:color w:val="000000"/>
                <w:sz w:val="22"/>
                <w:szCs w:val="22"/>
                <w:lang w:val="en-US" w:eastAsia="zh-CN" w:bidi="ar-SA"/>
              </w:rPr>
            </w:pPr>
            <w:r>
              <w:rPr>
                <w:rFonts w:hint="eastAsia" w:ascii="Times New Roman" w:hAnsi="Arial" w:eastAsia="微软雅黑" w:cs="Arial"/>
                <w:i/>
                <w:color w:val="000000"/>
                <w:sz w:val="22"/>
                <w:szCs w:val="22"/>
                <w:lang w:val="en-US" w:eastAsia="zh-CN" w:bidi="ar-SA"/>
              </w:rPr>
              <w:t xml:space="preserve">For paper copies, after a new version is released the document administrator promptly retrieves all obsolete printouts from workstations and laboratories, stamps them “Obsolete”, archives them for the defined period and then destroys them. Electronic controlled documents are stored centrally on the server; after a new version is released the previous version is superseded and ordinary users cannot access or download it.</w:t>
            </w:r>
          </w:p>
          <w:p w14:paraId="3966ABC5">
            <w:pPr>
              <w:pStyle w:val="130"/>
              <w:keepNext/>
              <w:jc w:val="both"/>
              <w:rPr>
                <w:rFonts w:hint="eastAsia" w:ascii="Times New Roman" w:hAnsi="Arial" w:eastAsia="微软雅黑" w:cs="Arial"/>
                <w:i/>
                <w:color w:val="000000"/>
                <w:sz w:val="22"/>
                <w:szCs w:val="22"/>
                <w:lang w:val="en-US" w:eastAsia="zh-CN" w:bidi="ar-SA"/>
              </w:rPr>
            </w:pPr>
          </w:p>
          <w:p w14:paraId="3DA809F7">
            <w:pPr>
              <w:pStyle w:val="130"/>
              <w:keepNext/>
              <w:jc w:val="both"/>
              <w:rPr>
                <w:rFonts w:hint="eastAsia" w:ascii="Times New Roman" w:hAnsi="Arial" w:eastAsia="微软雅黑" w:cs="Arial"/>
                <w:i/>
                <w:color w:val="000000"/>
                <w:sz w:val="22"/>
                <w:szCs w:val="22"/>
                <w:lang w:val="en-US" w:eastAsia="zh-CN" w:bidi="ar-SA"/>
              </w:rPr>
            </w:pPr>
            <w:r>
              <w:rPr>
                <w:rFonts w:hint="eastAsia" w:ascii="Times New Roman" w:hAnsi="Arial" w:eastAsia="微软雅黑" w:cs="Arial"/>
                <w:i/>
                <w:color w:val="000000"/>
                <w:sz w:val="22"/>
                <w:szCs w:val="22"/>
                <w:lang w:val="en-US" w:eastAsia="zh-CN" w:bidi="ar-SA"/>
              </w:rPr>
              <w:t xml:space="preserve">Internal audits include workplace checks to confirm that no uncontrolled or obsolete documents remain at points of use.</w:t>
            </w:r>
          </w:p>
          <w:p w14:paraId="54AFA5E1">
            <w:pPr>
              <w:pStyle w:val="130"/>
              <w:keepNext/>
              <w:jc w:val="both"/>
              <w:rPr>
                <w:rFonts w:hint="eastAsia" w:eastAsia="宋体"/>
                <w:i/>
                <w:sz w:val="22"/>
                <w:szCs w:val="22"/>
                <w:lang w:val="en-US" w:eastAsia="zh-CN"/>
              </w:rPr>
            </w:pPr>
          </w:p>
          <w:p w14:paraId="6DD1D8AE">
            <w:pPr>
              <w:pStyle w:val="130"/>
              <w:keepNext/>
              <w:jc w:val="both"/>
              <w:rPr>
                <w:sz w:val="22"/>
                <w:szCs w:val="22"/>
                <w:lang w:val="en-US"/>
              </w:rPr>
            </w:pPr>
          </w:p>
          <w:p w14:paraId="0E1595DE">
            <w:pPr>
              <w:pStyle w:val="130"/>
              <w:keepNext/>
              <w:jc w:val="both"/>
              <w:rPr>
                <w:sz w:val="22"/>
                <w:szCs w:val="22"/>
                <w:lang w:val="en-US"/>
              </w:rPr>
            </w:pPr>
          </w:p>
          <w:p w14:paraId="05E4814F">
            <w:pPr>
              <w:pStyle w:val="130"/>
              <w:keepNext/>
              <w:jc w:val="both"/>
              <w:rPr>
                <w:sz w:val="22"/>
                <w:szCs w:val="22"/>
                <w:lang w:val="en-US"/>
              </w:rPr>
            </w:pPr>
          </w:p>
        </w:tc>
      </w:tr>
      <w:tr w14:paraId="006EE5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16" w:hRule="atLeast"/>
          <w:tblHeader/>
        </w:trPr>
        <w:tc>
          <w:tcPr>
            <w:tcW w:w="2028" w:type="pct"/>
            <w:shd w:val="clear" w:color="auto" w:fill="F1F1F1" w:themeFill="background1" w:themeFillShade="F2"/>
            <w:vAlign w:val="center"/>
          </w:tcPr>
          <w:p w14:paraId="578D73D4">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Are your procedures maintained by a documented revision policy?</w:t>
            </w:r>
          </w:p>
        </w:tc>
        <w:tc>
          <w:tcPr>
            <w:tcW w:w="385" w:type="pct"/>
            <w:vAlign w:val="center"/>
          </w:tcPr>
          <w:p w14:paraId="576088A0">
            <w:pPr>
              <w:ind w:left="1"/>
              <w:jc w:val="center"/>
              <w:rPr>
                <w:rFonts w:ascii="Arial" w:hAnsi="Arial" w:cs="Arial"/>
              </w:rPr>
            </w:pPr>
            <w:r>
              <w:rPr>
                <w:rFonts w:hint="eastAsia" w:ascii="宋体" w:hAnsi="宋体" w:eastAsia="宋体" w:cs="宋体"/>
                <w:sz w:val="24"/>
                <w:szCs w:val="24"/>
                <w:highlight w:val="none"/>
              </w:rPr>
              <w:sym w:font="Wingdings" w:char="00FE"/>
            </w:r>
          </w:p>
        </w:tc>
        <w:tc>
          <w:tcPr>
            <w:tcW w:w="365" w:type="pct"/>
            <w:vAlign w:val="center"/>
          </w:tcPr>
          <w:p w14:paraId="4BAC6790">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3AF8257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tcPr>
          <w:p w14:paraId="7A755EEE">
            <w:pPr>
              <w:keepNext w:val="0"/>
              <w:keepLines w:val="0"/>
              <w:widowControl/>
              <w:numPr>
                <w:ilvl w:val="0"/>
                <w:numId w:val="16"/>
              </w:numPr>
              <w:suppressLineNumbers w:val="0"/>
              <w:spacing w:before="0" w:beforeAutospacing="1" w:after="0" w:afterAutospacing="1"/>
              <w:ind w:left="0" w:hanging="36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 xml:space="preserve">Yes. A documented revision policy is followed. ODC-CX-33 Document Control Procedure defines revision and addition of documents:</w:t>
            </w:r>
            <w:r>
              <w:rPr>
                <w:rFonts w:hint="eastAsia" w:ascii="宋体" w:hAnsi="宋体" w:eastAsia="宋体" w:cs="宋体"/>
                <w:i w:val="0"/>
                <w:iCs w:val="0"/>
                <w:caps w:val="0"/>
                <w:color w:val="0F1115"/>
                <w:spacing w:val="0"/>
                <w:sz w:val="24"/>
                <w:szCs w:val="24"/>
                <w:shd w:val="clear" w:fill="FFFFFF"/>
                <w:lang w:val="en-US" w:eastAsia="zh-CN"/>
              </w:rPr>
              <w:t/>
            </w:r>
            <w:r>
              <w:rPr>
                <w:rFonts w:hint="eastAsia" w:ascii="宋体" w:hAnsi="宋体" w:eastAsia="宋体" w:cs="宋体"/>
                <w:i w:val="0"/>
                <w:iCs w:val="0"/>
                <w:caps w:val="0"/>
                <w:color w:val="0F1115"/>
                <w:spacing w:val="0"/>
                <w:sz w:val="24"/>
                <w:szCs w:val="24"/>
                <w:shd w:val="clear" w:fill="FFFFFF"/>
              </w:rPr>
              <w:t/>
            </w:r>
          </w:p>
          <w:p w14:paraId="516E6E83">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 xml:space="preserve">To revise a document, the applicant completes a Document Application Form for review by the original reviewer (or the Quality Manager if the original reviewer is unavailable). After Quality Manager approval, the revised draft is reviewed by the original reviewer and approved/released by the designated approver.</w:t>
            </w:r>
          </w:p>
          <w:p w14:paraId="550D5931">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 xml:space="preserve">To add a document, the applicant completes a Document Application Form; after approval the drafting–review–approval–release process is followed. The document administrator updates the Document Control List and the Document Issue and Retrieval Register.</w:t>
            </w:r>
          </w:p>
          <w:p w14:paraId="6C481CB8">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 xml:space="preserve">Handwritten alteration of QMS documents is not permitted.</w:t>
            </w:r>
          </w:p>
          <w:p w14:paraId="6CA75427">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 xml:space="preserve">Changes shall be recorded on the revision page, identifying the change and the approver.</w:t>
            </w:r>
          </w:p>
          <w:p w14:paraId="5A9BA4FA">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 xml:space="preserve">When a document is reissued, Quality retrieves and destroys the previous version.</w:t>
            </w:r>
          </w:p>
          <w:p w14:paraId="4D2C0D34">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 xml:space="preserve">After document review, the document administrator prepares the Annual Document Review Record; after approval by the document approver, revision is arranged.</w:t>
            </w:r>
          </w:p>
          <w:p w14:paraId="1A0CCE56">
            <w:pPr>
              <w:pStyle w:val="130"/>
              <w:keepNext/>
              <w:jc w:val="both"/>
              <w:rPr>
                <w:rFonts w:hint="default" w:eastAsia="宋体"/>
                <w:sz w:val="22"/>
                <w:szCs w:val="22"/>
                <w:lang w:val="en-US" w:eastAsia="zh-CN"/>
              </w:rPr>
            </w:pPr>
          </w:p>
        </w:tc>
      </w:tr>
      <w:tr w14:paraId="428610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9" w:hRule="atLeast"/>
          <w:tblHeader/>
        </w:trPr>
        <w:tc>
          <w:tcPr>
            <w:tcW w:w="2028" w:type="pct"/>
            <w:shd w:val="clear" w:color="auto" w:fill="F1F1F1" w:themeFill="background1" w:themeFillShade="F2"/>
            <w:vAlign w:val="center"/>
          </w:tcPr>
          <w:p w14:paraId="0111AA00">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Please describe the implemented Good Documentation Practices.</w:t>
            </w:r>
          </w:p>
          <w:p w14:paraId="5CC82749">
            <w:pPr>
              <w:pStyle w:val="130"/>
              <w:keepNext/>
              <w:rPr>
                <w:sz w:val="22"/>
                <w:szCs w:val="22"/>
                <w:lang w:val="en-US"/>
              </w:rPr>
            </w:pPr>
          </w:p>
          <w:p w14:paraId="486BE3DA">
            <w:pPr>
              <w:pStyle w:val="130"/>
              <w:keepNext/>
              <w:rPr>
                <w:sz w:val="22"/>
                <w:szCs w:val="22"/>
                <w:lang w:val="en-US"/>
              </w:rPr>
            </w:pPr>
          </w:p>
        </w:tc>
        <w:tc>
          <w:tcPr>
            <w:tcW w:w="2971" w:type="pct"/>
            <w:gridSpan w:val="4"/>
            <w:vAlign w:val="center"/>
          </w:tcPr>
          <w:p w14:paraId="3FA3A3DE">
            <w:pPr>
              <w:keepNext w:val="0"/>
              <w:keepLines w:val="0"/>
              <w:widowControl/>
              <w:numPr>
                <w:ilvl w:val="-1"/>
                <w:numId w:val="0"/>
              </w:numPr>
              <w:suppressLineNumbers w:val="0"/>
              <w:autoSpaceDE w:val="0"/>
              <w:autoSpaceDN w:val="0"/>
              <w:adjustRightInd w:val="0"/>
              <w:spacing w:before="0" w:beforeAutospacing="0" w:after="60" w:afterAutospacing="0" w:line="240" w:lineRule="auto"/>
              <w:ind w:left="0" w:firstLine="0"/>
              <w:rPr>
                <w:rFonts w:hint="eastAsia" w:ascii="宋体" w:hAnsi="宋体" w:eastAsia="宋体" w:cs="宋体"/>
                <w:b/>
                <w:bCs/>
                <w:color w:val="0F1115"/>
                <w:sz w:val="24"/>
                <w:szCs w:val="24"/>
                <w:shd w:val="clear" w:fill="FFFFFF"/>
              </w:rPr>
              <w:pPrChange w:id="0" w:author="庞怡璟 [2]" w:date="2026-09-14T16:56:51Z">
                <w:pPr>
                  <w:keepNext w:val="0"/>
                  <w:keepLines w:val="0"/>
                  <w:widowControl/>
                  <w:numPr>
                    <w:ilvl w:val="0"/>
                    <w:numId w:val="18"/>
                  </w:numPr>
                  <w:suppressLineNumbers w:val="0"/>
                  <w:spacing w:before="0" w:beforeAutospacing="1" w:after="0" w:afterAutospacing="1"/>
                  <w:ind w:left="0" w:hanging="360"/>
                </w:pPr>
              </w:pPrChange>
            </w:pPr>
            <w:r>
              <w:rPr>
                <w:rFonts w:hint="eastAsia" w:ascii="宋体" w:hAnsi="宋体" w:eastAsia="宋体" w:cs="宋体"/>
                <w:b/>
                <w:bCs/>
                <w:i w:val="0"/>
                <w:iCs w:val="0"/>
                <w:caps w:val="0"/>
                <w:color w:val="0F1115"/>
                <w:spacing w:val="0"/>
                <w:sz w:val="24"/>
                <w:szCs w:val="24"/>
                <w:shd w:val="clear" w:fill="FFFFFF"/>
              </w:rPr>
              <w:t xml:space="preserve">ODC-CX-33 Document Control Procedure — document establishment:</w:t>
            </w:r>
            <w:r>
              <w:rPr>
                <w:rFonts w:hint="eastAsia" w:ascii="宋体" w:hAnsi="宋体" w:eastAsia="宋体" w:cs="宋体"/>
                <w:b/>
                <w:bCs/>
                <w:i w:val="0"/>
                <w:iCs w:val="0"/>
                <w:caps w:val="0"/>
                <w:color w:val="0F1115"/>
                <w:spacing w:val="0"/>
                <w:sz w:val="24"/>
                <w:szCs w:val="24"/>
                <w:shd w:val="clear" w:fill="FFFFFF"/>
                <w:lang w:eastAsia="zh-CN"/>
              </w:rPr>
              <w:t/>
            </w:r>
            <w:r>
              <w:rPr>
                <w:rFonts w:hint="eastAsia" w:ascii="宋体" w:hAnsi="宋体" w:eastAsia="宋体" w:cs="宋体"/>
                <w:b/>
                <w:bCs/>
                <w:i w:val="0"/>
                <w:iCs w:val="0"/>
                <w:caps w:val="0"/>
                <w:color w:val="0F1115"/>
                <w:spacing w:val="0"/>
                <w:sz w:val="24"/>
                <w:szCs w:val="24"/>
                <w:shd w:val="clear" w:fill="FFFFFF"/>
                <w:lang w:val="en-US" w:eastAsia="zh-CN"/>
              </w:rPr>
              <w:t/>
            </w:r>
            <w:r>
              <w:rPr>
                <w:rFonts w:hint="eastAsia" w:ascii="宋体" w:hAnsi="宋体" w:eastAsia="宋体" w:cs="宋体"/>
                <w:b/>
                <w:bCs/>
                <w:i w:val="0"/>
                <w:iCs w:val="0"/>
                <w:caps w:val="0"/>
                <w:color w:val="0F1115"/>
                <w:spacing w:val="0"/>
                <w:sz w:val="24"/>
                <w:szCs w:val="24"/>
                <w:shd w:val="clear" w:fill="FFFFFF"/>
                <w:lang w:eastAsia="zh-CN"/>
              </w:rPr>
              <w:t/>
            </w:r>
            <w:r>
              <w:rPr>
                <w:rFonts w:hint="eastAsia" w:ascii="宋体" w:hAnsi="宋体" w:eastAsia="宋体" w:cs="宋体"/>
                <w:b/>
                <w:bCs/>
                <w:i w:val="0"/>
                <w:iCs w:val="0"/>
                <w:caps w:val="0"/>
                <w:color w:val="0F1115"/>
                <w:spacing w:val="0"/>
                <w:sz w:val="24"/>
                <w:szCs w:val="24"/>
                <w:shd w:val="clear" w:fill="FFFFFF"/>
              </w:rPr>
              <w:t/>
            </w:r>
            <w:r>
              <w:rPr>
                <w:rFonts w:hint="eastAsia" w:ascii="宋体" w:hAnsi="宋体" w:eastAsia="宋体" w:cs="宋体"/>
                <w:b/>
                <w:bCs/>
                <w:i w:val="0"/>
                <w:iCs w:val="0"/>
                <w:caps w:val="0"/>
                <w:color w:val="0F1115"/>
                <w:spacing w:val="0"/>
                <w:sz w:val="24"/>
                <w:szCs w:val="24"/>
                <w:shd w:val="clear" w:fill="FFFFFF"/>
                <w:lang w:eastAsia="zh-CN"/>
              </w:rPr>
              <w:t/>
            </w:r>
          </w:p>
          <w:p w14:paraId="38CAC9B7">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Document control: controlled / uncontrolled / obsolete copies are stamped accordingly to prevent misuse.</w:t>
            </w:r>
            <w:r>
              <w:rPr>
                <w:rFonts w:hint="eastAsia" w:ascii="宋体" w:hAnsi="宋体" w:eastAsia="宋体" w:cs="宋体"/>
                <w:i w:val="0"/>
                <w:iCs w:val="0"/>
                <w:caps w:val="0"/>
                <w:color w:val="0F1115"/>
                <w:spacing w:val="0"/>
                <w:sz w:val="24"/>
                <w:szCs w:val="24"/>
                <w:shd w:val="clear" w:fill="FFFFFF"/>
              </w:rPr>
              <w:t/>
            </w:r>
          </w:p>
          <w:p w14:paraId="59169CDF">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Unique identification: documents are numbered as “company abbreviation–category–serial number”; record forms add “R + sequence”.</w:t>
            </w:r>
            <w:r>
              <w:rPr>
                <w:rFonts w:hint="eastAsia" w:ascii="宋体" w:hAnsi="宋体" w:eastAsia="宋体" w:cs="宋体"/>
                <w:i w:val="0"/>
                <w:iCs w:val="0"/>
                <w:caps w:val="0"/>
                <w:color w:val="0F1115"/>
                <w:spacing w:val="0"/>
                <w:sz w:val="24"/>
                <w:szCs w:val="24"/>
                <w:shd w:val="clear" w:fill="FFFFFF"/>
              </w:rPr>
              <w:t/>
            </w:r>
          </w:p>
          <w:p w14:paraId="31D8DA7D">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Version control: version letters A/B/C… and revision numbers 0/1/2…; a version increment is required after nine revisions.</w:t>
            </w:r>
            <w:r>
              <w:rPr>
                <w:rFonts w:hint="eastAsia" w:ascii="宋体" w:hAnsi="宋体" w:eastAsia="宋体" w:cs="宋体"/>
                <w:i w:val="0"/>
                <w:iCs w:val="0"/>
                <w:caps w:val="0"/>
                <w:color w:val="0F1115"/>
                <w:spacing w:val="0"/>
                <w:sz w:val="24"/>
                <w:szCs w:val="24"/>
                <w:shd w:val="clear" w:fill="FFFFFF"/>
              </w:rPr>
              <w:t/>
            </w:r>
          </w:p>
          <w:p w14:paraId="31DFB88B">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Segregation of review and approval: designated reviewers and approvers sign at defined document levels.</w:t>
            </w:r>
            <w:r>
              <w:rPr>
                <w:rFonts w:hint="eastAsia" w:ascii="宋体" w:hAnsi="宋体" w:eastAsia="宋体" w:cs="宋体"/>
                <w:i w:val="0"/>
                <w:iCs w:val="0"/>
                <w:caps w:val="0"/>
                <w:color w:val="0F1115"/>
                <w:spacing w:val="0"/>
                <w:sz w:val="24"/>
                <w:szCs w:val="24"/>
                <w:shd w:val="clear" w:fill="FFFFFF"/>
              </w:rPr>
              <w:t/>
            </w:r>
          </w:p>
          <w:p w14:paraId="7D3F5786">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A defined interval is maintained between the approval date and the effective date.</w:t>
            </w:r>
            <w:r>
              <w:rPr>
                <w:rFonts w:hint="eastAsia" w:ascii="宋体" w:hAnsi="宋体" w:eastAsia="宋体" w:cs="宋体"/>
                <w:i w:val="0"/>
                <w:iCs w:val="0"/>
                <w:caps w:val="0"/>
                <w:color w:val="0F1115"/>
                <w:spacing w:val="0"/>
                <w:sz w:val="24"/>
                <w:szCs w:val="24"/>
                <w:shd w:val="clear" w:fill="FFFFFF"/>
              </w:rPr>
              <w:t/>
            </w:r>
          </w:p>
          <w:p w14:paraId="4CA888CC">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Periodic review: documents are reviewed before the annual internal audit and revised as needed.</w:t>
            </w:r>
            <w:r>
              <w:rPr>
                <w:rFonts w:hint="eastAsia" w:ascii="宋体" w:hAnsi="宋体" w:eastAsia="宋体" w:cs="宋体"/>
                <w:i w:val="0"/>
                <w:iCs w:val="0"/>
                <w:caps w:val="0"/>
                <w:color w:val="0F1115"/>
                <w:spacing w:val="0"/>
                <w:sz w:val="24"/>
                <w:szCs w:val="24"/>
                <w:shd w:val="clear" w:fill="FFFFFF"/>
              </w:rPr>
              <w:t/>
            </w:r>
          </w:p>
          <w:p w14:paraId="220520B1">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Record-entry rules: blue/black ink; corrections by single-line strikethrough with signature; correction fluid is prohibited.</w:t>
            </w:r>
            <w:r>
              <w:rPr>
                <w:rFonts w:hint="eastAsia" w:ascii="宋体" w:hAnsi="宋体" w:eastAsia="宋体" w:cs="宋体"/>
                <w:i w:val="0"/>
                <w:iCs w:val="0"/>
                <w:caps w:val="0"/>
                <w:color w:val="0F1115"/>
                <w:spacing w:val="0"/>
                <w:sz w:val="24"/>
                <w:szCs w:val="24"/>
                <w:shd w:val="clear" w:fill="FFFFFF"/>
              </w:rPr>
              <w:t/>
            </w:r>
          </w:p>
          <w:p w14:paraId="1C3FFDC5">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Archive protection: periodic archiving with protection against mould, insects, rodents and fire; electronic and paper records are regarded as equivalent.</w:t>
            </w:r>
            <w:r>
              <w:rPr>
                <w:rFonts w:hint="eastAsia" w:ascii="宋体" w:hAnsi="宋体" w:eastAsia="宋体" w:cs="宋体"/>
                <w:i w:val="0"/>
                <w:iCs w:val="0"/>
                <w:caps w:val="0"/>
                <w:color w:val="0F1115"/>
                <w:spacing w:val="0"/>
                <w:sz w:val="24"/>
                <w:szCs w:val="24"/>
                <w:shd w:val="clear" w:fill="FFFFFF"/>
              </w:rPr>
              <w:t/>
            </w:r>
          </w:p>
          <w:p w14:paraId="48E95DCD">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Defined retention: different record types have defined retention periods (e.g. examination raw data 6 years; tumour molecular testing records 20 years).</w:t>
            </w:r>
            <w:r>
              <w:rPr>
                <w:rFonts w:hint="eastAsia" w:ascii="宋体" w:hAnsi="宋体" w:eastAsia="宋体" w:cs="宋体"/>
                <w:i w:val="0"/>
                <w:iCs w:val="0"/>
                <w:caps w:val="0"/>
                <w:color w:val="0F1115"/>
                <w:spacing w:val="0"/>
                <w:sz w:val="24"/>
                <w:szCs w:val="24"/>
                <w:shd w:val="clear" w:fill="FFFFFF"/>
              </w:rPr>
              <w:t/>
            </w:r>
            <w:del w:id="1" w:author="庞怡璟 [2]" w:date="2026-09-14T16:57:07Z">
              <w:r>
                <w:rPr>
                  <w:rFonts w:hint="eastAsia" w:ascii="宋体" w:hAnsi="宋体" w:eastAsia="宋体" w:cs="宋体"/>
                  <w:i w:val="0"/>
                  <w:iCs w:val="0"/>
                  <w:caps w:val="0"/>
                  <w:color w:val="0F1115"/>
                  <w:spacing w:val="0"/>
                  <w:sz w:val="24"/>
                  <w:szCs w:val="24"/>
                  <w:shd w:val="clear" w:fill="FFFFFF"/>
                </w:rPr>
                <w:delText>、</w:delText>
              </w:r>
            </w:del>
            <w:del w:id="2" w:author="庞怡璟 [2]" w:date="2026-09-14T16:57:06Z">
              <w:r>
                <w:rPr>
                  <w:rFonts w:hint="eastAsia" w:ascii="宋体" w:hAnsi="宋体" w:eastAsia="宋体" w:cs="宋体"/>
                  <w:i w:val="0"/>
                  <w:iCs w:val="0"/>
                  <w:caps w:val="0"/>
                  <w:color w:val="0F1115"/>
                  <w:spacing w:val="0"/>
                  <w:sz w:val="24"/>
                  <w:szCs w:val="24"/>
                  <w:shd w:val="clear" w:fill="FFFFFF"/>
                </w:rPr>
                <w:delText>委托检验报告30年</w:delText>
              </w:r>
            </w:del>
            <w:r>
              <w:rPr>
                <w:rFonts w:hint="eastAsia" w:ascii="宋体" w:hAnsi="宋体" w:eastAsia="宋体" w:cs="宋体"/>
                <w:i w:val="0"/>
                <w:iCs w:val="0"/>
                <w:caps w:val="0"/>
                <w:color w:val="0F1115"/>
                <w:spacing w:val="0"/>
                <w:sz w:val="24"/>
                <w:szCs w:val="24"/>
                <w:shd w:val="clear" w:fill="FFFFFF"/>
              </w:rPr>
              <w:t/>
            </w:r>
          </w:p>
          <w:p w14:paraId="3FA3A3DE">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del w:id="3" w:author="庞怡璟 [2]" w:date="2026-09-14T16:53:22Z"/>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Controlled destruction: destruction after expiry requires application and approval, a destruction record and confidential handling.</w:t>
            </w:r>
            <w:r>
              <w:rPr>
                <w:rFonts w:hint="eastAsia" w:ascii="宋体" w:hAnsi="宋体" w:eastAsia="宋体" w:cs="宋体"/>
                <w:i w:val="0"/>
                <w:iCs w:val="0"/>
                <w:caps w:val="0"/>
                <w:color w:val="0F1115"/>
                <w:spacing w:val="0"/>
                <w:sz w:val="24"/>
                <w:szCs w:val="24"/>
                <w:shd w:val="clear" w:fill="FFFFFF"/>
              </w:rPr>
              <w:t/>
            </w:r>
          </w:p>
          <w:p w14:paraId="3FA3A3DE">
            <w:pPr>
              <w:numPr>
                <w:ilvl w:val="0"/>
                <w:numId w:val="19"/>
                <w:ins w:id="5" w:author="庞怡璟 [2]" w:date="2026-09-14T16:53:22Z"/>
              </w:numPr>
              <w:autoSpaceDE w:val="0"/>
              <w:autoSpaceDN w:val="0"/>
              <w:adjustRightInd w:val="0"/>
              <w:spacing w:after="60" w:line="240" w:lineRule="auto"/>
              <w:ind w:left="425" w:hanging="425"/>
              <w:rPr>
                <w:del w:id="6" w:author="庞怡璟 [2]" w:date="2026-09-14T16:53:21Z"/>
              </w:rPr>
              <w:pPrChange w:id="4" w:author="庞怡璟 [2]" w:date="2026-09-14T16:53:22Z">
                <w:pPr/>
              </w:pPrChange>
            </w:pPr>
          </w:p>
          <w:p w14:paraId="3FA3A3DE">
            <w:pPr>
              <w:numPr>
                <w:ilvl w:val="0"/>
                <w:numId w:val="19"/>
                <w:ins w:id="8" w:author="庞怡璟 [2]" w:date="2026-09-14T16:53:22Z"/>
              </w:numPr>
              <w:autoSpaceDE w:val="0"/>
              <w:autoSpaceDN w:val="0"/>
              <w:adjustRightInd w:val="0"/>
              <w:spacing w:after="60" w:line="240" w:lineRule="auto"/>
              <w:ind w:left="425" w:hanging="425"/>
              <w:rPr>
                <w:del w:id="9" w:author="庞怡璟 [2]" w:date="2026-09-14T16:53:21Z"/>
              </w:rPr>
              <w:pPrChange w:id="7" w:author="庞怡璟 [2]" w:date="2026-09-14T16:53:22Z">
                <w:pPr/>
              </w:pPrChange>
            </w:pPr>
          </w:p>
          <w:p w14:paraId="3FA3A3DE">
            <w:pPr>
              <w:keepNext w:val="0"/>
              <w:numPr>
                <w:ilvl w:val="0"/>
                <w:numId w:val="19"/>
                <w:ins w:id="11" w:author="庞怡璟 [2]" w:date="2026-09-14T16:53:22Z"/>
              </w:numPr>
              <w:spacing w:after="60"/>
              <w:ind w:left="425" w:hanging="425"/>
              <w:rPr>
                <w:i/>
                <w:sz w:val="22"/>
                <w:szCs w:val="22"/>
                <w:lang w:val="en-US"/>
              </w:rPr>
              <w:pPrChange w:id="10" w:author="庞怡璟 [2]" w:date="2026-09-14T16:53:22Z">
                <w:pPr>
                  <w:pStyle w:val="130"/>
                  <w:keepNext/>
                  <w:jc w:val="both"/>
                </w:pPr>
              </w:pPrChange>
            </w:pPr>
          </w:p>
        </w:tc>
      </w:tr>
      <w:tr w14:paraId="0BEE9F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9" w:hRule="atLeast"/>
          <w:tblHeader/>
        </w:trPr>
        <w:tc>
          <w:tcPr>
            <w:tcW w:w="2028" w:type="pct"/>
            <w:shd w:val="clear" w:color="auto" w:fill="F1F1F1" w:themeFill="background1" w:themeFillShade="F2"/>
            <w:vAlign w:val="center"/>
          </w:tcPr>
          <w:p w14:paraId="68F758B4">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Provide the following documents:</w:t>
            </w:r>
          </w:p>
        </w:tc>
        <w:tc>
          <w:tcPr>
            <w:tcW w:w="2971" w:type="pct"/>
            <w:gridSpan w:val="4"/>
            <w:vAlign w:val="center"/>
          </w:tcPr>
          <w:p w14:paraId="34BD9551">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 Quality Manual</w:t>
            </w:r>
          </w:p>
          <w:p w14:paraId="16AC15CF">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 Organizational chart of the company</w:t>
            </w:r>
          </w:p>
          <w:p w14:paraId="366642EA">
            <w:pPr>
              <w:pStyle w:val="130"/>
              <w:keepNext/>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 Floor plan</w:t>
            </w:r>
            <w:r>
              <w:rPr>
                <w:rFonts w:hint="eastAsia" w:ascii="Times New Roman" w:eastAsia="微软雅黑" w:cs="Arial"/>
                <w:color w:val="000000"/>
                <w:sz w:val="22"/>
                <w:szCs w:val="22"/>
                <w:lang w:val="en-US" w:eastAsia="zh-CN" w:bidi="ar-SA"/>
              </w:rPr>
              <w:t xml:space="preserve"/>
            </w:r>
          </w:p>
          <w:p w14:paraId="72E0E027">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 Cover page from an effective SOP / procedure / work instruction</w:t>
            </w:r>
          </w:p>
          <w:p w14:paraId="1CD698CC">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 List of current policies, SOPs and/or work instructions</w:t>
            </w:r>
          </w:p>
          <w:p w14:paraId="503C6C6E">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 Change-management policy or SOP</w:t>
            </w:r>
          </w:p>
          <w:p w14:paraId="13506E40">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xml:space="preserve">☐ Templates for validation plans and reports.</w:t>
            </w:r>
          </w:p>
          <w:p w14:paraId="3D5050AB">
            <w:pPr>
              <w:pStyle w:val="130"/>
              <w:keepNext/>
              <w:rPr>
                <w:rFonts w:hint="eastAsia" w:eastAsia="宋体"/>
                <w:sz w:val="22"/>
                <w:szCs w:val="22"/>
                <w:lang w:val="en-US" w:eastAsia="zh-CN"/>
              </w:rPr>
            </w:pPr>
          </w:p>
        </w:tc>
      </w:tr>
    </w:tbl>
    <w:p w14:paraId="1411EF70">
      <w:pPr>
        <w:pStyle w:val="130"/>
        <w:jc w:val="both"/>
        <w:rPr>
          <w:color w:val="0070C0"/>
          <w:sz w:val="22"/>
          <w:szCs w:val="22"/>
          <w:lang w:val="en-GB"/>
        </w:rPr>
      </w:pPr>
    </w:p>
    <w:p w14:paraId="1D03A6CF">
      <w:pPr>
        <w:pStyle w:val="130"/>
        <w:jc w:val="both"/>
        <w:rPr>
          <w:color w:val="0070C0"/>
          <w:sz w:val="22"/>
          <w:szCs w:val="22"/>
          <w:lang w:val="en-GB"/>
        </w:rPr>
      </w:pPr>
    </w:p>
    <w:p w14:paraId="1AA1E828">
      <w:pPr>
        <w:pStyle w:val="130"/>
        <w:jc w:val="both"/>
        <w:rPr>
          <w:color w:val="0070C0"/>
          <w:sz w:val="22"/>
          <w:szCs w:val="22"/>
          <w:lang w:val="en-GB"/>
        </w:rPr>
      </w:pPr>
    </w:p>
    <w:tbl>
      <w:tblPr>
        <w:tblStyle w:val="33"/>
        <w:tblW w:w="4875"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739"/>
        <w:gridCol w:w="636"/>
        <w:gridCol w:w="658"/>
        <w:gridCol w:w="704"/>
        <w:gridCol w:w="3379"/>
      </w:tblGrid>
      <w:tr w14:paraId="0D52EE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5000" w:type="pct"/>
            <w:gridSpan w:val="5"/>
            <w:shd w:val="clear" w:color="auto" w:fill="F1F1F1" w:themeFill="background1" w:themeFillShade="F2"/>
            <w:vAlign w:val="center"/>
          </w:tcPr>
          <w:p w14:paraId="1FCE52D7">
            <w:pPr>
              <w:pStyle w:val="133"/>
              <w:bidi w:val="0"/>
              <w:ind w:left="360" w:leftChars="0" w:hanging="360" w:firstLineChars="0"/>
            </w:pPr>
            <w:r>
              <w:rPr>
                <w:rFonts w:hint="eastAsia"/>
                <w:lang w:val="en-US" w:eastAsia="zh-CN"/>
              </w:rPr>
              <w:t xml:space="preserve">FACILITIES MANAGEMENT</w:t>
            </w:r>
          </w:p>
        </w:tc>
      </w:tr>
      <w:tr w14:paraId="605CF8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50" w:type="pct"/>
            <w:vAlign w:val="center"/>
          </w:tcPr>
          <w:p w14:paraId="2E5CB884">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 xml:space="preserve">Question</w:t>
            </w:r>
          </w:p>
        </w:tc>
        <w:tc>
          <w:tcPr>
            <w:tcW w:w="349" w:type="pct"/>
            <w:vAlign w:val="center"/>
          </w:tcPr>
          <w:p w14:paraId="4C03AA24">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 xml:space="preserve">Yes</w:t>
            </w:r>
          </w:p>
        </w:tc>
        <w:tc>
          <w:tcPr>
            <w:tcW w:w="360" w:type="pct"/>
            <w:vAlign w:val="center"/>
          </w:tcPr>
          <w:p w14:paraId="2CE23506">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 xml:space="preserve">No</w:t>
            </w:r>
          </w:p>
        </w:tc>
        <w:tc>
          <w:tcPr>
            <w:tcW w:w="386" w:type="pct"/>
            <w:vAlign w:val="center"/>
          </w:tcPr>
          <w:p w14:paraId="62B250B1">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N/A</w:t>
            </w:r>
          </w:p>
        </w:tc>
        <w:tc>
          <w:tcPr>
            <w:tcW w:w="1853" w:type="pct"/>
            <w:vAlign w:val="center"/>
          </w:tcPr>
          <w:p w14:paraId="3057A96D">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 xml:space="preserve">Comments / specification</w:t>
            </w:r>
          </w:p>
        </w:tc>
      </w:tr>
      <w:tr w14:paraId="59DB49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50" w:type="pct"/>
            <w:shd w:val="clear" w:color="auto" w:fill="F1F1F1" w:themeFill="background1" w:themeFillShade="F2"/>
            <w:vAlign w:val="center"/>
          </w:tcPr>
          <w:p w14:paraId="70B26791">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Does the business have physical facility security (access controls and alarms, fire alarms, etc.)?</w:t>
            </w:r>
          </w:p>
        </w:tc>
        <w:tc>
          <w:tcPr>
            <w:tcW w:w="349" w:type="pct"/>
            <w:vAlign w:val="center"/>
          </w:tcPr>
          <w:p w14:paraId="2F39EBF7">
            <w:pPr>
              <w:spacing w:after="0" w:line="240" w:lineRule="auto"/>
              <w:ind w:left="102"/>
              <w:rPr>
                <w:rFonts w:ascii="Arial" w:hAnsi="Arial" w:cs="Arial"/>
                <w:highlight w:val="yellow"/>
              </w:rPr>
            </w:pPr>
            <w:r>
              <w:rPr>
                <w:rFonts w:ascii="Arial" w:hAnsi="Arial" w:cs="Arial"/>
                <w:sz w:val="28"/>
                <w:szCs w:val="28"/>
              </w:rPr>
              <w:sym w:font="Wingdings" w:char="00FE"/>
            </w:r>
          </w:p>
        </w:tc>
        <w:tc>
          <w:tcPr>
            <w:tcW w:w="360" w:type="pct"/>
            <w:vAlign w:val="center"/>
          </w:tcPr>
          <w:p w14:paraId="6CAD7CC8">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146A2877">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535BE1AC">
            <w:r>
              <w:rPr>
                <w:rFonts w:hint="eastAsia" w:ascii="宋体" w:hAnsi="宋体" w:eastAsia="宋体" w:cs="宋体"/>
                <w:i w:val="0"/>
                <w:iCs w:val="0"/>
                <w:caps w:val="0"/>
                <w:color w:val="0F1115"/>
                <w:spacing w:val="0"/>
                <w:sz w:val="24"/>
                <w:szCs w:val="24"/>
                <w:shd w:val="clear" w:fill="FFFFFF"/>
              </w:rPr>
              <w:t xml:space="preserve">Yes. Per ODC-CX-10 Facility and Environmental Management Procedure, the company is equipped with safety facilities and equipment, including emergency evacuation devices and alarm systems, readily accessible emergency showers and eyewash stations, with periodic functional verification. Access to critical areas is restricted: laboratory staff enter by access card or fingerprint; other persons enter only with authorization. Smoking is prohibited throughout the premises. The safety administrator maintains fire-fighting equipment and checks its effectiveness regularly.</w:t>
            </w:r>
            <w:r>
              <w:rPr>
                <w:rFonts w:hint="eastAsia" w:ascii="宋体" w:hAnsi="宋体" w:eastAsia="宋体" w:cs="宋体"/>
                <w:i w:val="0"/>
                <w:iCs w:val="0"/>
                <w:caps w:val="0"/>
                <w:color w:val="0F1115"/>
                <w:spacing w:val="0"/>
                <w:sz w:val="24"/>
                <w:szCs w:val="24"/>
                <w:shd w:val="clear" w:fill="FFFFFF"/>
                <w:lang w:val="en-US"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r>
              <w:rPr>
                <w:rFonts w:hint="eastAsia" w:ascii="宋体" w:hAnsi="宋体" w:eastAsia="宋体" w:cs="宋体"/>
                <w:i w:val="0"/>
                <w:iCs w:val="0"/>
                <w:caps w:val="0"/>
                <w:color w:val="0F1115"/>
                <w:spacing w:val="0"/>
                <w:sz w:val="24"/>
                <w:szCs w:val="24"/>
                <w:shd w:val="clear" w:fill="FFFFFF"/>
                <w:lang w:val="en-US"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b/>
                <w:bCs/>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b/>
                <w:bCs/>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rPr>
              <w:t/>
            </w:r>
          </w:p>
          <w:p w14:paraId="5D4ECDDA">
            <w:pPr>
              <w:autoSpaceDE w:val="0"/>
              <w:autoSpaceDN w:val="0"/>
              <w:adjustRightInd w:val="0"/>
              <w:spacing w:after="0" w:line="240" w:lineRule="auto"/>
              <w:rPr>
                <w:rFonts w:hint="eastAsia" w:ascii="Arial" w:hAnsi="Arial" w:eastAsia="宋体" w:cs="Arial"/>
                <w:lang w:eastAsia="zh-CN"/>
              </w:rPr>
            </w:pPr>
          </w:p>
        </w:tc>
      </w:tr>
      <w:tr w14:paraId="24F892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88" w:hRule="atLeast"/>
          <w:tblHeader/>
        </w:trPr>
        <w:tc>
          <w:tcPr>
            <w:tcW w:w="2050" w:type="pct"/>
            <w:shd w:val="clear" w:color="auto" w:fill="F1F1F1" w:themeFill="background1" w:themeFillShade="F2"/>
            <w:vAlign w:val="center"/>
          </w:tcPr>
          <w:p w14:paraId="2C1B68FD">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Please give an overview of the facility size and structure (one or multiple buildings, main usage, etc.).</w:t>
            </w:r>
          </w:p>
        </w:tc>
        <w:tc>
          <w:tcPr>
            <w:tcW w:w="2949" w:type="pct"/>
            <w:gridSpan w:val="4"/>
            <w:vAlign w:val="center"/>
          </w:tcPr>
          <w:p w14:paraId="58B826D5">
            <w:pPr>
              <w:pStyle w:val="136"/>
              <w:keepNex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lang w:val="en-US" w:eastAsia="zh-CN"/>
              </w:rPr>
              <w:t xml:space="preserve">Per ODC-CX-10 Facility and Environmental Management Procedure, the facility is purpose-designed with zoned management; areas are separated by laboratory-grade fire-resistant boards/partitions of defined height and thickness.</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r>
              <w:rPr>
                <w:rFonts w:hint="eastAsia" w:ascii="宋体" w:hAnsi="宋体" w:eastAsia="宋体" w:cs="宋体"/>
                <w:i w:val="0"/>
                <w:iCs w:val="0"/>
                <w:caps w:val="0"/>
                <w:color w:val="0F1115"/>
                <w:spacing w:val="0"/>
                <w:sz w:val="24"/>
                <w:szCs w:val="24"/>
                <w:shd w:val="clear" w:fill="FFFFFF"/>
                <w:lang w:val="en-US"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b/>
                <w:bCs/>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rPr>
              <w:t/>
            </w:r>
            <w:del w:id="12" w:author="庞怡璟 [2]" w:date="2026-09-14T16:58:15Z">
              <w:r>
                <w:rPr>
                  <w:rFonts w:hint="eastAsia" w:ascii="宋体" w:hAnsi="宋体" w:eastAsia="宋体" w:cs="宋体"/>
                  <w:i w:val="0"/>
                  <w:iCs w:val="0"/>
                  <w:caps w:val="0"/>
                  <w:color w:val="0F1115"/>
                  <w:spacing w:val="0"/>
                  <w:sz w:val="24"/>
                  <w:szCs w:val="24"/>
                  <w:shd w:val="clear" w:fill="FFFFFF"/>
                </w:rPr>
                <w:delText>玻璃</w:delText>
              </w:r>
            </w:del>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lang w:eastAsia="zh-CN"/>
              </w:rPr>
              <w:t/>
            </w:r>
          </w:p>
          <w:p w14:paraId="28AEDAB0">
            <w:pPr>
              <w:pStyle w:val="136"/>
              <w:keepNext/>
              <w:rPr>
                <w:rFonts w:hint="eastAsia" w:ascii="宋体" w:hAnsi="宋体" w:eastAsia="宋体" w:cs="宋体"/>
                <w:i w:val="0"/>
                <w:iCs w:val="0"/>
                <w:caps w:val="0"/>
                <w:color w:val="0F1115"/>
                <w:spacing w:val="0"/>
                <w:sz w:val="24"/>
                <w:szCs w:val="24"/>
                <w:shd w:val="clear" w:fill="FFFFFF"/>
                <w:lang w:eastAsia="zh-CN"/>
              </w:rPr>
            </w:pPr>
            <w:r>
              <w:rPr>
                <w:rFonts w:hint="eastAsia" w:ascii="宋体" w:hAnsi="宋体" w:eastAsia="宋体" w:cs="宋体"/>
                <w:i w:val="0"/>
                <w:iCs w:val="0"/>
                <w:caps w:val="0"/>
                <w:color w:val="0F1115"/>
                <w:spacing w:val="0"/>
                <w:sz w:val="24"/>
                <w:szCs w:val="24"/>
                <w:shd w:val="clear" w:fill="FFFFFF"/>
                <w:lang w:val="en-US" w:eastAsia="zh-CN"/>
              </w:rPr>
              <w:t xml:space="preserve">Per ODC-AQ-34 Company Risk Assessment and Risk Control SOP, the laboratory is operated at biosafety level 2 (BSL-2). Principal use is medical laboratory testing, including throat swabs, gastric mucosa and other specimen types.</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b/>
                <w:bCs/>
                <w:i w:val="0"/>
                <w:iCs w:val="0"/>
                <w:caps w:val="0"/>
                <w:color w:val="0F1115"/>
                <w:spacing w:val="0"/>
                <w:sz w:val="24"/>
                <w:szCs w:val="24"/>
                <w:shd w:val="clear" w:fill="FFFFFF"/>
              </w:rPr>
              <w:t/>
            </w:r>
            <w:r>
              <w:rPr>
                <w:rFonts w:hint="eastAsia" w:ascii="宋体" w:hAnsi="宋体" w:eastAsia="宋体" w:cs="宋体"/>
                <w:b/>
                <w:bCs/>
                <w:i w:val="0"/>
                <w:iCs w:val="0"/>
                <w:caps w:val="0"/>
                <w:color w:val="0F1115"/>
                <w:spacing w:val="0"/>
                <w:sz w:val="24"/>
                <w:szCs w:val="24"/>
                <w:shd w:val="clear" w:fill="FFFFFF"/>
                <w:lang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p>
          <w:p w14:paraId="5E3C8C61">
            <w:r>
              <w:rPr>
                <w:rFonts w:hint="eastAsia" w:ascii="宋体" w:hAnsi="宋体" w:eastAsia="宋体" w:cs="宋体"/>
                <w:i w:val="0"/>
                <w:iCs w:val="0"/>
                <w:caps w:val="0"/>
                <w:color w:val="0F1115"/>
                <w:spacing w:val="0"/>
                <w:sz w:val="24"/>
                <w:szCs w:val="24"/>
                <w:shd w:val="clear" w:fill="FFFFFF"/>
                <w:lang w:val="en-US" w:eastAsia="zh-CN"/>
              </w:rPr>
              <w:t xml:space="preserve">Per ODC-AQ-42 Pest Control SOP, pest-control coverage includes the laboratory perimeter, open areas and laboratory rooms.</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r>
              <w:rPr>
                <w:rFonts w:hint="eastAsia" w:ascii="宋体" w:hAnsi="宋体" w:eastAsia="宋体" w:cs="宋体"/>
                <w:i w:val="0"/>
                <w:iCs w:val="0"/>
                <w:caps w:val="0"/>
                <w:color w:val="0F1115"/>
                <w:spacing w:val="0"/>
                <w:sz w:val="24"/>
                <w:szCs w:val="24"/>
                <w:shd w:val="clear" w:fill="FFFFFF"/>
                <w:lang w:val="en-US" w:eastAsia="zh-CN"/>
              </w:rPr>
              <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p>
          <w:p w14:paraId="7AEB845D">
            <w:pPr>
              <w:autoSpaceDE w:val="0"/>
              <w:autoSpaceDN w:val="0"/>
              <w:adjustRightInd w:val="0"/>
              <w:spacing w:after="0" w:line="240" w:lineRule="auto"/>
              <w:rPr>
                <w:rFonts w:ascii="Arial" w:hAnsi="Arial" w:eastAsia="Calibri" w:cs="Arial"/>
                <w:i/>
                <w:color w:val="000000"/>
                <w:lang w:eastAsia="nl-BE"/>
              </w:rPr>
            </w:pPr>
          </w:p>
        </w:tc>
      </w:tr>
      <w:tr w14:paraId="1D0F81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3" w:hRule="atLeast"/>
          <w:tblHeader/>
        </w:trPr>
        <w:tc>
          <w:tcPr>
            <w:tcW w:w="2050" w:type="pct"/>
            <w:shd w:val="clear" w:color="auto" w:fill="F1F1F1" w:themeFill="background1" w:themeFillShade="F2"/>
            <w:vAlign w:val="center"/>
          </w:tcPr>
          <w:p w14:paraId="08A2A9C0">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Does the business have pest control and related contracts?</w:t>
            </w:r>
          </w:p>
        </w:tc>
        <w:tc>
          <w:tcPr>
            <w:tcW w:w="349" w:type="pct"/>
            <w:vAlign w:val="center"/>
          </w:tcPr>
          <w:p w14:paraId="2A2B1833">
            <w:pPr>
              <w:spacing w:after="0" w:line="240" w:lineRule="auto"/>
              <w:ind w:left="102"/>
              <w:rPr>
                <w:rFonts w:ascii="Arial" w:hAnsi="Arial" w:cs="Arial"/>
                <w:highlight w:val="lightGray"/>
              </w:rPr>
            </w:pPr>
            <w:r>
              <w:rPr>
                <w:rFonts w:ascii="Arial" w:hAnsi="Arial" w:cs="Arial"/>
                <w:sz w:val="24"/>
                <w:szCs w:val="24"/>
                <w:highlight w:val="none"/>
              </w:rPr>
              <w:sym w:font="Wingdings" w:char="00FE"/>
            </w:r>
          </w:p>
        </w:tc>
        <w:tc>
          <w:tcPr>
            <w:tcW w:w="360" w:type="pct"/>
            <w:vAlign w:val="center"/>
          </w:tcPr>
          <w:p w14:paraId="1BABFB14">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11446565">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6EBE49DF">
            <w:pPr>
              <w:autoSpaceDE w:val="0"/>
              <w:autoSpaceDN w:val="0"/>
              <w:adjustRightInd w:val="0"/>
              <w:spacing w:after="0" w:line="240" w:lineRule="auto"/>
              <w:rPr>
                <w:rFonts w:hint="eastAsia" w:ascii="Segoe UI" w:hAnsi="Segoe UI" w:eastAsia="宋体" w:cs="Segoe UI"/>
                <w:i w:val="0"/>
                <w:iCs w:val="0"/>
                <w:caps w:val="0"/>
                <w:color w:val="0F1115"/>
                <w:spacing w:val="0"/>
                <w:sz w:val="22"/>
                <w:szCs w:val="22"/>
                <w:shd w:val="clear" w:fill="FFFFFF"/>
                <w:lang w:eastAsia="zh-CN"/>
              </w:rPr>
            </w:pPr>
            <w:r>
              <w:rPr>
                <w:rFonts w:hint="eastAsia" w:ascii="Segoe UI" w:hAnsi="Segoe UI" w:eastAsia="宋体" w:cs="Segoe UI"/>
                <w:i w:val="0"/>
                <w:iCs w:val="0"/>
                <w:caps w:val="0"/>
                <w:color w:val="0F1115"/>
                <w:spacing w:val="0"/>
                <w:sz w:val="22"/>
                <w:szCs w:val="22"/>
                <w:shd w:val="clear" w:fill="FFFFFF"/>
                <w:lang w:eastAsia="zh-CN"/>
              </w:rPr>
              <w:t xml:space="preserve">The company has established ODC-AQ-42 Pest Control SOP: the General Administration Department prepares the pest-control plan and oversees completion of pest-control activities;</w:t>
            </w:r>
            <w:r>
              <w:rPr>
                <w:rFonts w:hint="eastAsia" w:ascii="Segoe UI" w:hAnsi="Segoe UI" w:eastAsia="宋体" w:cs="Segoe UI"/>
                <w:i w:val="0"/>
                <w:iCs w:val="0"/>
                <w:caps w:val="0"/>
                <w:color w:val="0F1115"/>
                <w:spacing w:val="0"/>
                <w:sz w:val="22"/>
                <w:szCs w:val="22"/>
                <w:shd w:val="clear" w:fill="FFFFFF"/>
                <w:lang w:eastAsia="zh-CN"/>
              </w:rPr>
              <w:br w:type="textWrapping"/>
            </w:r>
            <w:r>
              <w:rPr>
                <w:rFonts w:hint="eastAsia" w:ascii="Segoe UI" w:hAnsi="Segoe UI" w:eastAsia="宋体" w:cs="Segoe UI"/>
                <w:i w:val="0"/>
                <w:iCs w:val="0"/>
                <w:caps w:val="0"/>
                <w:color w:val="0F1115"/>
                <w:spacing w:val="0"/>
                <w:sz w:val="22"/>
                <w:szCs w:val="22"/>
                <w:shd w:val="clear" w:fill="FFFFFF"/>
                <w:lang w:eastAsia="zh-CN"/>
              </w:rPr>
              <w:t/>
            </w:r>
          </w:p>
          <w:p w14:paraId="4A4DEA0B">
            <w:pPr>
              <w:autoSpaceDE w:val="0"/>
              <w:autoSpaceDN w:val="0"/>
              <w:adjustRightInd w:val="0"/>
              <w:spacing w:after="0" w:line="240" w:lineRule="auto"/>
              <w:rPr>
                <w:rFonts w:hint="eastAsia" w:ascii="Segoe UI" w:hAnsi="Segoe UI" w:eastAsia="宋体" w:cs="Segoe UI"/>
                <w:i w:val="0"/>
                <w:color w:val="0F1115"/>
                <w:shd w:val="clear" w:fill="FFFFFF"/>
                <w:lang w:eastAsia="zh-CN"/>
              </w:rPr>
            </w:pPr>
            <w:r>
              <w:rPr>
                <w:rFonts w:hint="eastAsia" w:ascii="Segoe UI" w:hAnsi="Segoe UI" w:eastAsia="宋体" w:cs="Segoe UI"/>
                <w:i w:val="0"/>
                <w:iCs w:val="0"/>
                <w:caps w:val="0"/>
                <w:color w:val="0F1115"/>
                <w:spacing w:val="0"/>
                <w:sz w:val="22"/>
                <w:szCs w:val="22"/>
                <w:shd w:val="clear" w:fill="FFFFFF"/>
                <w:lang w:eastAsia="zh-CN"/>
              </w:rPr>
              <w:t xml:space="preserve">Routine in-house pest-control activities are mainly performed by the General Administration Department.</w:t>
            </w:r>
          </w:p>
        </w:tc>
      </w:tr>
      <w:tr w14:paraId="72E369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9" w:hRule="atLeast"/>
          <w:tblHeader/>
        </w:trPr>
        <w:tc>
          <w:tcPr>
            <w:tcW w:w="2050" w:type="pct"/>
            <w:shd w:val="clear" w:color="auto" w:fill="F1F1F1" w:themeFill="background1" w:themeFillShade="F2"/>
            <w:vAlign w:val="center"/>
          </w:tcPr>
          <w:p w14:paraId="3DC4267A">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Are facilities regularly inspected related to pest control, and is this documented?</w:t>
            </w:r>
          </w:p>
        </w:tc>
        <w:tc>
          <w:tcPr>
            <w:tcW w:w="349" w:type="pct"/>
            <w:vAlign w:val="center"/>
          </w:tcPr>
          <w:p w14:paraId="126CF651">
            <w:pPr>
              <w:spacing w:after="0" w:line="240" w:lineRule="auto"/>
              <w:ind w:left="102"/>
              <w:rPr>
                <w:rFonts w:ascii="Arial" w:hAnsi="Arial" w:cs="Arial"/>
                <w:highlight w:val="lightGray"/>
              </w:rPr>
            </w:pPr>
            <w:r>
              <w:rPr>
                <w:rFonts w:ascii="Arial" w:hAnsi="Arial" w:cs="Arial"/>
                <w:sz w:val="24"/>
                <w:szCs w:val="24"/>
                <w:highlight w:val="none"/>
              </w:rPr>
              <w:sym w:font="Wingdings" w:char="00FE"/>
            </w:r>
          </w:p>
        </w:tc>
        <w:tc>
          <w:tcPr>
            <w:tcW w:w="360" w:type="pct"/>
            <w:vAlign w:val="center"/>
          </w:tcPr>
          <w:p w14:paraId="7E59DAE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6F272982">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77B00F45">
            <w:pPr>
              <w:autoSpaceDE w:val="0"/>
              <w:autoSpaceDN w:val="0"/>
              <w:adjustRightInd w:val="0"/>
              <w:spacing w:after="0" w:line="240" w:lineRule="auto"/>
              <w:rPr>
                <w:rFonts w:hint="eastAsia" w:ascii="Segoe UI" w:hAnsi="Segoe UI" w:eastAsia="宋体" w:cs="Segoe UI"/>
                <w:b w:val="0"/>
                <w:bCs w:val="0"/>
                <w:i w:val="0"/>
                <w:iCs w:val="0"/>
                <w:caps w:val="0"/>
                <w:color w:val="0F1115"/>
                <w:spacing w:val="0"/>
                <w:sz w:val="22"/>
                <w:szCs w:val="22"/>
                <w:shd w:val="clear" w:fill="FFFFFF"/>
                <w:lang w:eastAsia="zh-CN"/>
              </w:rPr>
            </w:pPr>
            <w:r>
              <w:rPr>
                <w:rFonts w:hint="eastAsia" w:ascii="Segoe UI" w:hAnsi="Segoe UI" w:eastAsia="宋体" w:cs="Segoe UI"/>
                <w:i w:val="0"/>
                <w:iCs w:val="0"/>
                <w:caps w:val="0"/>
                <w:color w:val="0F1115"/>
                <w:spacing w:val="0"/>
                <w:sz w:val="22"/>
                <w:szCs w:val="22"/>
                <w:shd w:val="clear" w:fill="FFFFFF"/>
                <w:lang w:eastAsia="zh-CN"/>
              </w:rPr>
              <w:t xml:space="preserve">Yes. Per ODC-AQ-42 Pest Control SOP, internal pest/rodent control is performed monthly. Glue-board locations are fixed, kept clean and cleared of carcasses and debris. Placement locations and quantities shall remain effective and are documented on ODC-AQ-42-R01 Pest and Rodent Control Record.</w:t>
            </w:r>
            <w:r>
              <w:rPr>
                <w:rFonts w:hint="eastAsia" w:ascii="Segoe UI" w:hAnsi="Segoe UI" w:eastAsia="宋体" w:cs="Segoe UI"/>
                <w:b w:val="0"/>
                <w:bCs w:val="0"/>
                <w:i w:val="0"/>
                <w:iCs w:val="0"/>
                <w:caps w:val="0"/>
                <w:color w:val="0F1115"/>
                <w:spacing w:val="0"/>
                <w:sz w:val="22"/>
                <w:szCs w:val="22"/>
                <w:shd w:val="clear" w:fill="FFFFFF"/>
                <w:lang w:eastAsia="zh-CN"/>
              </w:rPr>
              <w:t/>
            </w:r>
            <w:r>
              <w:rPr>
                <w:rFonts w:hint="eastAsia" w:ascii="Segoe UI" w:hAnsi="Segoe UI" w:eastAsia="宋体" w:cs="Segoe UI"/>
                <w:i w:val="0"/>
                <w:iCs w:val="0"/>
                <w:caps w:val="0"/>
                <w:color w:val="0F1115"/>
                <w:spacing w:val="0"/>
                <w:sz w:val="22"/>
                <w:szCs w:val="22"/>
                <w:shd w:val="clear" w:fill="FFFFFF"/>
                <w:lang w:eastAsia="zh-CN"/>
              </w:rPr>
              <w:t/>
            </w:r>
            <w:r>
              <w:rPr>
                <w:rFonts w:hint="eastAsia" w:ascii="Segoe UI" w:hAnsi="Segoe UI" w:eastAsia="宋体" w:cs="Segoe UI"/>
                <w:b w:val="0"/>
                <w:bCs w:val="0"/>
                <w:i w:val="0"/>
                <w:iCs w:val="0"/>
                <w:caps w:val="0"/>
                <w:color w:val="0F1115"/>
                <w:spacing w:val="0"/>
                <w:sz w:val="22"/>
                <w:szCs w:val="22"/>
                <w:shd w:val="clear" w:fill="FFFFFF"/>
                <w:lang w:eastAsia="zh-CN"/>
              </w:rPr>
              <w:t/>
            </w:r>
            <w:r>
              <w:rPr>
                <w:rFonts w:hint="eastAsia" w:ascii="Segoe UI" w:hAnsi="Segoe UI" w:eastAsia="宋体" w:cs="Segoe UI"/>
                <w:i w:val="0"/>
                <w:iCs w:val="0"/>
                <w:caps w:val="0"/>
                <w:color w:val="0F1115"/>
                <w:spacing w:val="0"/>
                <w:sz w:val="22"/>
                <w:szCs w:val="22"/>
                <w:shd w:val="clear" w:fill="FFFFFF"/>
                <w:lang w:eastAsia="zh-CN"/>
              </w:rPr>
              <w:t/>
            </w:r>
            <w:r>
              <w:rPr>
                <w:rFonts w:hint="eastAsia" w:ascii="Segoe UI" w:hAnsi="Segoe UI" w:eastAsia="宋体" w:cs="Segoe UI"/>
                <w:b w:val="0"/>
                <w:bCs w:val="0"/>
                <w:i w:val="0"/>
                <w:iCs w:val="0"/>
                <w:caps w:val="0"/>
                <w:color w:val="0F1115"/>
                <w:spacing w:val="0"/>
                <w:sz w:val="22"/>
                <w:szCs w:val="22"/>
                <w:shd w:val="clear" w:fill="FFFFFF"/>
                <w:lang w:eastAsia="zh-CN"/>
              </w:rPr>
              <w:t/>
            </w:r>
          </w:p>
          <w:p w14:paraId="7E07F479">
            <w:pPr>
              <w:autoSpaceDE w:val="0"/>
              <w:autoSpaceDN w:val="0"/>
              <w:adjustRightInd w:val="0"/>
              <w:spacing w:after="0" w:line="240" w:lineRule="auto"/>
              <w:rPr>
                <w:rFonts w:hint="eastAsia" w:ascii="Segoe UI" w:hAnsi="Segoe UI" w:eastAsia="宋体" w:cs="Segoe UI"/>
                <w:i w:val="0"/>
                <w:color w:val="0F1115"/>
                <w:shd w:val="clear" w:fill="FFFFFF"/>
                <w:lang w:val="en-US" w:eastAsia="zh-CN"/>
              </w:rPr>
            </w:pPr>
          </w:p>
        </w:tc>
      </w:tr>
      <w:tr w14:paraId="405A4B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9" w:hRule="atLeast"/>
          <w:tblHeader/>
        </w:trPr>
        <w:tc>
          <w:tcPr>
            <w:tcW w:w="2050" w:type="pct"/>
            <w:shd w:val="clear" w:color="auto" w:fill="F1F1F1" w:themeFill="background1" w:themeFillShade="F2"/>
            <w:vAlign w:val="center"/>
          </w:tcPr>
          <w:p w14:paraId="5FFC6845">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Is there control of temperature and humidity in the facility, and is this documented?</w:t>
            </w:r>
          </w:p>
        </w:tc>
        <w:tc>
          <w:tcPr>
            <w:tcW w:w="349" w:type="pct"/>
            <w:vAlign w:val="center"/>
          </w:tcPr>
          <w:p w14:paraId="25E8BCF2">
            <w:pPr>
              <w:spacing w:after="0" w:line="240" w:lineRule="auto"/>
              <w:ind w:left="102"/>
              <w:rPr>
                <w:rFonts w:ascii="Arial" w:hAnsi="Arial" w:cs="Arial"/>
                <w:highlight w:val="lightGray"/>
              </w:rPr>
            </w:pPr>
            <w:r>
              <w:rPr>
                <w:rFonts w:ascii="Arial" w:hAnsi="Arial" w:cs="Arial"/>
                <w:sz w:val="24"/>
                <w:szCs w:val="24"/>
                <w:highlight w:val="none"/>
              </w:rPr>
              <w:sym w:font="Wingdings" w:char="00FE"/>
            </w:r>
          </w:p>
        </w:tc>
        <w:tc>
          <w:tcPr>
            <w:tcW w:w="360" w:type="pct"/>
            <w:vAlign w:val="center"/>
          </w:tcPr>
          <w:p w14:paraId="11F52154">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61AD98A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094D5862">
            <w:pPr>
              <w:autoSpaceDE w:val="0"/>
              <w:autoSpaceDN w:val="0"/>
              <w:adjustRightInd w:val="0"/>
              <w:spacing w:after="0" w:line="240" w:lineRule="auto"/>
              <w:rPr>
                <w:rFonts w:hint="eastAsia" w:ascii="Arial" w:hAnsi="Arial" w:eastAsia="宋体" w:cs="Arial"/>
                <w:i/>
                <w:sz w:val="21"/>
                <w:szCs w:val="21"/>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 xml:space="preserve">Per ODC-CX-10 Facility and Environmental Management Procedure, testing areas with temperature or humidity requirements are equipped with thermometers/hygrometers. On-duty laboratory staff record temperature/humidity daily. Freezers/refrigerators used for reagents or samples, incubators and similar equipment have thermometers or probes. A designated person assigned by the Laboratory Director records temperatures and checks the monitoring system. Records are kept on ODC-CX-10-R01 Indoor Temperature and Humidity Record.</w:t>
            </w:r>
            <w:r>
              <w:rPr>
                <w:rFonts w:hint="default" w:ascii="Segoe UI" w:hAnsi="Segoe UI" w:eastAsia="Segoe UI" w:cs="Segoe UI"/>
                <w:i w:val="0"/>
                <w:iCs w:val="0"/>
                <w:caps w:val="0"/>
                <w:color w:val="0F1115"/>
                <w:spacing w:val="0"/>
                <w:sz w:val="22"/>
                <w:szCs w:val="22"/>
                <w:shd w:val="clear" w:fill="FFFFFF"/>
              </w:rPr>
              <w:t/>
            </w:r>
            <w:r>
              <w:rPr>
                <w:rFonts w:hint="eastAsia" w:ascii="Segoe UI" w:hAnsi="Segoe UI" w:eastAsia="宋体" w:cs="Segoe UI"/>
                <w:i w:val="0"/>
                <w:iCs w:val="0"/>
                <w:caps w:val="0"/>
                <w:color w:val="0F1115"/>
                <w:spacing w:val="0"/>
                <w:sz w:val="22"/>
                <w:szCs w:val="22"/>
                <w:shd w:val="clear" w:fill="FFFFFF"/>
                <w:lang w:eastAsia="zh-CN"/>
              </w:rPr>
              <w:t/>
            </w:r>
            <w:r>
              <w:rPr>
                <w:rFonts w:hint="default" w:ascii="Segoe UI" w:hAnsi="Segoe UI" w:eastAsia="Segoe UI" w:cs="Segoe UI"/>
                <w:i w:val="0"/>
                <w:iCs w:val="0"/>
                <w:caps w:val="0"/>
                <w:color w:val="0F1115"/>
                <w:spacing w:val="0"/>
                <w:sz w:val="22"/>
                <w:szCs w:val="22"/>
                <w:shd w:val="clear" w:fill="FFFFFF"/>
              </w:rPr>
              <w:t/>
            </w:r>
            <w:r>
              <w:rPr>
                <w:rFonts w:hint="eastAsia" w:ascii="Segoe UI" w:hAnsi="Segoe UI" w:eastAsia="宋体" w:cs="Segoe UI"/>
                <w:i w:val="0"/>
                <w:iCs w:val="0"/>
                <w:caps w:val="0"/>
                <w:color w:val="0F1115"/>
                <w:spacing w:val="0"/>
                <w:sz w:val="22"/>
                <w:szCs w:val="22"/>
                <w:shd w:val="clear" w:fill="FFFFFF"/>
                <w:lang w:eastAsia="zh-CN"/>
              </w:rPr>
              <w:t/>
            </w:r>
            <w:r>
              <w:rPr>
                <w:rFonts w:hint="eastAsia" w:ascii="Segoe UI" w:hAnsi="Segoe UI" w:eastAsia="宋体" w:cs="Segoe UI"/>
                <w:i w:val="0"/>
                <w:iCs w:val="0"/>
                <w:caps w:val="0"/>
                <w:color w:val="0F1115"/>
                <w:spacing w:val="0"/>
                <w:sz w:val="22"/>
                <w:szCs w:val="22"/>
                <w:shd w:val="clear" w:fill="FFFFFF"/>
                <w:lang w:val="en-US" w:eastAsia="zh-CN"/>
              </w:rPr>
              <w:t/>
            </w:r>
            <w:r>
              <w:rPr>
                <w:rFonts w:ascii="Segoe UI" w:hAnsi="Segoe UI" w:eastAsia="Segoe UI" w:cs="Segoe UI"/>
                <w:i w:val="0"/>
                <w:iCs w:val="0"/>
                <w:caps w:val="0"/>
                <w:color w:val="0F1115"/>
                <w:spacing w:val="0"/>
                <w:sz w:val="22"/>
                <w:szCs w:val="22"/>
                <w:shd w:val="clear" w:fill="FFFFFF"/>
              </w:rPr>
              <w:t/>
            </w:r>
            <w:r>
              <w:rPr>
                <w:rFonts w:hint="default" w:ascii="Segoe UI" w:hAnsi="Segoe UI" w:eastAsia="Segoe UI" w:cs="Segoe UI"/>
                <w:b/>
                <w:bCs/>
                <w:i w:val="0"/>
                <w:iCs w:val="0"/>
                <w:caps w:val="0"/>
                <w:color w:val="0F1115"/>
                <w:spacing w:val="0"/>
                <w:sz w:val="22"/>
                <w:szCs w:val="22"/>
                <w:shd w:val="clear" w:fill="FFFFFF"/>
              </w:rPr>
              <w:t/>
            </w:r>
            <w:r>
              <w:rPr>
                <w:rFonts w:hint="eastAsia" w:ascii="Segoe UI" w:hAnsi="Segoe UI" w:eastAsia="宋体" w:cs="Segoe UI"/>
                <w:b/>
                <w:bCs/>
                <w:i w:val="0"/>
                <w:iCs w:val="0"/>
                <w:caps w:val="0"/>
                <w:color w:val="0F1115"/>
                <w:spacing w:val="0"/>
                <w:sz w:val="22"/>
                <w:szCs w:val="22"/>
                <w:shd w:val="clear" w:fill="FFFFFF"/>
                <w:lang w:eastAsia="zh-CN"/>
              </w:rPr>
              <w:t/>
            </w:r>
            <w:r>
              <w:rPr>
                <w:rFonts w:ascii="Segoe UI" w:hAnsi="Segoe UI" w:eastAsia="Segoe UI" w:cs="Segoe UI"/>
                <w:i w:val="0"/>
                <w:iCs w:val="0"/>
                <w:caps w:val="0"/>
                <w:color w:val="0F1115"/>
                <w:spacing w:val="0"/>
                <w:sz w:val="22"/>
                <w:szCs w:val="22"/>
                <w:shd w:val="clear" w:fill="FFFFFF"/>
              </w:rPr>
              <w:t/>
            </w:r>
            <w:r>
              <w:rPr>
                <w:rFonts w:hint="default" w:ascii="Segoe UI" w:hAnsi="Segoe UI" w:eastAsia="Segoe UI" w:cs="Segoe UI"/>
                <w:b/>
                <w:bCs/>
                <w:i w:val="0"/>
                <w:iCs w:val="0"/>
                <w:caps w:val="0"/>
                <w:color w:val="0F1115"/>
                <w:spacing w:val="0"/>
                <w:sz w:val="22"/>
                <w:szCs w:val="22"/>
                <w:shd w:val="clear" w:fill="FFFFFF"/>
              </w:rPr>
              <w:t/>
            </w:r>
            <w:r>
              <w:rPr>
                <w:rFonts w:hint="eastAsia" w:ascii="Segoe UI" w:hAnsi="Segoe UI" w:eastAsia="宋体" w:cs="Segoe UI"/>
                <w:b/>
                <w:bCs/>
                <w:i w:val="0"/>
                <w:iCs w:val="0"/>
                <w:caps w:val="0"/>
                <w:color w:val="0F1115"/>
                <w:spacing w:val="0"/>
                <w:sz w:val="22"/>
                <w:szCs w:val="22"/>
                <w:shd w:val="clear" w:fill="FFFFFF"/>
                <w:lang w:eastAsia="zh-CN"/>
              </w:rPr>
              <w:t/>
            </w:r>
            <w:r>
              <w:rPr>
                <w:rFonts w:ascii="Segoe UI" w:hAnsi="Segoe UI" w:eastAsia="Segoe UI" w:cs="Segoe UI"/>
                <w:i w:val="0"/>
                <w:iCs w:val="0"/>
                <w:caps w:val="0"/>
                <w:color w:val="0F1115"/>
                <w:spacing w:val="0"/>
                <w:sz w:val="22"/>
                <w:szCs w:val="22"/>
                <w:shd w:val="clear" w:fill="FFFFFF"/>
              </w:rPr>
              <w:t/>
            </w:r>
            <w:r>
              <w:rPr>
                <w:rFonts w:hint="default" w:ascii="Segoe UI" w:hAnsi="Segoe UI" w:eastAsia="Segoe UI" w:cs="Segoe UI"/>
                <w:b/>
                <w:bCs/>
                <w:i w:val="0"/>
                <w:iCs w:val="0"/>
                <w:caps w:val="0"/>
                <w:color w:val="0F1115"/>
                <w:spacing w:val="0"/>
                <w:sz w:val="22"/>
                <w:szCs w:val="22"/>
                <w:shd w:val="clear" w:fill="FFFFFF"/>
              </w:rPr>
              <w:t/>
            </w:r>
            <w:r>
              <w:rPr>
                <w:rFonts w:hint="eastAsia" w:ascii="Segoe UI" w:hAnsi="Segoe UI" w:eastAsia="宋体" w:cs="Segoe UI"/>
                <w:b/>
                <w:bCs/>
                <w:i w:val="0"/>
                <w:iCs w:val="0"/>
                <w:caps w:val="0"/>
                <w:color w:val="0F1115"/>
                <w:spacing w:val="0"/>
                <w:sz w:val="22"/>
                <w:szCs w:val="22"/>
                <w:shd w:val="clear" w:fill="FFFFFF"/>
                <w:lang w:eastAsia="zh-CN"/>
              </w:rPr>
              <w:t/>
            </w:r>
          </w:p>
        </w:tc>
      </w:tr>
      <w:tr w14:paraId="6492C3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45" w:hRule="atLeast"/>
          <w:tblHeader/>
        </w:trPr>
        <w:tc>
          <w:tcPr>
            <w:tcW w:w="2050" w:type="pct"/>
            <w:shd w:val="clear" w:color="auto" w:fill="F1F1F1" w:themeFill="background1" w:themeFillShade="F2"/>
            <w:vAlign w:val="center"/>
          </w:tcPr>
          <w:p w14:paraId="64242628">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What actions are taken if temperature/humidity is out of specification?</w:t>
            </w:r>
          </w:p>
        </w:tc>
        <w:tc>
          <w:tcPr>
            <w:tcW w:w="2949" w:type="pct"/>
            <w:gridSpan w:val="4"/>
            <w:vAlign w:val="center"/>
          </w:tcPr>
          <w:p w14:paraId="338CA1C5">
            <w:pPr>
              <w:pStyle w:val="29"/>
              <w:keepNext w:val="0"/>
              <w:keepLines w:val="0"/>
              <w:widowControl/>
              <w:suppressLineNumbers w:val="0"/>
              <w:tabs>
                <w:tab w:val="left" w:pos="720"/>
              </w:tabs>
              <w:spacing w:before="60" w:beforeAutospacing="0" w:after="0" w:afterAutospacing="0"/>
              <w:rPr>
                <w:rFonts w:hint="eastAsia" w:ascii="Segoe UI" w:hAnsi="Segoe UI" w:eastAsia="宋体" w:cs="Segoe UI"/>
                <w:b/>
                <w:bCs/>
                <w:i w:val="0"/>
                <w:iCs w:val="0"/>
                <w:caps w:val="0"/>
                <w:color w:val="0F1115"/>
                <w:spacing w:val="0"/>
                <w:sz w:val="22"/>
                <w:szCs w:val="22"/>
                <w:shd w:val="clear" w:fill="FFFFFF"/>
                <w:lang w:val="en-US" w:eastAsia="zh-CN" w:bidi="ar-SA"/>
              </w:rPr>
            </w:pPr>
            <w:r>
              <w:rPr>
                <w:rFonts w:hint="eastAsia" w:ascii="Segoe UI" w:hAnsi="Segoe UI" w:eastAsia="宋体" w:cs="Segoe UI"/>
                <w:b/>
                <w:bCs/>
                <w:i w:val="0"/>
                <w:iCs w:val="0"/>
                <w:caps w:val="0"/>
                <w:color w:val="0F1115"/>
                <w:spacing w:val="0"/>
                <w:sz w:val="22"/>
                <w:szCs w:val="22"/>
                <w:shd w:val="clear" w:fill="FFFFFF"/>
                <w:lang w:val="en-US" w:eastAsia="zh-CN" w:bidi="ar-SA"/>
              </w:rPr>
              <w:t xml:space="preserve">Per ODC-CX-10 Facility and Environmental Management Procedure:</w:t>
            </w:r>
            <w:r>
              <w:rPr>
                <w:rFonts w:hint="eastAsia" w:ascii="Segoe UI" w:hAnsi="Segoe UI" w:eastAsia="宋体" w:cs="Segoe UI"/>
                <w:b/>
                <w:bCs/>
                <w:i w:val="0"/>
                <w:iCs w:val="0"/>
                <w:caps w:val="0"/>
                <w:color w:val="0F1115"/>
                <w:spacing w:val="0"/>
                <w:sz w:val="22"/>
                <w:szCs w:val="22"/>
                <w:shd w:val="clear" w:fill="FFFFFF"/>
                <w:lang w:bidi="ar-SA"/>
              </w:rPr>
              <w:t/>
            </w:r>
            <w:r>
              <w:rPr>
                <w:rFonts w:hint="eastAsia" w:ascii="Segoe UI" w:hAnsi="Segoe UI" w:eastAsia="宋体" w:cs="Segoe UI"/>
                <w:b/>
                <w:bCs/>
                <w:i w:val="0"/>
                <w:iCs w:val="0"/>
                <w:caps w:val="0"/>
                <w:color w:val="0F1115"/>
                <w:spacing w:val="0"/>
                <w:sz w:val="22"/>
                <w:szCs w:val="22"/>
                <w:shd w:val="clear" w:fill="FFFFFF"/>
                <w:lang w:eastAsia="zh-CN" w:bidi="ar-SA"/>
              </w:rPr>
              <w:t/>
            </w:r>
            <w:r>
              <w:rPr>
                <w:rFonts w:hint="eastAsia" w:ascii="Segoe UI" w:hAnsi="Segoe UI" w:eastAsia="宋体" w:cs="Segoe UI"/>
                <w:b/>
                <w:bCs/>
                <w:i w:val="0"/>
                <w:iCs w:val="0"/>
                <w:caps w:val="0"/>
                <w:color w:val="0F1115"/>
                <w:spacing w:val="0"/>
                <w:sz w:val="22"/>
                <w:szCs w:val="22"/>
                <w:shd w:val="clear" w:fill="FFFFFF"/>
                <w:lang w:bidi="ar-SA"/>
              </w:rPr>
              <w:t/>
            </w:r>
            <w:r>
              <w:rPr>
                <w:rFonts w:hint="eastAsia" w:ascii="Segoe UI" w:hAnsi="Segoe UI" w:eastAsia="宋体" w:cs="Segoe UI"/>
                <w:b/>
                <w:bCs/>
                <w:i w:val="0"/>
                <w:iCs w:val="0"/>
                <w:caps w:val="0"/>
                <w:color w:val="0F1115"/>
                <w:spacing w:val="0"/>
                <w:sz w:val="22"/>
                <w:szCs w:val="22"/>
                <w:shd w:val="clear" w:fill="FFFFFF"/>
                <w:lang w:eastAsia="zh-CN" w:bidi="ar-SA"/>
              </w:rPr>
              <w:t/>
            </w:r>
            <w:r>
              <w:rPr>
                <w:rFonts w:hint="eastAsia" w:ascii="Segoe UI" w:hAnsi="Segoe UI" w:eastAsia="宋体" w:cs="Segoe UI"/>
                <w:b/>
                <w:bCs/>
                <w:i w:val="0"/>
                <w:iCs w:val="0"/>
                <w:caps w:val="0"/>
                <w:color w:val="0F1115"/>
                <w:spacing w:val="0"/>
                <w:sz w:val="22"/>
                <w:szCs w:val="22"/>
                <w:shd w:val="clear" w:fill="FFFFFF"/>
                <w:lang w:val="en-US" w:eastAsia="zh-CN" w:bidi="ar-SA"/>
              </w:rPr>
              <w:t/>
            </w:r>
          </w:p>
          <w:p w14:paraId="27B316A8">
            <w:pPr>
              <w:pStyle w:val="29"/>
              <w:keepNext w:val="0"/>
              <w:keepLines w:val="0"/>
              <w:widowControl/>
              <w:suppressLineNumbers w:val="0"/>
              <w:tabs>
                <w:tab w:val="left" w:pos="720"/>
              </w:tabs>
              <w:spacing w:before="60" w:beforeAutospacing="0" w:after="0" w:afterAutospacing="0"/>
              <w:rPr>
                <w:rFonts w:hint="eastAsia" w:ascii="Segoe UI" w:hAnsi="Segoe UI" w:eastAsia="宋体" w:cs="Segoe UI"/>
                <w:color w:val="0F1115"/>
                <w:sz w:val="22"/>
                <w:shd w:val="clear" w:fill="FFFFFF"/>
                <w:lang w:bidi="ar-SA"/>
              </w:rPr>
            </w:pPr>
            <w:r>
              <w:rPr>
                <w:rFonts w:hint="eastAsia" w:ascii="Segoe UI" w:hAnsi="Segoe UI" w:eastAsia="宋体" w:cs="Segoe UI"/>
                <w:i w:val="0"/>
                <w:iCs w:val="0"/>
                <w:caps w:val="0"/>
                <w:color w:val="0F1115"/>
                <w:spacing w:val="0"/>
                <w:sz w:val="22"/>
                <w:szCs w:val="22"/>
                <w:shd w:val="clear" w:fill="FFFFFF"/>
                <w:lang w:bidi="ar-SA"/>
              </w:rPr>
              <w:t xml:space="preserve">When temperature or humidity is out of specification, prompt adjustment is required. Temperature is adjusted via HVAC; a dehumidifier is used if humidity is high and a humidifier if humidity is low. If specification cannot be restored, the departmental equipment administrator is notified to arrange maintenance; testing is stopped during repair and the Nonconformity Identification and Control Procedure is executed. For reagent/sample storage units, incubators and similar equipment, if specification cannot be restored, stored materials are transferred to other qualified units during repair. Upon detecting an excursion, the Laboratory Director is notified immediately; the quality supervisor completes the Facility and Environment Out-of-Control and Handling Record. If result quality may be affected, testing is stopped and the Nonconformity Identification and Control Procedure is applied.</w:t>
            </w:r>
            <w:r>
              <w:rPr>
                <w:rFonts w:hint="eastAsia" w:ascii="Segoe UI" w:hAnsi="Segoe UI" w:eastAsia="宋体" w:cs="Segoe UI"/>
                <w:b w:val="0"/>
                <w:bCs w:val="0"/>
                <w:i w:val="0"/>
                <w:iCs w:val="0"/>
                <w:caps w:val="0"/>
                <w:color w:val="0F1115"/>
                <w:spacing w:val="0"/>
                <w:sz w:val="22"/>
                <w:szCs w:val="22"/>
                <w:shd w:val="clear" w:fill="FFFFFF"/>
                <w:lang w:bidi="ar-SA"/>
              </w:rPr>
              <w:t/>
            </w:r>
            <w:r>
              <w:rPr>
                <w:rFonts w:hint="eastAsia" w:ascii="Segoe UI" w:hAnsi="Segoe UI" w:eastAsia="宋体" w:cs="Segoe UI"/>
                <w:i w:val="0"/>
                <w:iCs w:val="0"/>
                <w:caps w:val="0"/>
                <w:color w:val="0F1115"/>
                <w:spacing w:val="0"/>
                <w:sz w:val="22"/>
                <w:szCs w:val="22"/>
                <w:shd w:val="clear" w:fill="FFFFFF"/>
                <w:lang w:bidi="ar-SA"/>
              </w:rPr>
              <w:t/>
            </w:r>
            <w:r>
              <w:rPr>
                <w:rFonts w:hint="eastAsia" w:ascii="Segoe UI" w:hAnsi="Segoe UI" w:eastAsia="宋体" w:cs="Segoe UI"/>
                <w:b w:val="0"/>
                <w:bCs w:val="0"/>
                <w:i w:val="0"/>
                <w:iCs w:val="0"/>
                <w:caps w:val="0"/>
                <w:color w:val="0F1115"/>
                <w:spacing w:val="0"/>
                <w:sz w:val="22"/>
                <w:szCs w:val="22"/>
                <w:shd w:val="clear" w:fill="FFFFFF"/>
                <w:lang w:bidi="ar-SA"/>
              </w:rPr>
              <w:t/>
            </w:r>
            <w:r>
              <w:rPr>
                <w:rFonts w:hint="eastAsia" w:ascii="Segoe UI" w:hAnsi="Segoe UI" w:eastAsia="宋体" w:cs="Segoe UI"/>
                <w:i w:val="0"/>
                <w:iCs w:val="0"/>
                <w:caps w:val="0"/>
                <w:color w:val="0F1115"/>
                <w:spacing w:val="0"/>
                <w:sz w:val="22"/>
                <w:szCs w:val="22"/>
                <w:shd w:val="clear" w:fill="FFFFFF"/>
                <w:lang w:bidi="ar-SA"/>
              </w:rPr>
              <w:t/>
            </w:r>
            <w:r>
              <w:rPr>
                <w:rFonts w:hint="eastAsia" w:ascii="Segoe UI" w:hAnsi="Segoe UI" w:eastAsia="宋体" w:cs="Segoe UI"/>
                <w:b w:val="0"/>
                <w:bCs w:val="0"/>
                <w:i w:val="0"/>
                <w:iCs w:val="0"/>
                <w:caps w:val="0"/>
                <w:color w:val="0F1115"/>
                <w:spacing w:val="0"/>
                <w:sz w:val="22"/>
                <w:szCs w:val="22"/>
                <w:shd w:val="clear" w:fill="FFFFFF"/>
                <w:lang w:bidi="ar-SA"/>
              </w:rPr>
              <w:t/>
            </w:r>
            <w:r>
              <w:rPr>
                <w:rFonts w:hint="eastAsia" w:ascii="Segoe UI" w:hAnsi="Segoe UI" w:eastAsia="宋体" w:cs="Segoe UI"/>
                <w:i w:val="0"/>
                <w:iCs w:val="0"/>
                <w:caps w:val="0"/>
                <w:color w:val="0F1115"/>
                <w:spacing w:val="0"/>
                <w:sz w:val="22"/>
                <w:szCs w:val="22"/>
                <w:shd w:val="clear" w:fill="FFFFFF"/>
                <w:lang w:bidi="ar-SA"/>
              </w:rPr>
              <w:t/>
            </w:r>
            <w:r>
              <w:rPr>
                <w:rFonts w:hint="eastAsia" w:ascii="Segoe UI" w:hAnsi="Segoe UI" w:eastAsia="宋体" w:cs="Segoe UI"/>
                <w:b w:val="0"/>
                <w:bCs w:val="0"/>
                <w:i w:val="0"/>
                <w:iCs w:val="0"/>
                <w:caps w:val="0"/>
                <w:color w:val="0F1115"/>
                <w:spacing w:val="0"/>
                <w:sz w:val="22"/>
                <w:szCs w:val="22"/>
                <w:shd w:val="clear" w:fill="FFFFFF"/>
                <w:lang w:bidi="ar-SA"/>
              </w:rPr>
              <w:t/>
            </w:r>
            <w:r>
              <w:rPr>
                <w:rFonts w:hint="eastAsia" w:ascii="Segoe UI" w:hAnsi="Segoe UI" w:eastAsia="宋体" w:cs="Segoe UI"/>
                <w:i w:val="0"/>
                <w:iCs w:val="0"/>
                <w:caps w:val="0"/>
                <w:color w:val="0F1115"/>
                <w:spacing w:val="0"/>
                <w:sz w:val="22"/>
                <w:szCs w:val="22"/>
                <w:shd w:val="clear" w:fill="FFFFFF"/>
                <w:lang w:bidi="ar-SA"/>
              </w:rPr>
              <w:t/>
            </w:r>
            <w:r>
              <w:rPr>
                <w:rFonts w:hint="eastAsia" w:ascii="Segoe UI" w:hAnsi="Segoe UI" w:eastAsia="宋体" w:cs="Segoe UI"/>
                <w:b w:val="0"/>
                <w:bCs w:val="0"/>
                <w:i w:val="0"/>
                <w:iCs w:val="0"/>
                <w:caps w:val="0"/>
                <w:color w:val="0F1115"/>
                <w:spacing w:val="0"/>
                <w:sz w:val="22"/>
                <w:szCs w:val="22"/>
                <w:shd w:val="clear" w:fill="FFFFFF"/>
                <w:lang w:bidi="ar-SA"/>
              </w:rPr>
              <w:t/>
            </w:r>
            <w:r>
              <w:rPr>
                <w:rFonts w:hint="eastAsia" w:ascii="Segoe UI" w:hAnsi="Segoe UI" w:eastAsia="宋体" w:cs="Segoe UI"/>
                <w:i w:val="0"/>
                <w:iCs w:val="0"/>
                <w:caps w:val="0"/>
                <w:color w:val="0F1115"/>
                <w:spacing w:val="0"/>
                <w:sz w:val="22"/>
                <w:szCs w:val="22"/>
                <w:shd w:val="clear" w:fill="FFFFFF"/>
                <w:lang w:bidi="ar-SA"/>
              </w:rPr>
              <w:t/>
            </w:r>
            <w:r>
              <w:rPr>
                <w:rFonts w:hint="eastAsia" w:ascii="Segoe UI" w:hAnsi="Segoe UI" w:eastAsia="宋体" w:cs="Segoe UI"/>
                <w:i w:val="0"/>
                <w:iCs w:val="0"/>
                <w:caps w:val="0"/>
                <w:color w:val="0F1115"/>
                <w:spacing w:val="0"/>
                <w:sz w:val="22"/>
                <w:szCs w:val="22"/>
                <w:shd w:val="clear" w:fill="FFFFFF"/>
                <w:lang w:eastAsia="zh-CN" w:bidi="ar-SA"/>
              </w:rPr>
              <w:t/>
            </w:r>
          </w:p>
          <w:p w14:paraId="179565BD"/>
          <w:p w14:paraId="36C10BD4">
            <w:pPr>
              <w:autoSpaceDE w:val="0"/>
              <w:autoSpaceDN w:val="0"/>
              <w:adjustRightInd w:val="0"/>
              <w:spacing w:after="0" w:line="240" w:lineRule="auto"/>
              <w:rPr>
                <w:rFonts w:ascii="Arial" w:hAnsi="Arial" w:cs="Arial"/>
                <w:i/>
              </w:rPr>
            </w:pPr>
          </w:p>
        </w:tc>
      </w:tr>
      <w:tr w14:paraId="7D7B53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2" w:hRule="atLeast"/>
          <w:tblHeader/>
        </w:trPr>
        <w:tc>
          <w:tcPr>
            <w:tcW w:w="2050" w:type="pct"/>
            <w:shd w:val="clear" w:color="auto" w:fill="F1F1F1" w:themeFill="background1" w:themeFillShade="F2"/>
            <w:vAlign w:val="center"/>
          </w:tcPr>
          <w:p w14:paraId="382EFE56">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Does the business have back-up power generators?</w:t>
            </w:r>
          </w:p>
        </w:tc>
        <w:tc>
          <w:tcPr>
            <w:tcW w:w="349" w:type="pct"/>
            <w:vAlign w:val="center"/>
          </w:tcPr>
          <w:p w14:paraId="64491828">
            <w:pPr>
              <w:spacing w:after="0" w:line="240" w:lineRule="auto"/>
              <w:ind w:left="102"/>
              <w:rPr>
                <w:rFonts w:ascii="Arial" w:hAnsi="Arial" w:cs="Arial"/>
                <w:highlight w:val="lightGray"/>
              </w:rPr>
            </w:pPr>
            <w:r>
              <w:rPr>
                <w:rFonts w:ascii="Arial" w:hAnsi="Arial" w:cs="Arial"/>
                <w:sz w:val="24"/>
                <w:szCs w:val="24"/>
              </w:rPr>
              <w:sym w:font="Wingdings" w:char="00FE"/>
            </w:r>
          </w:p>
        </w:tc>
        <w:tc>
          <w:tcPr>
            <w:tcW w:w="360" w:type="pct"/>
            <w:vAlign w:val="center"/>
          </w:tcPr>
          <w:p w14:paraId="12F785A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24F369E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017DEBA8">
            <w:pPr>
              <w:autoSpaceDE w:val="0"/>
              <w:autoSpaceDN w:val="0"/>
              <w:adjustRightInd w:val="0"/>
              <w:spacing w:after="0" w:line="240" w:lineRule="auto"/>
              <w:rPr>
                <w:rFonts w:hint="eastAsia" w:ascii="Arial" w:hAnsi="Arial" w:eastAsia="宋体" w:cs="Arial"/>
                <w:i/>
                <w:color w:val="000000"/>
                <w:lang w:eastAsia="zh-CN"/>
              </w:rPr>
            </w:pPr>
          </w:p>
          <w:p w14:paraId="162840FB">
            <w:pPr>
              <w:pStyle w:val="136"/>
              <w:keepNext/>
              <w:rPr>
                <w:rFonts w:hint="default" w:ascii="Arial" w:hAnsi="Arial" w:eastAsia="宋体"/>
                <w:lang w:val="en-US" w:eastAsia="zh-CN"/>
              </w:rPr>
            </w:pPr>
            <w:r>
              <w:rPr>
                <w:rFonts w:hint="eastAsia" w:ascii="Times New Roman" w:hAnsi="Arial" w:eastAsia="微软雅黑" w:cs="Arial"/>
                <w:color w:val="0000FF"/>
                <w:sz w:val="24"/>
                <w:szCs w:val="24"/>
                <w:lang w:val="en-US" w:eastAsia="zh-CN" w:bidi="ar-SA"/>
              </w:rPr>
              <w:t xml:space="preserve">No dedicated back-up generator is installed. Dual-feed electrical supply is available (manual switchover, not automatic). Five UPS units are connected to critical equipment.</w:t>
            </w:r>
          </w:p>
        </w:tc>
      </w:tr>
      <w:tr w14:paraId="776868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9" w:hRule="atLeast"/>
          <w:tblHeader/>
        </w:trPr>
        <w:tc>
          <w:tcPr>
            <w:tcW w:w="2050" w:type="pct"/>
            <w:shd w:val="clear" w:color="auto" w:fill="F1F1F1" w:themeFill="background1" w:themeFillShade="F2"/>
            <w:vAlign w:val="center"/>
          </w:tcPr>
          <w:p w14:paraId="66A7A97A">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If yes, are they tested on a regular basis and are the results documented?</w:t>
            </w:r>
          </w:p>
        </w:tc>
        <w:tc>
          <w:tcPr>
            <w:tcW w:w="349" w:type="pct"/>
            <w:vAlign w:val="center"/>
          </w:tcPr>
          <w:p w14:paraId="2D914BD8">
            <w:pPr>
              <w:spacing w:after="0" w:line="240" w:lineRule="auto"/>
              <w:ind w:left="102"/>
              <w:rPr>
                <w:rFonts w:ascii="Arial" w:hAnsi="Arial" w:cs="Arial"/>
                <w:highlight w:val="lightGray"/>
              </w:rPr>
            </w:pPr>
            <w:r>
              <w:rPr>
                <w:rFonts w:ascii="Arial" w:hAnsi="Arial" w:cs="Arial"/>
                <w:sz w:val="24"/>
                <w:szCs w:val="24"/>
              </w:rPr>
              <w:sym w:font="Wingdings" w:char="00FE"/>
            </w:r>
          </w:p>
        </w:tc>
        <w:tc>
          <w:tcPr>
            <w:tcW w:w="360" w:type="pct"/>
            <w:vAlign w:val="center"/>
          </w:tcPr>
          <w:p w14:paraId="4C92495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3051F07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7D6AB140">
            <w:pPr>
              <w:pStyle w:val="29"/>
              <w:keepNext w:val="0"/>
              <w:autoSpaceDE w:val="0"/>
              <w:autoSpaceDN w:val="0"/>
              <w:adjustRightInd w:val="0"/>
              <w:spacing w:beforeAutospacing="0" w:after="0" w:afterAutospacing="0"/>
              <w:rPr>
                <w:rFonts w:hint="eastAsia" w:ascii="宋体" w:hAnsi="宋体" w:eastAsia="宋体" w:cs="宋体"/>
                <w:b w:val="0"/>
                <w:bCs w:val="0"/>
                <w:i w:val="0"/>
                <w:iCs w:val="0"/>
                <w:caps w:val="0"/>
                <w:color w:val="0F1115"/>
                <w:spacing w:val="0"/>
                <w:sz w:val="22"/>
                <w:szCs w:val="22"/>
                <w:shd w:val="clear" w:fill="FFFFFF"/>
              </w:rPr>
            </w:pPr>
            <w:r>
              <w:rPr>
                <w:rFonts w:hint="eastAsia" w:ascii="宋体" w:hAnsi="宋体" w:eastAsia="宋体" w:cs="宋体"/>
                <w:b/>
                <w:bCs/>
                <w:i w:val="0"/>
                <w:iCs w:val="0"/>
                <w:caps w:val="0"/>
                <w:color w:val="0F1115"/>
                <w:spacing w:val="0"/>
                <w:sz w:val="22"/>
                <w:szCs w:val="22"/>
                <w:shd w:val="clear" w:fill="FFFFFF"/>
                <w:lang w:val="en-US" w:eastAsia="zh-CN"/>
              </w:rPr>
              <w:t xml:space="preserve">Per the ODC-AQ Electrical Safety Standard, all electrical installations, equipment and appliances shall be periodically maintained by qualified electrical personnel.</w:t>
            </w:r>
            <w:r>
              <w:rPr>
                <w:rFonts w:hint="eastAsia" w:ascii="宋体" w:hAnsi="宋体" w:eastAsia="宋体" w:cs="宋体"/>
                <w:b/>
                <w:bCs/>
                <w:i w:val="0"/>
                <w:iCs w:val="0"/>
                <w:caps w:val="0"/>
                <w:color w:val="0F1115"/>
                <w:spacing w:val="0"/>
                <w:sz w:val="22"/>
                <w:szCs w:val="22"/>
                <w:shd w:val="clear" w:fill="FFFFFF"/>
              </w:rPr>
              <w:t/>
            </w:r>
            <w:r>
              <w:rPr>
                <w:rFonts w:hint="eastAsia" w:ascii="宋体" w:hAnsi="宋体" w:eastAsia="宋体" w:cs="宋体"/>
                <w:b w:val="0"/>
                <w:bCs w:val="0"/>
                <w:i w:val="0"/>
                <w:iCs w:val="0"/>
                <w:caps w:val="0"/>
                <w:color w:val="0F1115"/>
                <w:spacing w:val="0"/>
                <w:sz w:val="22"/>
                <w:szCs w:val="22"/>
                <w:shd w:val="clear" w:fill="FFFFFF"/>
              </w:rPr>
              <w:t/>
            </w:r>
            <w:r>
              <w:rPr>
                <w:rFonts w:hint="eastAsia" w:ascii="宋体" w:hAnsi="宋体" w:eastAsia="宋体" w:cs="宋体"/>
                <w:b w:val="0"/>
                <w:bCs w:val="0"/>
                <w:i w:val="0"/>
                <w:iCs w:val="0"/>
                <w:caps w:val="0"/>
                <w:color w:val="0F1115"/>
                <w:spacing w:val="0"/>
                <w:sz w:val="22"/>
                <w:szCs w:val="22"/>
                <w:shd w:val="clear" w:fill="FFFFFF"/>
                <w:lang w:eastAsia="zh-CN"/>
              </w:rPr>
              <w:t/>
            </w:r>
          </w:p>
          <w:p w14:paraId="5EFE4A82">
            <w:pPr>
              <w:pStyle w:val="29"/>
              <w:keepNext w:val="0"/>
              <w:keepLines w:val="0"/>
              <w:widowControl/>
              <w:suppressLineNumbers w:val="0"/>
              <w:tabs>
                <w:tab w:val="left" w:pos="720"/>
              </w:tabs>
              <w:spacing w:before="0" w:beforeAutospacing="0" w:after="0" w:afterAutospacing="0" w:line="240" w:lineRule="auto"/>
              <w:ind w:left="0"/>
              <w:rPr>
                <w:rFonts w:hint="eastAsia" w:ascii="宋体" w:hAnsi="宋体" w:eastAsia="宋体" w:cs="宋体"/>
                <w:sz w:val="22"/>
                <w:szCs w:val="22"/>
              </w:rPr>
            </w:pPr>
            <w:r>
              <w:rPr>
                <w:rFonts w:hint="eastAsia" w:ascii="宋体" w:hAnsi="宋体" w:eastAsia="宋体" w:cs="宋体"/>
                <w:i w:val="0"/>
                <w:iCs w:val="0"/>
                <w:caps w:val="0"/>
                <w:color w:val="0F1115"/>
                <w:spacing w:val="0"/>
                <w:sz w:val="22"/>
                <w:szCs w:val="22"/>
                <w:shd w:val="clear" w:fill="FFFFFF"/>
              </w:rPr>
              <w:t xml:space="preserve">UPS-related records include:</w:t>
            </w:r>
          </w:p>
          <w:p w14:paraId="40D8935B">
            <w:pPr>
              <w:pStyle w:val="29"/>
              <w:keepNext w:val="0"/>
              <w:autoSpaceDE w:val="0"/>
              <w:autoSpaceDN w:val="0"/>
              <w:adjustRightInd w:val="0"/>
              <w:spacing w:beforeAutospacing="0" w:after="0" w:afterAutospacing="0"/>
              <w:rPr>
                <w:rFonts w:hint="eastAsia" w:ascii="宋体" w:hAnsi="宋体" w:eastAsia="宋体" w:cs="宋体"/>
                <w:i w:val="0"/>
                <w:iCs w:val="0"/>
                <w:caps w:val="0"/>
                <w:color w:val="0F1115"/>
                <w:spacing w:val="0"/>
                <w:sz w:val="22"/>
                <w:szCs w:val="22"/>
                <w:shd w:val="clear" w:fill="FFFFFF"/>
              </w:rPr>
            </w:pPr>
            <w:r>
              <w:rPr>
                <w:rFonts w:hint="eastAsia" w:ascii="宋体" w:hAnsi="宋体" w:eastAsia="宋体" w:cs="宋体"/>
                <w:b w:val="0"/>
                <w:bCs w:val="0"/>
                <w:i w:val="0"/>
                <w:iCs w:val="0"/>
                <w:caps w:val="0"/>
                <w:color w:val="0F1115"/>
                <w:spacing w:val="0"/>
                <w:sz w:val="22"/>
                <w:szCs w:val="22"/>
                <w:shd w:val="clear" w:fill="FFFFFF"/>
              </w:rPr>
              <w:t xml:space="preserve">ODC-AQ-27-R01 UPS Maintenance Record;</w:t>
            </w:r>
            <w:r>
              <w:rPr>
                <w:rFonts w:hint="eastAsia" w:ascii="宋体" w:hAnsi="宋体" w:eastAsia="宋体" w:cs="宋体"/>
                <w:i w:val="0"/>
                <w:iCs w:val="0"/>
                <w:caps w:val="0"/>
                <w:color w:val="0F1115"/>
                <w:spacing w:val="0"/>
                <w:sz w:val="22"/>
                <w:szCs w:val="22"/>
                <w:shd w:val="clear" w:fill="FFFFFF"/>
              </w:rPr>
              <w:t/>
            </w:r>
          </w:p>
          <w:p w14:paraId="182E2030">
            <w:r>
              <w:rPr>
                <w:rFonts w:hint="eastAsia" w:ascii="宋体" w:hAnsi="宋体" w:eastAsia="宋体" w:cs="宋体"/>
                <w:b w:val="0"/>
                <w:bCs w:val="0"/>
                <w:i w:val="0"/>
                <w:iCs w:val="0"/>
                <w:caps w:val="0"/>
                <w:color w:val="0F1115"/>
                <w:spacing w:val="0"/>
                <w:sz w:val="22"/>
                <w:szCs w:val="22"/>
                <w:shd w:val="clear" w:fill="FFFFFF"/>
              </w:rPr>
              <w:t xml:space="preserve">ODC-AQ-27-R02 UPS Maintenance Plan.</w:t>
            </w:r>
            <w:r>
              <w:rPr>
                <w:rFonts w:hint="eastAsia" w:ascii="宋体" w:hAnsi="宋体" w:eastAsia="宋体" w:cs="宋体"/>
                <w:color w:val="0F1115"/>
                <w:sz w:val="22"/>
                <w:szCs w:val="22"/>
                <w:shd w:val="clear" w:fill="FFFFFF"/>
                <w:lang w:val="en-US" w:eastAsia="zh-CN"/>
              </w:rPr>
              <w:t/>
            </w:r>
          </w:p>
          <w:p w14:paraId="1FA45B28">
            <w:pPr>
              <w:pStyle w:val="29"/>
              <w:autoSpaceDE w:val="0"/>
              <w:autoSpaceDN w:val="0"/>
              <w:adjustRightInd w:val="0"/>
              <w:spacing w:beforeAutospacing="0" w:after="0" w:afterAutospacing="0"/>
              <w:rPr>
                <w:rFonts w:hint="default" w:ascii="Arial" w:hAnsi="Arial" w:eastAsia="宋体" w:cs="Arial"/>
                <w:i/>
                <w:sz w:val="22"/>
                <w:szCs w:val="21"/>
                <w:lang w:val="en-US" w:eastAsia="zh-CN"/>
              </w:rPr>
            </w:pPr>
          </w:p>
        </w:tc>
      </w:tr>
      <w:tr w14:paraId="120D72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47" w:hRule="atLeast"/>
          <w:tblHeader/>
        </w:trPr>
        <w:tc>
          <w:tcPr>
            <w:tcW w:w="2050" w:type="pct"/>
            <w:shd w:val="clear" w:color="auto" w:fill="F1F1F1" w:themeFill="background1" w:themeFillShade="F2"/>
            <w:vAlign w:val="center"/>
          </w:tcPr>
          <w:p w14:paraId="705766F7">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Does your company have a business continuity / disaster recovery plan?</w:t>
            </w:r>
          </w:p>
          <w:p w14:paraId="6FC2D7F2">
            <w:pPr>
              <w:spacing w:after="0" w:line="240" w:lineRule="auto"/>
              <w:rPr>
                <w:rFonts w:ascii="Arial" w:hAnsi="Arial" w:cs="Arial"/>
              </w:rPr>
            </w:pPr>
          </w:p>
        </w:tc>
        <w:tc>
          <w:tcPr>
            <w:tcW w:w="349" w:type="pct"/>
            <w:vAlign w:val="center"/>
          </w:tcPr>
          <w:p w14:paraId="3A98508D">
            <w:pPr>
              <w:spacing w:after="0" w:line="240" w:lineRule="auto"/>
              <w:ind w:left="102"/>
              <w:rPr>
                <w:rFonts w:ascii="Arial" w:hAnsi="Arial" w:cs="Arial"/>
                <w:highlight w:val="lightGray"/>
              </w:rPr>
            </w:pPr>
            <w:r>
              <w:rPr>
                <w:rFonts w:ascii="Arial" w:hAnsi="Arial" w:cs="Arial"/>
                <w:sz w:val="24"/>
                <w:szCs w:val="24"/>
              </w:rPr>
              <w:sym w:font="Wingdings" w:char="00FE"/>
            </w:r>
          </w:p>
        </w:tc>
        <w:tc>
          <w:tcPr>
            <w:tcW w:w="360" w:type="pct"/>
            <w:vAlign w:val="center"/>
          </w:tcPr>
          <w:p w14:paraId="0133E77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6F685B1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3DD5FA4C">
            <w:pPr>
              <w:pStyle w:val="130"/>
              <w:keepNext/>
              <w:jc w:val="both"/>
              <w:rPr>
                <w:del w:id="14" w:author="庞怡璟 [2]" w:date="2026-09-14T17:06:22Z"/>
                <w:rFonts w:hint="eastAsia" w:eastAsia="宋体"/>
                <w:lang w:eastAsia="zh-CN"/>
              </w:rPr>
              <w:pPrChange w:id="13" w:author="庞怡璟 [2]" w:date="2026-09-14T17:06:42Z">
                <w:pPr/>
              </w:pPrChange>
            </w:pPr>
            <w:r>
              <w:rPr>
                <w:rFonts w:hint="eastAsia" w:ascii="Segoe UI" w:hAnsi="Segoe UI" w:eastAsia="宋体" w:cs="Segoe UI"/>
                <w:i w:val="0"/>
                <w:iCs w:val="0"/>
                <w:caps w:val="0"/>
                <w:color w:val="0F1115"/>
                <w:spacing w:val="0"/>
                <w:sz w:val="21"/>
                <w:szCs w:val="21"/>
                <w:shd w:val="clear" w:fill="FFFFFF"/>
                <w:lang w:val="en-US" w:eastAsia="zh-CN" w:bidi="ar-SA"/>
              </w:rPr>
              <w:t xml:space="preserve">Per ODC-CX-10 Facility and Environmental Management Procedure, emergency measures are defined for unexpected water or power interruption. A laboratory safety risk assessment is performed annually and is re-performed when facilities change.</w:t>
            </w:r>
            <w:r>
              <w:rPr>
                <w:rFonts w:hint="eastAsia" w:ascii="Segoe UI" w:hAnsi="Segoe UI" w:eastAsia="宋体" w:cs="Segoe UI"/>
                <w:i w:val="0"/>
                <w:iCs w:val="0"/>
                <w:caps w:val="0"/>
                <w:color w:val="0F1115"/>
                <w:spacing w:val="0"/>
                <w:sz w:val="21"/>
                <w:szCs w:val="21"/>
                <w:shd w:val="clear" w:fill="FFFFFF"/>
                <w:lang w:bidi="ar-SA"/>
              </w:rPr>
              <w:t/>
            </w:r>
            <w:r>
              <w:rPr>
                <w:rFonts w:hint="eastAsia" w:ascii="Segoe UI" w:hAnsi="Segoe UI" w:eastAsia="宋体" w:cs="Segoe UI"/>
                <w:i w:val="0"/>
                <w:iCs w:val="0"/>
                <w:caps w:val="0"/>
                <w:color w:val="0F1115"/>
                <w:spacing w:val="0"/>
                <w:sz w:val="21"/>
                <w:szCs w:val="21"/>
                <w:shd w:val="clear" w:fill="FFFFFF"/>
                <w:lang w:eastAsia="zh-CN" w:bidi="ar-SA"/>
              </w:rPr>
              <w:t/>
            </w:r>
            <w:r>
              <w:rPr>
                <w:rFonts w:hint="eastAsia" w:ascii="Segoe UI" w:hAnsi="Segoe UI" w:eastAsia="宋体" w:cs="Segoe UI"/>
                <w:i w:val="0"/>
                <w:iCs w:val="0"/>
                <w:caps w:val="0"/>
                <w:color w:val="0F1115"/>
                <w:spacing w:val="0"/>
                <w:sz w:val="21"/>
                <w:szCs w:val="21"/>
                <w:shd w:val="clear" w:fill="FFFFFF"/>
                <w:lang w:bidi="ar-SA"/>
              </w:rPr>
              <w:t/>
            </w:r>
            <w:r>
              <w:rPr>
                <w:rFonts w:hint="eastAsia" w:ascii="Segoe UI" w:hAnsi="Segoe UI" w:eastAsia="宋体" w:cs="Segoe UI"/>
                <w:i w:val="0"/>
                <w:iCs w:val="0"/>
                <w:caps w:val="0"/>
                <w:color w:val="0F1115"/>
                <w:spacing w:val="0"/>
                <w:sz w:val="21"/>
                <w:szCs w:val="21"/>
                <w:shd w:val="clear" w:fill="FFFFFF"/>
                <w:lang w:eastAsia="zh-CN" w:bidi="ar-SA"/>
              </w:rPr>
              <w:t/>
            </w:r>
            <w:r>
              <w:rPr>
                <w:rFonts w:hint="eastAsia" w:ascii="Segoe UI" w:hAnsi="Segoe UI" w:eastAsia="宋体" w:cs="Segoe UI"/>
                <w:i w:val="0"/>
                <w:iCs w:val="0"/>
                <w:caps w:val="0"/>
                <w:color w:val="0F1115"/>
                <w:spacing w:val="0"/>
                <w:sz w:val="21"/>
                <w:szCs w:val="21"/>
                <w:shd w:val="clear" w:fill="FFFFFF"/>
                <w:lang w:val="en-US" w:eastAsia="zh-CN" w:bidi="ar-SA"/>
              </w:rPr>
              <w:t/>
            </w:r>
            <w:r>
              <w:rPr>
                <w:rFonts w:ascii="Segoe UI" w:hAnsi="Segoe UI" w:eastAsia="Segoe UI" w:cs="Segoe UI"/>
                <w:i w:val="0"/>
                <w:iCs w:val="0"/>
                <w:caps w:val="0"/>
                <w:color w:val="0F1115"/>
                <w:spacing w:val="0"/>
                <w:sz w:val="22"/>
                <w:szCs w:val="22"/>
                <w:shd w:val="clear" w:fill="FFFFFF"/>
              </w:rPr>
              <w:t/>
            </w:r>
            <w:r>
              <w:rPr>
                <w:rFonts w:hint="eastAsia" w:ascii="Segoe UI" w:hAnsi="Segoe UI" w:eastAsia="宋体" w:cs="Segoe UI"/>
                <w:i w:val="0"/>
                <w:iCs w:val="0"/>
                <w:caps w:val="0"/>
                <w:color w:val="0F1115"/>
                <w:spacing w:val="0"/>
                <w:sz w:val="22"/>
                <w:szCs w:val="22"/>
                <w:shd w:val="clear" w:fill="FFFFFF"/>
                <w:lang w:val="en-US" w:eastAsia="zh-CN"/>
              </w:rPr>
              <w:t/>
            </w:r>
            <w:r>
              <w:rPr>
                <w:rFonts w:ascii="Segoe UI" w:hAnsi="Segoe UI" w:eastAsia="Segoe UI" w:cs="Segoe UI"/>
                <w:i w:val="0"/>
                <w:iCs w:val="0"/>
                <w:caps w:val="0"/>
                <w:color w:val="0F1115"/>
                <w:spacing w:val="0"/>
                <w:sz w:val="22"/>
                <w:szCs w:val="22"/>
                <w:shd w:val="clear" w:fill="FFFFFF"/>
              </w:rPr>
              <w:t/>
            </w:r>
            <w:r>
              <w:rPr>
                <w:rFonts w:hint="default" w:ascii="Segoe UI" w:hAnsi="Segoe UI" w:eastAsia="Segoe UI" w:cs="Segoe UI"/>
                <w:b/>
                <w:bCs/>
                <w:i w:val="0"/>
                <w:iCs w:val="0"/>
                <w:caps w:val="0"/>
                <w:color w:val="0F1115"/>
                <w:spacing w:val="0"/>
                <w:sz w:val="22"/>
                <w:szCs w:val="22"/>
                <w:shd w:val="clear" w:fill="FFFFFF"/>
              </w:rPr>
              <w:t/>
            </w:r>
            <w:r>
              <w:rPr>
                <w:rFonts w:hint="default" w:ascii="Segoe UI" w:hAnsi="Segoe UI" w:eastAsia="Segoe UI" w:cs="Segoe UI"/>
                <w:i w:val="0"/>
                <w:iCs w:val="0"/>
                <w:caps w:val="0"/>
                <w:color w:val="0F1115"/>
                <w:spacing w:val="0"/>
                <w:sz w:val="22"/>
                <w:szCs w:val="22"/>
                <w:shd w:val="clear" w:fill="FFFFFF"/>
              </w:rPr>
              <w:t/>
            </w:r>
            <w:ins w:id="15" w:author="庞怡璟 [2]" w:date="2026-09-14T17:06:08Z">
              <w:r>
                <w:rPr>
                  <w:rFonts w:hint="eastAsia" w:ascii="Segoe UI" w:hAnsi="Segoe UI" w:eastAsia="宋体" w:cs="Segoe UI"/>
                  <w:i w:val="0"/>
                  <w:iCs w:val="0"/>
                  <w:caps w:val="0"/>
                  <w:color w:val="0F1115"/>
                  <w:spacing w:val="0"/>
                  <w:sz w:val="22"/>
                  <w:szCs w:val="22"/>
                  <w:shd w:val="clear" w:fill="FFFFFF"/>
                  <w:lang w:eastAsia="zh-CN"/>
                </w:rPr>
                <w:t/>
              </w:r>
            </w:ins>
          </w:p>
          <w:p w14:paraId="2F234CF1">
            <w:pPr>
              <w:pStyle w:val="130"/>
              <w:keepNext/>
              <w:jc w:val="both"/>
              <w:rPr>
                <w:ins w:id="16" w:author="庞怡璟 [2]" w:date="2026-09-14T17:06:28Z"/>
                <w:sz w:val="22"/>
                <w:szCs w:val="22"/>
              </w:rPr>
            </w:pPr>
            <w:del w:id="17" w:author="庞怡璟 [2]" w:date="2026-09-14T17:06:22Z">
              <w:r>
                <w:rPr>
                  <w:sz w:val="22"/>
                  <w:szCs w:val="22"/>
                </w:rPr>
                <w:commentReference w:id="0"/>
              </w:r>
            </w:del>
          </w:p>
          <w:p w14:paraId="3DD5FA4C">
            <w:pPr>
              <w:pStyle w:val="130"/>
              <w:keepNext/>
              <w:jc w:val="both"/>
              <w:rPr>
                <w:del w:id="18" w:author="庞怡璟 [2]" w:date="2026-09-14T17:06:23Z"/>
                <w:rFonts w:hint="eastAsia" w:ascii="Segoe UI" w:hAnsi="Segoe UI" w:eastAsia="宋体" w:cs="Segoe UI"/>
                <w:i w:val="0"/>
                <w:iCs w:val="0"/>
                <w:caps w:val="0"/>
                <w:color w:val="0F1115"/>
                <w:spacing w:val="0"/>
                <w:sz w:val="22"/>
                <w:szCs w:val="22"/>
                <w:shd w:val="clear" w:fill="FFFFFF"/>
                <w:lang w:eastAsia="zh-CN"/>
              </w:rPr>
            </w:pPr>
            <w:del w:id="19" w:author="庞怡璟 [2]" w:date="2026-09-14T17:06:28Z">
              <w:r>
                <w:rPr>
                  <w:rFonts w:hint="eastAsia" w:eastAsia="宋体"/>
                  <w:sz w:val="22"/>
                  <w:szCs w:val="22"/>
                  <w:lang w:val="en-US" w:eastAsia="zh-CN"/>
                </w:rPr>
                <w:delText>;</w:delText>
              </w:r>
            </w:del>
            <w:del w:id="20" w:author="庞怡璟 [2]" w:date="2026-09-14T17:06:20Z">
              <w:r>
                <w:rPr>
                  <w:rFonts w:ascii="Segoe UI" w:hAnsi="Segoe UI" w:eastAsia="Segoe UI" w:cs="Segoe UI"/>
                  <w:i w:val="0"/>
                  <w:iCs w:val="0"/>
                  <w:caps w:val="0"/>
                  <w:color w:val="0F1115"/>
                  <w:spacing w:val="0"/>
                  <w:sz w:val="22"/>
                  <w:szCs w:val="22"/>
                  <w:shd w:val="clear" w:fill="FFFFFF"/>
                </w:rPr>
                <w:delText>公司有职业暴露、意外事件的处理及报告制度</w:delText>
              </w:r>
            </w:del>
            <w:del w:id="21" w:author="庞怡璟 [2]" w:date="2026-09-14T17:06:20Z">
              <w:r>
                <w:rPr>
                  <w:rFonts w:hint="eastAsia" w:ascii="Segoe UI" w:hAnsi="Segoe UI" w:eastAsia="宋体" w:cs="Segoe UI"/>
                  <w:i w:val="0"/>
                  <w:iCs w:val="0"/>
                  <w:caps w:val="0"/>
                  <w:color w:val="0F1115"/>
                  <w:spacing w:val="0"/>
                  <w:sz w:val="22"/>
                  <w:szCs w:val="22"/>
                  <w:shd w:val="clear" w:fill="FFFFFF"/>
                  <w:lang w:eastAsia="zh-CN"/>
                </w:rPr>
                <w:delText>。</w:delText>
              </w:r>
            </w:del>
          </w:p>
          <w:p w14:paraId="3DD5FA4C">
            <w:pPr>
              <w:pStyle w:val="130"/>
              <w:keepNext/>
              <w:keepLines w:val="0"/>
              <w:widowControl/>
              <w:suppressLineNumbers w:val="0"/>
              <w:spacing w:before="0" w:beforeAutospacing="0" w:after="0" w:afterAutospacing="0"/>
              <w:ind w:right="0"/>
              <w:jc w:val="both"/>
              <w:rPr>
                <w:del w:id="23" w:author="庞怡璟 [2]" w:date="2026-09-14T17:06:42Z"/>
                <w:sz w:val="22"/>
                <w:szCs w:val="21"/>
              </w:rPr>
              <w:pPrChange w:id="22" w:author="庞怡璟 [2]" w:date="2026-09-14T17:06:42Z">
                <w:pPr>
                  <w:pStyle w:val="29"/>
                  <w:keepNext w:val="0"/>
                  <w:keepLines w:val="0"/>
                  <w:widowControl/>
                  <w:suppressLineNumbers w:val="0"/>
                  <w:spacing w:before="0" w:beforeAutospacing="0" w:after="0" w:afterAutospacing="0"/>
                  <w:ind w:left="0" w:right="0"/>
                </w:pPr>
              </w:pPrChange>
            </w:pPr>
            <w:r>
              <w:rPr>
                <w:rFonts w:hint="eastAsia" w:ascii="Segoe UI" w:hAnsi="Segoe UI" w:eastAsia="宋体" w:cs="Segoe UI"/>
                <w:i w:val="0"/>
                <w:iCs w:val="0"/>
                <w:caps w:val="0"/>
                <w:color w:val="0F1115"/>
                <w:spacing w:val="0"/>
                <w:sz w:val="22"/>
                <w:szCs w:val="22"/>
                <w:shd w:val="clear" w:fill="FFFFFF"/>
                <w:lang w:val="en-US" w:eastAsia="zh-CN"/>
              </w:rPr>
              <w:t xml:space="preserve">Per ODC-CX-32 Emergency Preparedness Procedure, the General Administration Department prepares the internal Emergency Drill Plan each January for approval by the Laboratory Director and subsequent implementation.</w:t>
            </w:r>
            <w:r>
              <w:rPr>
                <w:rFonts w:ascii="Segoe UI" w:hAnsi="Segoe UI" w:eastAsia="Segoe UI" w:cs="Segoe UI"/>
                <w:i w:val="0"/>
                <w:iCs w:val="0"/>
                <w:caps w:val="0"/>
                <w:color w:val="0F1115"/>
                <w:spacing w:val="0"/>
                <w:sz w:val="22"/>
                <w:szCs w:val="22"/>
                <w:shd w:val="clear" w:fill="FFFFFF"/>
              </w:rPr>
              <w:t/>
            </w:r>
            <w:r>
              <w:rPr>
                <w:rFonts w:hint="default" w:ascii="Segoe UI" w:hAnsi="Segoe UI" w:eastAsia="Segoe UI" w:cs="Segoe UI"/>
                <w:b/>
                <w:bCs/>
                <w:i w:val="0"/>
                <w:iCs w:val="0"/>
                <w:caps w:val="0"/>
                <w:color w:val="0F1115"/>
                <w:spacing w:val="0"/>
                <w:sz w:val="22"/>
                <w:szCs w:val="22"/>
                <w:shd w:val="clear" w:fill="FFFFFF"/>
              </w:rPr>
              <w:t/>
            </w:r>
            <w:r>
              <w:rPr>
                <w:rFonts w:hint="default" w:ascii="Segoe UI" w:hAnsi="Segoe UI" w:eastAsia="Segoe UI" w:cs="Segoe UI"/>
                <w:i w:val="0"/>
                <w:iCs w:val="0"/>
                <w:caps w:val="0"/>
                <w:color w:val="0F1115"/>
                <w:spacing w:val="0"/>
                <w:sz w:val="22"/>
                <w:szCs w:val="22"/>
                <w:shd w:val="clear" w:fill="FFFFFF"/>
              </w:rPr>
              <w:t/>
            </w:r>
          </w:p>
          <w:p w14:paraId="3DD5FA4C">
            <w:pPr>
              <w:pStyle w:val="130"/>
              <w:keepNext/>
              <w:jc w:val="both"/>
              <w:rPr>
                <w:del w:id="25" w:author="庞怡璟 [2]" w:date="2026-09-14T17:06:40Z"/>
                <w:rFonts w:hint="eastAsia" w:ascii="Segoe UI" w:hAnsi="Segoe UI" w:eastAsia="宋体" w:cs="Segoe UI"/>
                <w:i w:val="0"/>
                <w:iCs w:val="0"/>
                <w:caps w:val="0"/>
                <w:color w:val="0F1115"/>
                <w:spacing w:val="0"/>
                <w:sz w:val="22"/>
                <w:szCs w:val="22"/>
                <w:shd w:val="clear" w:fill="FFFFFF"/>
                <w:lang w:eastAsia="zh-CN"/>
              </w:rPr>
              <w:pPrChange w:id="24" w:author="庞怡璟 [2]" w:date="2026-09-14T17:06:42Z">
                <w:pPr>
                  <w:pStyle w:val="136"/>
                  <w:keepNext/>
                </w:pPr>
              </w:pPrChange>
            </w:pPr>
            <w:del w:id="26" w:author="庞怡璟 [2]" w:date="2026-09-14T17:06:40Z">
              <w:r>
                <w:rPr>
                  <w:rFonts w:ascii="Segoe UI" w:hAnsi="Segoe UI" w:eastAsia="Segoe UI" w:cs="Segoe UI"/>
                  <w:i w:val="0"/>
                  <w:iCs w:val="0"/>
                  <w:caps w:val="0"/>
                  <w:color w:val="0F1115"/>
                  <w:spacing w:val="0"/>
                  <w:sz w:val="22"/>
                  <w:szCs w:val="22"/>
                  <w:shd w:val="clear" w:fill="FFFFFF"/>
                </w:rPr>
                <w:delText>演练内容一般可包括生物安全防护、危化品泄漏处置、用电安全、职业暴露、设备故障、试剂短缺等</w:delText>
              </w:r>
            </w:del>
            <w:del w:id="27" w:author="庞怡璟 [2]" w:date="2026-09-14T17:06:40Z">
              <w:r>
                <w:rPr>
                  <w:rFonts w:hint="eastAsia" w:ascii="Segoe UI" w:hAnsi="Segoe UI" w:eastAsia="宋体" w:cs="Segoe UI"/>
                  <w:i w:val="0"/>
                  <w:iCs w:val="0"/>
                  <w:caps w:val="0"/>
                  <w:color w:val="0F1115"/>
                  <w:spacing w:val="0"/>
                  <w:sz w:val="22"/>
                  <w:szCs w:val="22"/>
                  <w:shd w:val="clear" w:fill="FFFFFF"/>
                  <w:lang w:eastAsia="zh-CN"/>
                </w:rPr>
                <w:delText>。</w:delText>
              </w:r>
            </w:del>
          </w:p>
          <w:p w14:paraId="3DD5FA4C">
            <w:pPr>
              <w:pStyle w:val="130"/>
              <w:keepNext/>
              <w:jc w:val="both"/>
              <w:rPr>
                <w:del w:id="29" w:author="庞怡璟 [2]" w:date="2026-09-14T17:06:40Z"/>
                <w:rFonts w:hint="eastAsia" w:ascii="Segoe UI" w:hAnsi="Segoe UI" w:eastAsia="宋体" w:cs="Segoe UI"/>
                <w:i w:val="0"/>
                <w:iCs w:val="0"/>
                <w:caps w:val="0"/>
                <w:color w:val="0F1115"/>
                <w:spacing w:val="0"/>
                <w:sz w:val="22"/>
                <w:szCs w:val="22"/>
                <w:shd w:val="clear" w:fill="FFFFFF"/>
                <w:lang w:eastAsia="zh-CN"/>
              </w:rPr>
              <w:pPrChange w:id="28" w:author="庞怡璟 [2]" w:date="2026-09-14T17:06:42Z">
                <w:pPr>
                  <w:pStyle w:val="136"/>
                  <w:keepNext/>
                </w:pPr>
              </w:pPrChange>
            </w:pPr>
            <w:del w:id="30" w:author="庞怡璟 [2]" w:date="2026-09-14T17:06:40Z">
              <w:r>
                <w:rPr>
                  <w:rFonts w:ascii="Segoe UI" w:hAnsi="Segoe UI" w:eastAsia="Segoe UI" w:cs="Segoe UI"/>
                  <w:i w:val="0"/>
                  <w:iCs w:val="0"/>
                  <w:caps w:val="0"/>
                  <w:color w:val="0F1115"/>
                  <w:spacing w:val="0"/>
                  <w:sz w:val="22"/>
                  <w:szCs w:val="22"/>
                  <w:shd w:val="clear" w:fill="FFFFFF"/>
                </w:rPr>
                <w:delText>火灾情形，实验室主任负责协调公司全员参与公司组织的</w:delText>
              </w:r>
            </w:del>
            <w:del w:id="31" w:author="庞怡璟 [2]" w:date="2026-09-14T17:06:40Z">
              <w:r>
                <w:rPr>
                  <w:rFonts w:hint="default" w:ascii="Segoe UI" w:hAnsi="Segoe UI" w:eastAsia="Segoe UI" w:cs="Segoe UI"/>
                  <w:b/>
                  <w:bCs/>
                  <w:i w:val="0"/>
                  <w:iCs w:val="0"/>
                  <w:caps w:val="0"/>
                  <w:color w:val="0F1115"/>
                  <w:spacing w:val="0"/>
                  <w:sz w:val="22"/>
                  <w:szCs w:val="22"/>
                  <w:shd w:val="clear" w:fill="FFFFFF"/>
                </w:rPr>
                <w:delText>消防演习</w:delText>
              </w:r>
            </w:del>
            <w:del w:id="32" w:author="庞怡璟 [2]" w:date="2026-09-14T17:06:40Z">
              <w:r>
                <w:rPr>
                  <w:rFonts w:hint="default" w:ascii="Segoe UI" w:hAnsi="Segoe UI" w:eastAsia="Segoe UI" w:cs="Segoe UI"/>
                  <w:i w:val="0"/>
                  <w:iCs w:val="0"/>
                  <w:caps w:val="0"/>
                  <w:color w:val="0F1115"/>
                  <w:spacing w:val="0"/>
                  <w:sz w:val="22"/>
                  <w:szCs w:val="22"/>
                  <w:shd w:val="clear" w:fill="FFFFFF"/>
                </w:rPr>
                <w:delText>，由综合管理部收集整理实验室参与演练的结果</w:delText>
              </w:r>
            </w:del>
            <w:del w:id="33" w:author="庞怡璟 [2]" w:date="2026-09-14T17:06:40Z">
              <w:r>
                <w:rPr>
                  <w:rFonts w:hint="eastAsia" w:ascii="Segoe UI" w:hAnsi="Segoe UI" w:eastAsia="宋体" w:cs="Segoe UI"/>
                  <w:i w:val="0"/>
                  <w:iCs w:val="0"/>
                  <w:caps w:val="0"/>
                  <w:color w:val="0F1115"/>
                  <w:spacing w:val="0"/>
                  <w:sz w:val="22"/>
                  <w:szCs w:val="22"/>
                  <w:shd w:val="clear" w:fill="FFFFFF"/>
                  <w:lang w:eastAsia="zh-CN"/>
                </w:rPr>
                <w:delText>。</w:delText>
              </w:r>
            </w:del>
          </w:p>
          <w:p w14:paraId="1082490C">
            <w:pPr>
              <w:pStyle w:val="130"/>
              <w:keepNext/>
              <w:jc w:val="both"/>
              <w:rPr>
                <w:rFonts w:hint="eastAsia" w:ascii="Segoe UI" w:hAnsi="Segoe UI" w:eastAsia="宋体" w:cs="Segoe UI"/>
                <w:i w:val="0"/>
                <w:iCs w:val="0"/>
                <w:caps w:val="0"/>
                <w:color w:val="0F1115"/>
                <w:spacing w:val="0"/>
                <w:sz w:val="22"/>
                <w:szCs w:val="22"/>
                <w:shd w:val="clear" w:fill="FFFFFF"/>
                <w:lang w:val="en-US" w:eastAsia="zh-CN"/>
              </w:rPr>
            </w:pPr>
            <w:del w:id="34" w:author="庞怡璟 [2]" w:date="2026-09-14T17:06:40Z">
              <w:r>
                <w:rPr>
                  <w:rFonts w:ascii="Segoe UI" w:hAnsi="Segoe UI" w:eastAsia="Segoe UI" w:cs="Segoe UI"/>
                  <w:i w:val="0"/>
                  <w:iCs w:val="0"/>
                  <w:caps w:val="0"/>
                  <w:color w:val="0F1115"/>
                  <w:spacing w:val="0"/>
                  <w:sz w:val="22"/>
                  <w:szCs w:val="22"/>
                  <w:shd w:val="clear" w:fill="FFFFFF"/>
                </w:rPr>
                <w:delText>地震、水灾、台风等自然灾害情形，依据公司应急演练要求执行</w:delText>
              </w:r>
            </w:del>
            <w:del w:id="35" w:author="庞怡璟 [2]" w:date="2026-09-14T17:06:40Z">
              <w:r>
                <w:rPr>
                  <w:rFonts w:hint="eastAsia" w:ascii="Segoe UI" w:hAnsi="Segoe UI" w:eastAsia="宋体" w:cs="Segoe UI"/>
                  <w:i w:val="0"/>
                  <w:iCs w:val="0"/>
                  <w:caps w:val="0"/>
                  <w:color w:val="0F1115"/>
                  <w:spacing w:val="0"/>
                  <w:sz w:val="22"/>
                  <w:szCs w:val="22"/>
                  <w:shd w:val="clear" w:fill="FFFFFF"/>
                  <w:lang w:eastAsia="zh-CN"/>
                </w:rPr>
                <w:delText>；</w:delText>
              </w:r>
            </w:del>
            <w:del w:id="36" w:author="庞怡璟 [2]" w:date="2026-09-14T17:06:40Z">
              <w:r>
                <w:rPr>
                  <w:rFonts w:ascii="Segoe UI" w:hAnsi="Segoe UI" w:eastAsia="Segoe UI" w:cs="Segoe UI"/>
                  <w:i w:val="0"/>
                  <w:iCs w:val="0"/>
                  <w:caps w:val="0"/>
                  <w:color w:val="0F1115"/>
                  <w:spacing w:val="0"/>
                  <w:sz w:val="22"/>
                  <w:szCs w:val="22"/>
                  <w:shd w:val="clear" w:fill="FFFFFF"/>
                </w:rPr>
                <w:delText>实验室管理层</w:delText>
              </w:r>
            </w:del>
            <w:del w:id="37" w:author="庞怡璟 [2]" w:date="2026-09-14T17:06:40Z">
              <w:r>
                <w:rPr>
                  <w:rFonts w:hint="default" w:ascii="Segoe UI" w:hAnsi="Segoe UI" w:eastAsia="Segoe UI" w:cs="Segoe UI"/>
                  <w:b/>
                  <w:bCs/>
                  <w:i w:val="0"/>
                  <w:iCs w:val="0"/>
                  <w:caps w:val="0"/>
                  <w:color w:val="0F1115"/>
                  <w:spacing w:val="0"/>
                  <w:sz w:val="22"/>
                  <w:szCs w:val="22"/>
                  <w:shd w:val="clear" w:fill="FFFFFF"/>
                </w:rPr>
                <w:delText>每年组织评审实验室应急预案</w:delText>
              </w:r>
            </w:del>
            <w:del w:id="38" w:author="庞怡璟 [2]" w:date="2026-09-14T17:06:40Z">
              <w:r>
                <w:rPr>
                  <w:rFonts w:hint="default" w:ascii="Segoe UI" w:hAnsi="Segoe UI" w:eastAsia="Segoe UI" w:cs="Segoe UI"/>
                  <w:i w:val="0"/>
                  <w:iCs w:val="0"/>
                  <w:caps w:val="0"/>
                  <w:color w:val="0F1115"/>
                  <w:spacing w:val="0"/>
                  <w:sz w:val="22"/>
                  <w:szCs w:val="22"/>
                  <w:shd w:val="clear" w:fill="FFFFFF"/>
                </w:rPr>
                <w:delText>，以确保其有效性，并及时更新</w:delText>
              </w:r>
            </w:del>
            <w:del w:id="39" w:author="庞怡璟 [2]" w:date="2026-09-14T17:06:40Z">
              <w:r>
                <w:rPr>
                  <w:rFonts w:hint="eastAsia" w:ascii="Segoe UI" w:hAnsi="Segoe UI" w:eastAsia="宋体" w:cs="Segoe UI"/>
                  <w:i w:val="0"/>
                  <w:iCs w:val="0"/>
                  <w:caps w:val="0"/>
                  <w:color w:val="0F1115"/>
                  <w:spacing w:val="0"/>
                  <w:sz w:val="22"/>
                  <w:szCs w:val="22"/>
                  <w:shd w:val="clear" w:fill="FFFFFF"/>
                  <w:lang w:eastAsia="zh-CN"/>
                </w:rPr>
                <w:delText>。</w:delText>
              </w:r>
            </w:del>
          </w:p>
        </w:tc>
      </w:tr>
      <w:tr w14:paraId="615B2E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8" w:hRule="atLeast"/>
          <w:tblHeader/>
        </w:trPr>
        <w:tc>
          <w:tcPr>
            <w:tcW w:w="2050" w:type="pct"/>
            <w:shd w:val="clear" w:color="auto" w:fill="F1F1F1" w:themeFill="background1" w:themeFillShade="F2"/>
            <w:vAlign w:val="center"/>
          </w:tcPr>
          <w:p w14:paraId="0CD891F0">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If yes, is it tested on a regular basis and are the results documented?</w:t>
            </w:r>
          </w:p>
        </w:tc>
        <w:tc>
          <w:tcPr>
            <w:tcW w:w="2949" w:type="pct"/>
            <w:gridSpan w:val="4"/>
            <w:vAlign w:val="center"/>
          </w:tcPr>
          <w:p w14:paraId="367913E8"/>
          <w:p w14:paraId="5536ACFB">
            <w:pPr>
              <w:pStyle w:val="29"/>
              <w:keepNext w:val="0"/>
              <w:keepLines w:val="0"/>
              <w:widowControl/>
              <w:suppressLineNumbers w:val="0"/>
              <w:spacing w:before="0" w:beforeAutospacing="0" w:after="0" w:afterAutospacing="0"/>
              <w:ind w:left="0" w:right="0"/>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 xml:space="preserve">Yes, all are documented.</w:t>
            </w:r>
          </w:p>
          <w:p w14:paraId="7934FA4A">
            <w:pPr>
              <w:pStyle w:val="29"/>
              <w:keepNext w:val="0"/>
              <w:keepLines w:val="0"/>
              <w:widowControl/>
              <w:numPr>
                <w:ilvl w:val="0"/>
                <w:numId w:val="20"/>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b/>
                <w:bCs/>
                <w:i w:val="0"/>
                <w:iCs w:val="0"/>
                <w:caps w:val="0"/>
                <w:color w:val="0F1115"/>
                <w:spacing w:val="0"/>
                <w:sz w:val="24"/>
                <w:szCs w:val="24"/>
                <w:shd w:val="clear" w:fill="FFFFFF"/>
              </w:rPr>
              <w:t xml:space="preserve">ODC-CX-32-R01 Emergency Drill Plan;</w:t>
            </w:r>
            <w:r>
              <w:rPr>
                <w:rFonts w:hint="eastAsia" w:ascii="宋体" w:hAnsi="宋体" w:eastAsia="宋体" w:cs="宋体"/>
                <w:i w:val="0"/>
                <w:iCs w:val="0"/>
                <w:caps w:val="0"/>
                <w:color w:val="0F1115"/>
                <w:spacing w:val="0"/>
                <w:sz w:val="24"/>
                <w:szCs w:val="24"/>
                <w:shd w:val="clear" w:fill="FFFFFF"/>
              </w:rPr>
              <w:t/>
            </w:r>
          </w:p>
          <w:p w14:paraId="738E1FB2">
            <w:pPr>
              <w:pStyle w:val="29"/>
              <w:keepNext w:val="0"/>
              <w:keepLines w:val="0"/>
              <w:widowControl/>
              <w:numPr>
                <w:ilvl w:val="0"/>
                <w:numId w:val="20"/>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b/>
                <w:bCs/>
                <w:i w:val="0"/>
                <w:iCs w:val="0"/>
                <w:caps w:val="0"/>
                <w:color w:val="0F1115"/>
                <w:spacing w:val="0"/>
                <w:sz w:val="24"/>
                <w:szCs w:val="24"/>
                <w:shd w:val="clear" w:fill="FFFFFF"/>
              </w:rPr>
              <w:t xml:space="preserve">ODC-CX-32-R02 Emergency Drill Record — the drill organizer plans materials, participants, timing, process and recording method; after the drill the form is completed, reviewed by the safety responsible person and archived.</w:t>
            </w:r>
            <w:r>
              <w:rPr>
                <w:rFonts w:hint="eastAsia" w:ascii="宋体" w:hAnsi="宋体" w:eastAsia="宋体" w:cs="宋体"/>
                <w:i w:val="0"/>
                <w:iCs w:val="0"/>
                <w:caps w:val="0"/>
                <w:color w:val="0F1115"/>
                <w:spacing w:val="0"/>
                <w:sz w:val="24"/>
                <w:szCs w:val="24"/>
                <w:shd w:val="clear" w:fill="FFFFFF"/>
              </w:rPr>
              <w:t/>
            </w:r>
            <w:r>
              <w:rPr>
                <w:rFonts w:hint="eastAsia" w:ascii="宋体" w:hAnsi="宋体" w:eastAsia="宋体" w:cs="宋体"/>
                <w:i w:val="0"/>
                <w:iCs w:val="0"/>
                <w:caps w:val="0"/>
                <w:color w:val="0F1115"/>
                <w:spacing w:val="0"/>
                <w:sz w:val="24"/>
                <w:szCs w:val="24"/>
                <w:shd w:val="clear" w:fill="FFFFFF"/>
                <w:lang w:eastAsia="zh-CN"/>
              </w:rPr>
              <w:t/>
            </w:r>
          </w:p>
          <w:p w14:paraId="73F77BA7">
            <w:pPr>
              <w:pStyle w:val="136"/>
              <w:keepNext/>
              <w:rPr>
                <w:rFonts w:hint="eastAsia" w:ascii="Segoe UI" w:hAnsi="Segoe UI" w:eastAsia="宋体" w:cs="Segoe UI"/>
                <w:i w:val="0"/>
                <w:iCs w:val="0"/>
                <w:caps w:val="0"/>
                <w:color w:val="0F1115"/>
                <w:spacing w:val="0"/>
                <w:sz w:val="24"/>
                <w:szCs w:val="24"/>
                <w:shd w:val="clear" w:fill="FFFFFF"/>
                <w:lang w:val="en-US" w:eastAsia="zh-CN"/>
              </w:rPr>
            </w:pPr>
          </w:p>
        </w:tc>
      </w:tr>
      <w:tr w14:paraId="662763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90" w:hRule="atLeast"/>
          <w:tblHeader/>
        </w:trPr>
        <w:tc>
          <w:tcPr>
            <w:tcW w:w="2050" w:type="pct"/>
            <w:shd w:val="clear" w:color="auto" w:fill="F1F1F1" w:themeFill="background1" w:themeFillShade="F2"/>
            <w:vAlign w:val="center"/>
          </w:tcPr>
          <w:p w14:paraId="1ADCDA0A">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 xml:space="preserve">Has a risk-based approach been taken related to the business continuity / disaster recovery plan(s), and is this documented?</w:t>
            </w:r>
          </w:p>
          <w:p w14:paraId="7015704C">
            <w:pPr>
              <w:spacing w:after="0" w:line="240" w:lineRule="auto"/>
              <w:rPr>
                <w:rFonts w:ascii="Arial" w:hAnsi="Arial" w:cs="Arial"/>
              </w:rPr>
            </w:pPr>
          </w:p>
        </w:tc>
        <w:tc>
          <w:tcPr>
            <w:tcW w:w="349" w:type="pct"/>
            <w:vAlign w:val="center"/>
          </w:tcPr>
          <w:p w14:paraId="4ACA9FE5">
            <w:pPr>
              <w:spacing w:after="0" w:line="240" w:lineRule="auto"/>
              <w:ind w:left="102"/>
              <w:rPr>
                <w:rFonts w:ascii="Arial" w:hAnsi="Arial" w:cs="Arial"/>
                <w:highlight w:val="lightGray"/>
              </w:rPr>
            </w:pPr>
            <w:r>
              <w:rPr>
                <w:rFonts w:ascii="Arial" w:hAnsi="Arial" w:cs="Arial"/>
                <w:sz w:val="24"/>
                <w:szCs w:val="24"/>
              </w:rPr>
              <w:sym w:font="Wingdings" w:char="00FE"/>
            </w:r>
          </w:p>
        </w:tc>
        <w:tc>
          <w:tcPr>
            <w:tcW w:w="360" w:type="pct"/>
            <w:vAlign w:val="center"/>
          </w:tcPr>
          <w:p w14:paraId="24EB48B5">
            <w:pPr>
              <w:spacing w:after="0" w:line="240" w:lineRule="auto"/>
              <w:ind w:left="83"/>
              <w:rPr>
                <w:rFonts w:ascii="Arial" w:hAnsi="Arial" w:cs="Arial"/>
                <w:highlight w:val="lightGray"/>
              </w:rPr>
            </w:pPr>
            <w:r>
              <w:rPr>
                <w:rFonts w:ascii="Arial" w:hAnsi="Arial" w:cs="Arial"/>
                <w:sz w:val="28"/>
                <w:szCs w:val="28"/>
              </w:rPr>
              <w:sym w:font="Wingdings" w:char="00A8"/>
            </w:r>
          </w:p>
        </w:tc>
        <w:tc>
          <w:tcPr>
            <w:tcW w:w="386" w:type="pct"/>
            <w:vAlign w:val="center"/>
          </w:tcPr>
          <w:p w14:paraId="5CAEE99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547B02F6"/>
          <w:p w14:paraId="24DF7873">
            <w:pPr>
              <w:pStyle w:val="136"/>
              <w:keepNext/>
              <w:rPr>
                <w:del w:id="40" w:author="庞怡璟 [2]" w:date="2026-09-14T17:04:33Z"/>
                <w:rFonts w:hint="eastAsia" w:ascii="Segoe UI" w:hAnsi="Segoe UI" w:eastAsia="宋体" w:cs="Segoe UI"/>
                <w:i w:val="0"/>
                <w:iCs w:val="0"/>
                <w:caps w:val="0"/>
                <w:color w:val="0F1115"/>
                <w:spacing w:val="0"/>
                <w:sz w:val="24"/>
                <w:szCs w:val="24"/>
                <w:shd w:val="clear" w:fill="FFFFFF"/>
                <w:lang w:eastAsia="zh-CN"/>
              </w:rPr>
            </w:pPr>
            <w:ins w:id="41" w:author="庞怡璟 [2]" w:date="2026-09-14T17:04:34Z">
              <w:r>
                <w:rPr>
                  <w:rFonts w:hint="eastAsia" w:ascii="Segoe UI" w:hAnsi="Segoe UI" w:eastAsia="宋体" w:cs="Segoe UI"/>
                  <w:i w:val="0"/>
                  <w:iCs w:val="0"/>
                  <w:caps w:val="0"/>
                  <w:color w:val="0F1115"/>
                  <w:spacing w:val="0"/>
                  <w:sz w:val="24"/>
                  <w:szCs w:val="24"/>
                  <w:shd w:val="clear" w:fill="FFFFFF"/>
                  <w:lang w:val="en-US" w:eastAsia="zh-CN"/>
                </w:rPr>
                <w:t xml:space="preserve">The laboratory has established ODC-CX-08 Risk Management Procedure and periodically performs identification and assessment of business-interruption risks. Business continuity and disaster-recovery strategies are derived from that risk assessment. Related assessments, plans, drills and reviews are documented; plans are reviewed and updated periodically as risks change.</w:t>
              </w:r>
            </w:ins>
            <w:del w:id="42" w:author="庞怡璟 [2]" w:date="2026-09-14T17:04:33Z">
              <w:r>
                <w:rPr>
                  <w:rFonts w:hint="eastAsia" w:ascii="Segoe UI" w:hAnsi="Segoe UI" w:eastAsia="宋体" w:cs="Segoe UI"/>
                  <w:i w:val="0"/>
                  <w:iCs w:val="0"/>
                  <w:caps w:val="0"/>
                  <w:color w:val="0F1115"/>
                  <w:spacing w:val="0"/>
                  <w:sz w:val="24"/>
                  <w:szCs w:val="24"/>
                  <w:shd w:val="clear" w:fill="FFFFFF"/>
                  <w:lang w:val="en-US" w:eastAsia="zh-CN"/>
                </w:rPr>
                <w:delText>依据</w:delText>
              </w:r>
            </w:del>
            <w:del w:id="43" w:author="庞怡璟 [2]" w:date="2026-09-14T17:04:33Z">
              <w:r>
                <w:rPr>
                  <w:rFonts w:ascii="Segoe UI" w:hAnsi="Segoe UI" w:eastAsia="Segoe UI" w:cs="Segoe UI"/>
                  <w:i w:val="0"/>
                  <w:iCs w:val="0"/>
                  <w:caps w:val="0"/>
                  <w:color w:val="0F1115"/>
                  <w:spacing w:val="0"/>
                  <w:sz w:val="24"/>
                  <w:szCs w:val="24"/>
                  <w:shd w:val="clear" w:fill="FFFFFF"/>
                </w:rPr>
                <w:delText>ODC-AQ-34</w:delText>
              </w:r>
            </w:del>
            <w:del w:id="44" w:author="庞怡璟 [2]" w:date="2026-09-14T17:04:33Z">
              <w:r>
                <w:rPr>
                  <w:rFonts w:hint="eastAsia" w:ascii="Segoe UI" w:hAnsi="Segoe UI" w:eastAsia="宋体" w:cs="Segoe UI"/>
                  <w:i w:val="0"/>
                  <w:iCs w:val="0"/>
                  <w:caps w:val="0"/>
                  <w:color w:val="0F1115"/>
                  <w:spacing w:val="0"/>
                  <w:sz w:val="24"/>
                  <w:szCs w:val="24"/>
                  <w:shd w:val="clear" w:fill="FFFFFF"/>
                  <w:lang w:eastAsia="zh-CN"/>
                </w:rPr>
                <w:delText>《公司风险评估和风险控制标准操作规程》</w:delText>
              </w:r>
            </w:del>
            <w:del w:id="45" w:author="庞怡璟 [2]" w:date="2026-09-14T17:04:33Z">
              <w:r>
                <w:rPr>
                  <w:rFonts w:hint="eastAsia" w:ascii="Segoe UI" w:hAnsi="Segoe UI" w:eastAsia="宋体" w:cs="Segoe UI"/>
                  <w:i w:val="0"/>
                  <w:iCs w:val="0"/>
                  <w:caps w:val="0"/>
                  <w:color w:val="0F1115"/>
                  <w:spacing w:val="0"/>
                  <w:sz w:val="24"/>
                  <w:szCs w:val="24"/>
                  <w:shd w:val="clear" w:fill="FFFFFF"/>
                  <w:lang w:val="en-US" w:eastAsia="zh-CN"/>
                </w:rPr>
                <w:delText>文件要求：</w:delText>
              </w:r>
            </w:del>
            <w:del w:id="46" w:author="庞怡璟 [2]" w:date="2026-09-14T17:04:33Z">
              <w:r>
                <w:rPr>
                  <w:rFonts w:ascii="Segoe UI" w:hAnsi="Segoe UI" w:eastAsia="Segoe UI" w:cs="Segoe UI"/>
                  <w:i w:val="0"/>
                  <w:iCs w:val="0"/>
                  <w:caps w:val="0"/>
                  <w:color w:val="0F1115"/>
                  <w:spacing w:val="0"/>
                  <w:sz w:val="24"/>
                  <w:szCs w:val="24"/>
                  <w:shd w:val="clear" w:fill="FFFFFF"/>
                </w:rPr>
                <w:delText>风险评估文件</w:delText>
              </w:r>
            </w:del>
            <w:del w:id="47" w:author="庞怡璟 [2]" w:date="2026-09-14T17:04:33Z">
              <w:r>
                <w:rPr>
                  <w:rFonts w:hint="eastAsia" w:ascii="Segoe UI" w:hAnsi="Segoe UI" w:eastAsia="宋体" w:cs="Segoe UI"/>
                  <w:i w:val="0"/>
                  <w:iCs w:val="0"/>
                  <w:caps w:val="0"/>
                  <w:color w:val="0F1115"/>
                  <w:spacing w:val="0"/>
                  <w:sz w:val="24"/>
                  <w:szCs w:val="24"/>
                  <w:shd w:val="clear" w:fill="FFFFFF"/>
                  <w:lang w:eastAsia="zh-CN"/>
                </w:rPr>
                <w:delText>，</w:delText>
              </w:r>
            </w:del>
            <w:del w:id="48" w:author="庞怡璟 [2]" w:date="2026-09-14T17:04:33Z">
              <w:r>
                <w:rPr>
                  <w:rFonts w:ascii="Segoe UI" w:hAnsi="Segoe UI" w:eastAsia="Segoe UI" w:cs="Segoe UI"/>
                  <w:i w:val="0"/>
                  <w:iCs w:val="0"/>
                  <w:caps w:val="0"/>
                  <w:color w:val="0F1115"/>
                  <w:spacing w:val="0"/>
                  <w:sz w:val="24"/>
                  <w:szCs w:val="24"/>
                  <w:shd w:val="clear" w:fill="FFFFFF"/>
                </w:rPr>
                <w:delText>主要针对</w:delText>
              </w:r>
            </w:del>
            <w:del w:id="49" w:author="庞怡璟 [2]" w:date="2026-09-14T17:04:33Z">
              <w:r>
                <w:rPr>
                  <w:rFonts w:hint="default" w:ascii="Segoe UI" w:hAnsi="Segoe UI" w:eastAsia="Segoe UI" w:cs="Segoe UI"/>
                  <w:b/>
                  <w:bCs/>
                  <w:i w:val="0"/>
                  <w:iCs w:val="0"/>
                  <w:caps w:val="0"/>
                  <w:color w:val="0F1115"/>
                  <w:spacing w:val="0"/>
                  <w:sz w:val="24"/>
                  <w:szCs w:val="24"/>
                  <w:shd w:val="clear" w:fill="FFFFFF"/>
                </w:rPr>
                <w:delText>生物安全、化学危害、物理危害</w:delText>
              </w:r>
            </w:del>
            <w:del w:id="50" w:author="庞怡璟 [2]" w:date="2026-09-14T17:04:33Z">
              <w:r>
                <w:rPr>
                  <w:rFonts w:hint="default" w:ascii="Segoe UI" w:hAnsi="Segoe UI" w:eastAsia="Segoe UI" w:cs="Segoe UI"/>
                  <w:i w:val="0"/>
                  <w:iCs w:val="0"/>
                  <w:caps w:val="0"/>
                  <w:color w:val="0F1115"/>
                  <w:spacing w:val="0"/>
                  <w:sz w:val="24"/>
                  <w:szCs w:val="24"/>
                  <w:shd w:val="clear" w:fill="FFFFFF"/>
                </w:rPr>
                <w:delText>等实验活动风险，并附有《公司实验活动危害评估表》</w:delText>
              </w:r>
            </w:del>
            <w:del w:id="51" w:author="庞怡璟 [2]" w:date="2026-09-14T17:04:33Z">
              <w:r>
                <w:rPr>
                  <w:rFonts w:hint="eastAsia" w:ascii="Segoe UI" w:hAnsi="Segoe UI" w:eastAsia="宋体" w:cs="Segoe UI"/>
                  <w:i w:val="0"/>
                  <w:iCs w:val="0"/>
                  <w:caps w:val="0"/>
                  <w:color w:val="0F1115"/>
                  <w:spacing w:val="0"/>
                  <w:sz w:val="24"/>
                  <w:szCs w:val="24"/>
                  <w:shd w:val="clear" w:fill="FFFFFF"/>
                  <w:lang w:eastAsia="zh-CN"/>
                </w:rPr>
                <w:delText>。</w:delText>
              </w:r>
            </w:del>
          </w:p>
          <w:p w14:paraId="3B3FBCE6">
            <w:pPr>
              <w:pStyle w:val="136"/>
              <w:keepNext/>
              <w:rPr>
                <w:rFonts w:hint="eastAsia" w:ascii="Arial" w:hAnsi="Arial" w:eastAsia="宋体"/>
                <w:i/>
                <w:lang w:val="en-US" w:eastAsia="zh-CN"/>
              </w:rPr>
            </w:pPr>
            <w:del w:id="52" w:author="庞怡璟 [2]" w:date="2026-09-14T17:04:33Z">
              <w:r>
                <w:rPr>
                  <w:rFonts w:hint="eastAsia" w:ascii="Segoe UI" w:hAnsi="Segoe UI" w:eastAsia="宋体" w:cs="Segoe UI"/>
                  <w:i w:val="0"/>
                  <w:iCs w:val="0"/>
                  <w:caps w:val="0"/>
                  <w:color w:val="0F1115"/>
                  <w:spacing w:val="0"/>
                  <w:sz w:val="24"/>
                  <w:szCs w:val="24"/>
                  <w:shd w:val="clear" w:fill="FFFFFF"/>
                  <w:lang w:val="en-US" w:eastAsia="zh-CN"/>
                </w:rPr>
                <w:delText>依据</w:delText>
              </w:r>
            </w:del>
            <w:del w:id="53" w:author="庞怡璟 [2]" w:date="2026-09-14T17:04:33Z">
              <w:r>
                <w:rPr>
                  <w:rFonts w:hint="default" w:ascii="Segoe UI" w:hAnsi="Segoe UI" w:eastAsia="Segoe UI" w:cs="Segoe UI"/>
                  <w:i w:val="0"/>
                  <w:iCs w:val="0"/>
                  <w:caps w:val="0"/>
                  <w:color w:val="0F1115"/>
                  <w:spacing w:val="0"/>
                  <w:sz w:val="24"/>
                  <w:szCs w:val="24"/>
                  <w:shd w:val="clear" w:fill="FFFFFF"/>
                </w:rPr>
                <w:delText>ODC-CX-10</w:delText>
              </w:r>
            </w:del>
            <w:del w:id="54" w:author="庞怡璟 [2]" w:date="2026-09-14T17:04:33Z">
              <w:r>
                <w:rPr>
                  <w:rFonts w:hint="eastAsia" w:ascii="Segoe UI" w:hAnsi="Segoe UI" w:eastAsia="宋体" w:cs="Segoe UI"/>
                  <w:i w:val="0"/>
                  <w:iCs w:val="0"/>
                  <w:caps w:val="0"/>
                  <w:color w:val="0F1115"/>
                  <w:spacing w:val="0"/>
                  <w:sz w:val="22"/>
                  <w:szCs w:val="22"/>
                  <w:shd w:val="clear" w:fill="FFFFFF"/>
                  <w:lang w:eastAsia="zh-CN" w:bidi="ar-SA"/>
                </w:rPr>
                <w:delText>《</w:delText>
              </w:r>
            </w:del>
            <w:del w:id="55" w:author="庞怡璟 [2]" w:date="2026-09-14T17:04:33Z">
              <w:r>
                <w:rPr>
                  <w:rFonts w:hint="eastAsia" w:ascii="Segoe UI" w:hAnsi="Segoe UI" w:eastAsia="宋体" w:cs="Segoe UI"/>
                  <w:i w:val="0"/>
                  <w:iCs w:val="0"/>
                  <w:caps w:val="0"/>
                  <w:color w:val="0F1115"/>
                  <w:spacing w:val="0"/>
                  <w:sz w:val="22"/>
                  <w:szCs w:val="22"/>
                  <w:shd w:val="clear" w:fill="FFFFFF"/>
                  <w:lang w:bidi="ar-SA"/>
                </w:rPr>
                <w:delText>设施和环境管理程序</w:delText>
              </w:r>
            </w:del>
            <w:del w:id="56" w:author="庞怡璟 [2]" w:date="2026-09-14T17:04:33Z">
              <w:r>
                <w:rPr>
                  <w:rFonts w:hint="eastAsia" w:ascii="Segoe UI" w:hAnsi="Segoe UI" w:eastAsia="宋体" w:cs="Segoe UI"/>
                  <w:i w:val="0"/>
                  <w:iCs w:val="0"/>
                  <w:caps w:val="0"/>
                  <w:color w:val="0F1115"/>
                  <w:spacing w:val="0"/>
                  <w:sz w:val="22"/>
                  <w:szCs w:val="22"/>
                  <w:shd w:val="clear" w:fill="FFFFFF"/>
                  <w:lang w:eastAsia="zh-CN" w:bidi="ar-SA"/>
                </w:rPr>
                <w:delText>》</w:delText>
              </w:r>
            </w:del>
            <w:del w:id="57" w:author="庞怡璟 [2]" w:date="2026-09-14T17:04:33Z">
              <w:r>
                <w:rPr>
                  <w:rFonts w:hint="eastAsia" w:ascii="Segoe UI" w:hAnsi="Segoe UI" w:eastAsia="宋体" w:cs="Segoe UI"/>
                  <w:i w:val="0"/>
                  <w:iCs w:val="0"/>
                  <w:caps w:val="0"/>
                  <w:color w:val="0F1115"/>
                  <w:spacing w:val="0"/>
                  <w:sz w:val="22"/>
                  <w:szCs w:val="22"/>
                  <w:shd w:val="clear" w:fill="FFFFFF"/>
                  <w:lang w:val="en-US" w:eastAsia="zh-CN" w:bidi="ar-SA"/>
                </w:rPr>
                <w:delText>文件</w:delText>
              </w:r>
            </w:del>
            <w:del w:id="58" w:author="庞怡璟 [2]" w:date="2026-09-14T17:04:33Z">
              <w:r>
                <w:rPr>
                  <w:rFonts w:hint="default" w:ascii="Segoe UI" w:hAnsi="Segoe UI" w:eastAsia="Segoe UI" w:cs="Segoe UI"/>
                  <w:i w:val="0"/>
                  <w:iCs w:val="0"/>
                  <w:caps w:val="0"/>
                  <w:color w:val="0F1115"/>
                  <w:spacing w:val="0"/>
                  <w:sz w:val="24"/>
                  <w:szCs w:val="24"/>
                  <w:shd w:val="clear" w:fill="FFFFFF"/>
                </w:rPr>
                <w:delText>要求</w:delText>
              </w:r>
            </w:del>
            <w:del w:id="59" w:author="庞怡璟 [2]" w:date="2026-09-14T17:04:33Z">
              <w:r>
                <w:rPr>
                  <w:rFonts w:hint="eastAsia" w:ascii="Segoe UI" w:hAnsi="Segoe UI" w:eastAsia="宋体" w:cs="Segoe UI"/>
                  <w:i w:val="0"/>
                  <w:iCs w:val="0"/>
                  <w:caps w:val="0"/>
                  <w:color w:val="0F1115"/>
                  <w:spacing w:val="0"/>
                  <w:sz w:val="24"/>
                  <w:szCs w:val="24"/>
                  <w:shd w:val="clear" w:fill="FFFFFF"/>
                  <w:lang w:eastAsia="zh-CN"/>
                </w:rPr>
                <w:delText>：</w:delText>
              </w:r>
            </w:del>
            <w:del w:id="60" w:author="庞怡璟 [2]" w:date="2026-09-14T17:04:33Z">
              <w:r>
                <w:rPr>
                  <w:rFonts w:hint="default" w:ascii="Segoe UI" w:hAnsi="Segoe UI" w:eastAsia="Segoe UI" w:cs="Segoe UI"/>
                  <w:i w:val="0"/>
                  <w:iCs w:val="0"/>
                  <w:caps w:val="0"/>
                  <w:color w:val="0F1115"/>
                  <w:spacing w:val="0"/>
                  <w:sz w:val="24"/>
                  <w:szCs w:val="24"/>
                  <w:shd w:val="clear" w:fill="FFFFFF"/>
                </w:rPr>
                <w:delText>每年进行安全风险评估并参照《风险管理程序》</w:delText>
              </w:r>
            </w:del>
            <w:del w:id="61" w:author="庞怡璟 [2]" w:date="2026-09-14T17:04:33Z">
              <w:r>
                <w:rPr>
                  <w:rFonts w:hint="eastAsia" w:ascii="Segoe UI" w:hAnsi="Segoe UI" w:eastAsia="宋体" w:cs="Segoe UI"/>
                  <w:i w:val="0"/>
                  <w:iCs w:val="0"/>
                  <w:caps w:val="0"/>
                  <w:color w:val="0F1115"/>
                  <w:spacing w:val="0"/>
                  <w:sz w:val="24"/>
                  <w:szCs w:val="24"/>
                  <w:shd w:val="clear" w:fill="FFFFFF"/>
                  <w:lang w:eastAsia="zh-CN"/>
                </w:rPr>
                <w:delText>。</w:delText>
              </w:r>
            </w:del>
          </w:p>
        </w:tc>
      </w:tr>
    </w:tbl>
    <w:p w14:paraId="12A4A984">
      <w:pPr>
        <w:pStyle w:val="130"/>
        <w:jc w:val="both"/>
        <w:rPr>
          <w:color w:val="0070C0"/>
          <w:sz w:val="22"/>
          <w:szCs w:val="22"/>
          <w:lang w:val="en-GB"/>
        </w:rPr>
      </w:pPr>
    </w:p>
    <w:p w14:paraId="1B01A5F7">
      <w:pPr>
        <w:pStyle w:val="130"/>
        <w:jc w:val="both"/>
        <w:rPr>
          <w:color w:val="0070C0"/>
          <w:sz w:val="22"/>
          <w:szCs w:val="22"/>
          <w:lang w:val="en-GB"/>
        </w:rPr>
      </w:pPr>
    </w:p>
    <w:p w14:paraId="1A0FB59D">
      <w:pPr>
        <w:pStyle w:val="130"/>
        <w:jc w:val="both"/>
        <w:rPr>
          <w:color w:val="0070C0"/>
          <w:sz w:val="22"/>
          <w:szCs w:val="22"/>
          <w:lang w:val="en-GB"/>
        </w:rPr>
      </w:pPr>
    </w:p>
    <w:p w14:paraId="4BB1996B">
      <w:pPr>
        <w:pStyle w:val="130"/>
        <w:jc w:val="both"/>
        <w:rPr>
          <w:color w:val="0070C0"/>
          <w:sz w:val="22"/>
          <w:szCs w:val="22"/>
          <w:lang w:val="en-GB"/>
        </w:rPr>
      </w:pPr>
    </w:p>
    <w:p w14:paraId="031EF4E3">
      <w:pPr>
        <w:pStyle w:val="130"/>
        <w:jc w:val="both"/>
        <w:rPr>
          <w:color w:val="0070C0"/>
          <w:sz w:val="22"/>
          <w:szCs w:val="22"/>
          <w:lang w:val="en-GB"/>
        </w:rPr>
      </w:pPr>
    </w:p>
    <w:p w14:paraId="148ED387">
      <w:pPr>
        <w:pStyle w:val="130"/>
        <w:jc w:val="both"/>
        <w:rPr>
          <w:color w:val="0070C0"/>
          <w:sz w:val="22"/>
          <w:szCs w:val="22"/>
          <w:lang w:val="en-GB"/>
        </w:rPr>
      </w:pPr>
    </w:p>
    <w:p w14:paraId="143BC015">
      <w:pPr>
        <w:pStyle w:val="130"/>
        <w:jc w:val="both"/>
        <w:rPr>
          <w:color w:val="0070C0"/>
          <w:sz w:val="22"/>
          <w:szCs w:val="22"/>
          <w:lang w:val="en-GB"/>
        </w:rPr>
      </w:pPr>
    </w:p>
    <w:p w14:paraId="4666D00D">
      <w:pPr>
        <w:pStyle w:val="130"/>
        <w:jc w:val="both"/>
        <w:rPr>
          <w:color w:val="0070C0"/>
          <w:sz w:val="22"/>
          <w:szCs w:val="22"/>
          <w:lang w:val="en-GB"/>
        </w:rPr>
      </w:pPr>
    </w:p>
    <w:p w14:paraId="2CC148D2">
      <w:pPr>
        <w:pStyle w:val="130"/>
        <w:jc w:val="both"/>
        <w:rPr>
          <w:color w:val="0070C0"/>
          <w:sz w:val="22"/>
          <w:szCs w:val="22"/>
          <w:lang w:val="en-GB"/>
        </w:rPr>
      </w:pPr>
    </w:p>
    <w:p w14:paraId="28C6D9F8">
      <w:pPr>
        <w:pStyle w:val="130"/>
        <w:jc w:val="both"/>
        <w:rPr>
          <w:color w:val="0070C0"/>
          <w:sz w:val="22"/>
          <w:szCs w:val="22"/>
          <w:lang w:val="en-GB"/>
        </w:rPr>
      </w:pPr>
    </w:p>
    <w:p w14:paraId="276B4BE6">
      <w:pPr>
        <w:pStyle w:val="130"/>
        <w:jc w:val="both"/>
        <w:rPr>
          <w:color w:val="0070C0"/>
          <w:sz w:val="22"/>
          <w:szCs w:val="22"/>
          <w:lang w:val="en-GB"/>
        </w:rPr>
      </w:pPr>
    </w:p>
    <w:p w14:paraId="6AF8E909">
      <w:pPr>
        <w:pStyle w:val="130"/>
        <w:jc w:val="both"/>
        <w:rPr>
          <w:color w:val="0070C0"/>
          <w:sz w:val="22"/>
          <w:szCs w:val="22"/>
          <w:lang w:val="en-GB"/>
        </w:rPr>
      </w:pPr>
    </w:p>
    <w:p w14:paraId="06B62B88">
      <w:pPr>
        <w:pStyle w:val="130"/>
        <w:jc w:val="both"/>
        <w:rPr>
          <w:color w:val="0070C0"/>
          <w:sz w:val="22"/>
          <w:szCs w:val="22"/>
          <w:lang w:val="en-GB"/>
        </w:rPr>
      </w:pPr>
    </w:p>
    <w:p w14:paraId="495D67D6">
      <w:pPr>
        <w:pStyle w:val="130"/>
        <w:jc w:val="both"/>
        <w:rPr>
          <w:color w:val="0070C0"/>
          <w:sz w:val="22"/>
          <w:szCs w:val="22"/>
          <w:lang w:val="en-GB"/>
        </w:rPr>
      </w:pPr>
    </w:p>
    <w:p w14:paraId="4F1EAC9E">
      <w:pPr>
        <w:pStyle w:val="130"/>
        <w:jc w:val="both"/>
        <w:rPr>
          <w:color w:val="0070C0"/>
          <w:sz w:val="22"/>
          <w:szCs w:val="22"/>
          <w:lang w:val="en-GB"/>
        </w:rPr>
      </w:pPr>
    </w:p>
    <w:p w14:paraId="13D36A2F">
      <w:pPr>
        <w:pStyle w:val="130"/>
        <w:jc w:val="both"/>
        <w:rPr>
          <w:color w:val="0070C0"/>
          <w:sz w:val="22"/>
          <w:szCs w:val="22"/>
          <w:lang w:val="en-GB"/>
        </w:rPr>
      </w:pPr>
    </w:p>
    <w:p w14:paraId="613A4C22">
      <w:pPr>
        <w:pStyle w:val="130"/>
        <w:jc w:val="both"/>
        <w:rPr>
          <w:color w:val="0070C0"/>
          <w:sz w:val="22"/>
          <w:szCs w:val="22"/>
          <w:lang w:val="en-GB"/>
        </w:rPr>
      </w:pPr>
    </w:p>
    <w:p w14:paraId="113D18C1">
      <w:pPr>
        <w:pStyle w:val="130"/>
        <w:jc w:val="both"/>
        <w:rPr>
          <w:color w:val="0070C0"/>
          <w:sz w:val="22"/>
          <w:szCs w:val="22"/>
          <w:lang w:val="en-GB"/>
        </w:rPr>
      </w:pPr>
    </w:p>
    <w:p w14:paraId="590E0DD2">
      <w:pPr>
        <w:pStyle w:val="130"/>
        <w:jc w:val="both"/>
        <w:rPr>
          <w:color w:val="0070C0"/>
          <w:sz w:val="22"/>
          <w:szCs w:val="22"/>
          <w:lang w:val="en-GB"/>
        </w:rPr>
      </w:pPr>
    </w:p>
    <w:p w14:paraId="4EB8F7DA">
      <w:pPr>
        <w:pStyle w:val="130"/>
        <w:jc w:val="both"/>
        <w:rPr>
          <w:color w:val="0070C0"/>
          <w:sz w:val="22"/>
          <w:szCs w:val="22"/>
          <w:lang w:val="en-GB"/>
        </w:rPr>
      </w:pPr>
    </w:p>
    <w:p w14:paraId="245808A1">
      <w:pPr>
        <w:pStyle w:val="130"/>
        <w:jc w:val="both"/>
        <w:rPr>
          <w:color w:val="0070C0"/>
          <w:sz w:val="22"/>
          <w:szCs w:val="22"/>
          <w:lang w:val="en-GB"/>
        </w:rPr>
      </w:pPr>
    </w:p>
    <w:p w14:paraId="0E1E6AF4">
      <w:pPr>
        <w:pStyle w:val="130"/>
        <w:jc w:val="both"/>
        <w:rPr>
          <w:color w:val="0070C0"/>
          <w:sz w:val="22"/>
          <w:szCs w:val="22"/>
          <w:lang w:val="en-GB"/>
        </w:rPr>
      </w:pPr>
    </w:p>
    <w:p w14:paraId="4B1654D9">
      <w:pPr>
        <w:pStyle w:val="130"/>
        <w:jc w:val="both"/>
        <w:rPr>
          <w:color w:val="0070C0"/>
          <w:sz w:val="22"/>
          <w:szCs w:val="22"/>
          <w:lang w:val="en-GB"/>
        </w:rPr>
      </w:pPr>
    </w:p>
    <w:p w14:paraId="382DA85B">
      <w:pPr>
        <w:pStyle w:val="130"/>
        <w:jc w:val="both"/>
        <w:rPr>
          <w:color w:val="0070C0"/>
          <w:sz w:val="22"/>
          <w:szCs w:val="22"/>
          <w:lang w:val="en-GB"/>
        </w:rPr>
      </w:pPr>
    </w:p>
    <w:p w14:paraId="66DB7464">
      <w:pPr>
        <w:pStyle w:val="130"/>
        <w:jc w:val="both"/>
        <w:rPr>
          <w:color w:val="0070C0"/>
          <w:sz w:val="22"/>
          <w:szCs w:val="22"/>
          <w:lang w:val="en-GB"/>
        </w:rPr>
      </w:pPr>
    </w:p>
    <w:p w14:paraId="2FBBDCDB">
      <w:pPr>
        <w:pStyle w:val="130"/>
        <w:jc w:val="both"/>
        <w:rPr>
          <w:color w:val="0070C0"/>
          <w:sz w:val="22"/>
          <w:szCs w:val="22"/>
          <w:lang w:val="en-GB"/>
        </w:rPr>
      </w:pPr>
    </w:p>
    <w:p w14:paraId="196B2E80">
      <w:pPr>
        <w:pStyle w:val="130"/>
        <w:jc w:val="both"/>
        <w:rPr>
          <w:color w:val="0070C0"/>
          <w:sz w:val="22"/>
          <w:szCs w:val="22"/>
          <w:lang w:val="en-GB"/>
        </w:rPr>
      </w:pPr>
    </w:p>
    <w:p w14:paraId="36DF06BD">
      <w:pPr>
        <w:pStyle w:val="130"/>
        <w:jc w:val="both"/>
        <w:rPr>
          <w:color w:val="0070C0"/>
          <w:sz w:val="22"/>
          <w:szCs w:val="22"/>
          <w:lang w:val="en-GB"/>
        </w:rPr>
      </w:pPr>
    </w:p>
    <w:p w14:paraId="00A7D2AC">
      <w:pPr>
        <w:pStyle w:val="130"/>
        <w:jc w:val="both"/>
        <w:rPr>
          <w:color w:val="0070C0"/>
          <w:sz w:val="22"/>
          <w:szCs w:val="22"/>
          <w:lang w:val="en-GB"/>
        </w:rPr>
      </w:pPr>
    </w:p>
    <w:p w14:paraId="44E1CF09">
      <w:pPr>
        <w:pStyle w:val="130"/>
        <w:jc w:val="both"/>
        <w:rPr>
          <w:color w:val="0070C0"/>
          <w:sz w:val="22"/>
          <w:szCs w:val="22"/>
          <w:lang w:val="en-GB"/>
        </w:rPr>
      </w:pPr>
    </w:p>
    <w:p w14:paraId="4C09BBD9">
      <w:pPr>
        <w:pStyle w:val="130"/>
        <w:jc w:val="both"/>
        <w:rPr>
          <w:color w:val="0070C0"/>
          <w:sz w:val="22"/>
          <w:szCs w:val="22"/>
          <w:lang w:val="en-GB"/>
        </w:rPr>
      </w:pPr>
    </w:p>
    <w:tbl>
      <w:tblPr>
        <w:tblStyle w:val="32"/>
        <w:tblW w:w="906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681"/>
        <w:gridCol w:w="698"/>
        <w:gridCol w:w="645"/>
        <w:gridCol w:w="671"/>
        <w:gridCol w:w="3367"/>
      </w:tblGrid>
      <w:tr w14:paraId="1F4633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062" w:type="dxa"/>
            <w:gridSpan w:val="5"/>
            <w:shd w:val="clear" w:color="auto" w:fill="F1F1F1" w:themeFill="background1" w:themeFillShade="F2"/>
          </w:tcPr>
          <w:p w14:paraId="748EA469">
            <w:pPr>
              <w:pStyle w:val="133"/>
              <w:ind w:left="580"/>
            </w:pPr>
            <w:r>
              <w:rPr>
                <w:rFonts w:hint="eastAsia"/>
                <w:lang w:eastAsia="zh-CN"/>
              </w:rPr>
              <w:t xml:space="preserve">TRAINING</w:t>
            </w:r>
          </w:p>
        </w:tc>
      </w:tr>
      <w:tr w14:paraId="4D7DB6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jc w:val="center"/>
        </w:trPr>
        <w:tc>
          <w:tcPr>
            <w:tcW w:w="3681" w:type="dxa"/>
            <w:vAlign w:val="center"/>
          </w:tcPr>
          <w:p w14:paraId="6343C904">
            <w:pPr>
              <w:pStyle w:val="130"/>
              <w:keepNext/>
              <w:rPr>
                <w:rFonts w:eastAsia="宋体"/>
                <w:b/>
                <w:sz w:val="22"/>
                <w:szCs w:val="22"/>
                <w:lang w:eastAsia="zh-CN"/>
              </w:rPr>
            </w:pPr>
            <w:r>
              <w:rPr>
                <w:rFonts w:hint="eastAsia" w:ascii="Times New Roman" w:eastAsia="微软雅黑"/>
                <w:b/>
                <w:sz w:val="22"/>
                <w:szCs w:val="22"/>
                <w:lang w:eastAsia="zh-CN"/>
              </w:rPr>
              <w:t xml:space="preserve">Question</w:t>
            </w:r>
          </w:p>
        </w:tc>
        <w:tc>
          <w:tcPr>
            <w:tcW w:w="698" w:type="dxa"/>
            <w:vAlign w:val="center"/>
          </w:tcPr>
          <w:p w14:paraId="3A839331">
            <w:pPr>
              <w:ind w:left="1"/>
              <w:jc w:val="center"/>
              <w:rPr>
                <w:rFonts w:ascii="Arial" w:hAnsi="Arial" w:eastAsia="宋体" w:cs="Arial"/>
                <w:b/>
                <w:lang w:eastAsia="zh-CN"/>
              </w:rPr>
            </w:pPr>
            <w:r>
              <w:rPr>
                <w:rFonts w:hint="eastAsia" w:ascii="Times New Roman" w:hAnsi="Arial" w:eastAsia="微软雅黑" w:cs="Arial"/>
                <w:b/>
                <w:lang w:eastAsia="zh-CN"/>
              </w:rPr>
              <w:t xml:space="preserve">Yes</w:t>
            </w:r>
          </w:p>
        </w:tc>
        <w:tc>
          <w:tcPr>
            <w:tcW w:w="645" w:type="dxa"/>
            <w:vAlign w:val="center"/>
          </w:tcPr>
          <w:p w14:paraId="64B2987D">
            <w:pPr>
              <w:ind w:left="36"/>
              <w:jc w:val="center"/>
              <w:rPr>
                <w:rFonts w:ascii="Arial" w:hAnsi="Arial" w:eastAsia="宋体" w:cs="Arial"/>
                <w:b/>
                <w:lang w:eastAsia="zh-CN"/>
              </w:rPr>
            </w:pPr>
            <w:r>
              <w:rPr>
                <w:rFonts w:hint="eastAsia" w:ascii="Times New Roman" w:hAnsi="Arial" w:eastAsia="微软雅黑" w:cs="Arial"/>
                <w:b/>
                <w:lang w:eastAsia="zh-CN"/>
              </w:rPr>
              <w:t xml:space="preserve">No</w:t>
            </w:r>
          </w:p>
        </w:tc>
        <w:tc>
          <w:tcPr>
            <w:tcW w:w="671" w:type="dxa"/>
            <w:vAlign w:val="center"/>
          </w:tcPr>
          <w:p w14:paraId="3290DD82">
            <w:pPr>
              <w:ind w:left="14"/>
              <w:jc w:val="center"/>
              <w:rPr>
                <w:rFonts w:ascii="Arial" w:hAnsi="Arial" w:eastAsia="宋体" w:cs="Arial"/>
                <w:b/>
                <w:lang w:eastAsia="zh-CN"/>
              </w:rPr>
            </w:pPr>
            <w:r>
              <w:rPr>
                <w:rFonts w:hint="eastAsia" w:ascii="Times New Roman" w:hAnsi="Arial" w:eastAsia="微软雅黑" w:cs="Arial"/>
                <w:b/>
                <w:lang w:eastAsia="zh-CN"/>
              </w:rPr>
              <w:t>N/A</w:t>
            </w:r>
          </w:p>
        </w:tc>
        <w:tc>
          <w:tcPr>
            <w:tcW w:w="3367" w:type="dxa"/>
          </w:tcPr>
          <w:p w14:paraId="7A8EA5DB">
            <w:pPr>
              <w:pStyle w:val="130"/>
              <w:keepNext/>
              <w:rPr>
                <w:rFonts w:eastAsia="宋体"/>
                <w:b/>
                <w:i/>
                <w:sz w:val="22"/>
                <w:szCs w:val="22"/>
                <w:lang w:eastAsia="zh-CN"/>
              </w:rPr>
            </w:pPr>
            <w:r>
              <w:rPr>
                <w:rFonts w:hint="eastAsia" w:ascii="Times New Roman" w:eastAsia="微软雅黑"/>
                <w:b/>
                <w:i/>
                <w:sz w:val="22"/>
                <w:szCs w:val="22"/>
                <w:lang w:eastAsia="zh-CN"/>
              </w:rPr>
              <w:t xml:space="preserve">Comments / specification</w:t>
            </w:r>
          </w:p>
        </w:tc>
      </w:tr>
      <w:tr w14:paraId="44E3DB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jc w:val="center"/>
        </w:trPr>
        <w:tc>
          <w:tcPr>
            <w:tcW w:w="3681" w:type="dxa"/>
            <w:shd w:val="clear" w:color="auto" w:fill="F1F1F1" w:themeFill="background1" w:themeFillShade="F2"/>
            <w:vAlign w:val="center"/>
          </w:tcPr>
          <w:p w14:paraId="6ACB39FF">
            <w:pPr>
              <w:pStyle w:val="130"/>
              <w:keepNext/>
              <w:rPr>
                <w:rFonts w:eastAsia="宋体"/>
                <w:sz w:val="22"/>
                <w:szCs w:val="22"/>
                <w:lang w:val="en-GB" w:eastAsia="zh-CN"/>
              </w:rPr>
            </w:pPr>
            <w:r>
              <w:rPr>
                <w:rFonts w:hint="eastAsia" w:ascii="Times New Roman" w:eastAsia="微软雅黑"/>
                <w:sz w:val="22"/>
                <w:szCs w:val="22"/>
                <w:lang w:val="en-GB" w:eastAsia="zh-CN"/>
              </w:rPr>
              <w:t xml:space="preserve">Are there up-to-date job descriptions and CVs available for all personnel?</w:t>
            </w:r>
          </w:p>
          <w:p w14:paraId="3468A919">
            <w:pPr>
              <w:pStyle w:val="130"/>
              <w:keepNext/>
              <w:rPr>
                <w:rFonts w:eastAsia="宋体"/>
                <w:sz w:val="22"/>
                <w:szCs w:val="22"/>
                <w:lang w:val="en-GB" w:eastAsia="zh-CN"/>
              </w:rPr>
            </w:pPr>
          </w:p>
        </w:tc>
        <w:tc>
          <w:tcPr>
            <w:tcW w:w="698" w:type="dxa"/>
            <w:vAlign w:val="center"/>
          </w:tcPr>
          <w:p w14:paraId="117CEEC4">
            <w:pPr>
              <w:ind w:left="1"/>
              <w:jc w:val="center"/>
              <w:rPr>
                <w:rFonts w:ascii="Arial" w:hAnsi="Arial" w:cs="Arial"/>
              </w:rPr>
            </w:pPr>
            <w:ins w:id="62" w:author="庞怡璟 [2]" w:date="2026-09-14T17:07:41Z">
              <w:r>
                <w:rPr>
                  <w:rFonts w:hint="eastAsia" w:ascii="Times New Roman" w:hAnsi="Arial" w:eastAsia="微软雅黑" w:cs="Arial"/>
                  <w:lang w:eastAsia="zh-CN"/>
                </w:rPr>
                <w:sym w:font="Wingdings" w:char="00FE"/>
              </w:r>
            </w:ins>
            <w:del w:id="63" w:author="庞怡璟 [2]" w:date="2026-09-14T17:07:41Z">
              <w:r>
                <w:rPr>
                  <w:rFonts w:ascii="Arial" w:hAnsi="Arial" w:cs="Arial"/>
                  <w:highlight w:val="yellow"/>
                </w:rPr>
                <w:fldChar w:fldCharType="begin">
                  <w:ffData>
                    <w:name w:val="Check4"/>
                    <w:enabled/>
                    <w:calcOnExit w:val="0"/>
                    <w:checkBox>
                      <w:sizeAuto/>
                      <w:default w:val="0"/>
                      <w:checked w:val="0"/>
                    </w:checkBox>
                  </w:ffData>
                </w:fldChar>
              </w:r>
            </w:del>
            <w:del w:id="64" w:author="庞怡璟 [2]" w:date="2026-09-14T17:07:41Z">
              <w:r>
                <w:rPr>
                  <w:rFonts w:ascii="Arial" w:hAnsi="Arial" w:cs="Arial"/>
                  <w:highlight w:val="yellow"/>
                </w:rPr>
                <w:delInstrText xml:space="preserve"> FORMCHECKBOX </w:delInstrText>
              </w:r>
            </w:del>
            <w:del w:id="65" w:author="庞怡璟 [2]" w:date="2026-09-14T17:07:41Z">
              <w:r>
                <w:rPr>
                  <w:rFonts w:ascii="Arial" w:hAnsi="Arial" w:cs="Arial"/>
                  <w:highlight w:val="yellow"/>
                </w:rPr>
                <w:fldChar w:fldCharType="separate"/>
              </w:r>
            </w:del>
            <w:del w:id="66" w:author="庞怡璟 [2]" w:date="2026-09-14T17:07:41Z">
              <w:r>
                <w:rPr>
                  <w:rFonts w:ascii="Arial" w:hAnsi="Arial" w:cs="Arial"/>
                  <w:highlight w:val="yellow"/>
                </w:rPr>
                <w:fldChar w:fldCharType="end"/>
              </w:r>
            </w:del>
          </w:p>
        </w:tc>
        <w:tc>
          <w:tcPr>
            <w:tcW w:w="645" w:type="dxa"/>
            <w:vAlign w:val="center"/>
          </w:tcPr>
          <w:p w14:paraId="00E083E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030552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41742E19">
            <w:pPr>
              <w:numPr>
                <w:ilvl w:val="-1"/>
                <w:numId w:val="0"/>
              </w:numPr>
              <w:spacing w:line="300" w:lineRule="auto"/>
              <w:ind w:left="0" w:leftChars="0" w:firstLine="0"/>
              <w:rPr>
                <w:ins w:id="68" w:author="庞怡璟 [2]" w:date="2026-09-14T17:10:49Z"/>
                <w:rFonts w:hint="eastAsia" w:ascii="宋体" w:hAnsi="宋体" w:eastAsia="宋体" w:cs="宋体"/>
                <w:bCs/>
                <w:iCs/>
                <w:color w:val="000000"/>
                <w:szCs w:val="21"/>
                <w:rPrChange w:id="69" w:author="庞怡璟 [2]" w:date="2026-09-14T17:11:24Z">
                  <w:rPr>
                    <w:ins w:id="70" w:author="庞怡璟 [2]" w:date="2026-09-14T17:10:49Z"/>
                    <w:rFonts w:hint="eastAsia" w:ascii="宋体" w:hAnsi="宋体" w:cs="宋体"/>
                    <w:bCs/>
                    <w:color w:val="000000"/>
                    <w:szCs w:val="21"/>
                  </w:rPr>
                </w:rPrChange>
              </w:rPr>
              <w:pPrChange w:id="67" w:author="庞怡璟 [2]" w:date="2026-09-14T17:10:52Z">
                <w:pPr>
                  <w:numPr>
                    <w:ilvl w:val="2"/>
                    <w:numId w:val="21"/>
                  </w:numPr>
                  <w:spacing w:line="300" w:lineRule="auto"/>
                  <w:ind w:left="525" w:leftChars="250"/>
                </w:pPr>
              </w:pPrChange>
            </w:pPr>
            <w:ins w:id="71" w:author="庞怡璟 [2]" w:date="2026-09-14T17:07:54Z">
              <w:r>
                <w:rPr>
                  <w:rFonts w:hint="eastAsia" w:ascii="宋体" w:hAnsi="宋体" w:eastAsia="宋体" w:cs="宋体"/>
                  <w:i w:val="0"/>
                  <w:iCs/>
                  <w:sz w:val="22"/>
                  <w:szCs w:val="22"/>
                  <w:lang w:val="en-US" w:eastAsia="zh-CN"/>
                  <w:rPrChange w:id="72" w:author="庞怡璟 [2]" w:date="2026-09-14T17:11:24Z">
                    <w:rPr>
                      <w:rFonts w:hint="eastAsia" w:ascii="Times New Roman" w:eastAsia="微软雅黑"/>
                      <w:i/>
                      <w:sz w:val="22"/>
                      <w:szCs w:val="22"/>
                      <w:lang w:val="en-US" w:eastAsia="zh-CN"/>
                    </w:rPr>
                  </w:rPrChange>
                </w:rPr>
                <w:t xml:space="preserve">Yes. Per ODC-CX-09 Human Resource Management Procedure, the Administrative and HR Department integrates human resources, maintains and timely updates personnel files for all staff, and makes them readily accessible for consultation.</w:t>
              </w:r>
            </w:ins>
            <w:ins w:id="74" w:author="庞怡璟 [2]" w:date="2026-09-14T17:08:14Z">
              <w:r>
                <w:rPr>
                  <w:rFonts w:hint="eastAsia" w:ascii="宋体" w:hAnsi="宋体" w:eastAsia="宋体" w:cs="宋体"/>
                  <w:i w:val="0"/>
                  <w:iCs/>
                  <w:sz w:val="22"/>
                  <w:szCs w:val="22"/>
                  <w:lang w:val="en-US" w:eastAsia="zh-CN"/>
                  <w:rPrChange w:id="75" w:author="庞怡璟 [2]" w:date="2026-09-14T17:11:24Z">
                    <w:rPr>
                      <w:rFonts w:hint="eastAsia" w:ascii="Times New Roman" w:eastAsia="微软雅黑"/>
                      <w:i/>
                      <w:sz w:val="22"/>
                      <w:szCs w:val="22"/>
                      <w:lang w:val="en-US" w:eastAsia="zh-CN"/>
                    </w:rPr>
                  </w:rPrChange>
                </w:rPr>
                <w:t/>
              </w:r>
            </w:ins>
            <w:ins w:id="77" w:author="庞怡璟 [2]" w:date="2026-09-14T17:07:55Z">
              <w:r>
                <w:rPr>
                  <w:rFonts w:hint="eastAsia" w:ascii="宋体" w:hAnsi="宋体" w:eastAsia="宋体" w:cs="宋体"/>
                  <w:i w:val="0"/>
                  <w:iCs/>
                  <w:sz w:val="22"/>
                  <w:szCs w:val="22"/>
                  <w:lang w:val="en-US" w:eastAsia="zh-CN"/>
                  <w:rPrChange w:id="78" w:author="庞怡璟 [2]" w:date="2026-09-14T17:11:24Z">
                    <w:rPr>
                      <w:rFonts w:hint="eastAsia" w:ascii="Times New Roman" w:eastAsia="微软雅黑"/>
                      <w:i/>
                      <w:sz w:val="22"/>
                      <w:szCs w:val="22"/>
                      <w:lang w:val="en-US" w:eastAsia="zh-CN"/>
                    </w:rPr>
                  </w:rPrChange>
                </w:rPr>
                <w:t/>
              </w:r>
            </w:ins>
            <w:ins w:id="80" w:author="庞怡璟 [2]" w:date="2026-09-14T17:07:58Z">
              <w:r>
                <w:rPr>
                  <w:rFonts w:hint="eastAsia" w:ascii="宋体" w:hAnsi="宋体" w:eastAsia="宋体" w:cs="宋体"/>
                  <w:i w:val="0"/>
                  <w:iCs/>
                  <w:sz w:val="22"/>
                  <w:szCs w:val="22"/>
                  <w:lang w:val="en-US" w:eastAsia="zh-CN"/>
                  <w:rPrChange w:id="81" w:author="庞怡璟 [2]" w:date="2026-09-14T17:11:24Z">
                    <w:rPr>
                      <w:rFonts w:hint="eastAsia" w:ascii="Times New Roman" w:eastAsia="微软雅黑"/>
                      <w:i/>
                      <w:sz w:val="22"/>
                      <w:szCs w:val="22"/>
                      <w:lang w:val="en-US" w:eastAsia="zh-CN"/>
                    </w:rPr>
                  </w:rPrChange>
                </w:rPr>
                <w:t/>
              </w:r>
            </w:ins>
            <w:ins w:id="83" w:author="庞怡璟 [2]" w:date="2026-09-14T17:07:59Z">
              <w:r>
                <w:rPr>
                  <w:rFonts w:hint="eastAsia" w:ascii="宋体" w:hAnsi="宋体" w:eastAsia="宋体" w:cs="宋体"/>
                  <w:i w:val="0"/>
                  <w:iCs/>
                  <w:sz w:val="22"/>
                  <w:szCs w:val="22"/>
                  <w:lang w:val="en-US" w:eastAsia="zh-CN"/>
                  <w:rPrChange w:id="84" w:author="庞怡璟 [2]" w:date="2026-09-14T17:11:24Z">
                    <w:rPr>
                      <w:rFonts w:hint="eastAsia" w:ascii="Times New Roman" w:eastAsia="微软雅黑"/>
                      <w:i/>
                      <w:sz w:val="22"/>
                      <w:szCs w:val="22"/>
                      <w:lang w:val="en-US" w:eastAsia="zh-CN"/>
                    </w:rPr>
                  </w:rPrChange>
                </w:rPr>
                <w:t/>
              </w:r>
            </w:ins>
            <w:ins w:id="86" w:author="庞怡璟 [2]" w:date="2026-09-14T17:08:00Z">
              <w:r>
                <w:rPr>
                  <w:rFonts w:hint="eastAsia" w:ascii="宋体" w:hAnsi="宋体" w:eastAsia="宋体" w:cs="宋体"/>
                  <w:i w:val="0"/>
                  <w:iCs/>
                  <w:sz w:val="22"/>
                  <w:szCs w:val="22"/>
                  <w:lang w:val="en-US" w:eastAsia="zh-CN"/>
                  <w:rPrChange w:id="87" w:author="庞怡璟 [2]" w:date="2026-09-14T17:11:24Z">
                    <w:rPr>
                      <w:rFonts w:hint="eastAsia" w:ascii="Times New Roman" w:eastAsia="微软雅黑"/>
                      <w:i/>
                      <w:sz w:val="22"/>
                      <w:szCs w:val="22"/>
                      <w:lang w:val="en-US" w:eastAsia="zh-CN"/>
                    </w:rPr>
                  </w:rPrChange>
                </w:rPr>
                <w:t/>
              </w:r>
            </w:ins>
            <w:ins w:id="89" w:author="庞怡璟 [2]" w:date="2026-09-14T17:08:03Z">
              <w:r>
                <w:rPr>
                  <w:rFonts w:hint="eastAsia" w:ascii="宋体" w:hAnsi="宋体" w:eastAsia="宋体" w:cs="宋体"/>
                  <w:i w:val="0"/>
                  <w:iCs/>
                  <w:sz w:val="22"/>
                  <w:szCs w:val="22"/>
                  <w:lang w:val="en-US" w:eastAsia="zh-CN"/>
                  <w:rPrChange w:id="90" w:author="庞怡璟 [2]" w:date="2026-09-14T17:11:24Z">
                    <w:rPr>
                      <w:rFonts w:hint="eastAsia" w:ascii="Times New Roman" w:eastAsia="微软雅黑"/>
                      <w:i/>
                      <w:sz w:val="22"/>
                      <w:szCs w:val="22"/>
                      <w:lang w:val="en-US" w:eastAsia="zh-CN"/>
                    </w:rPr>
                  </w:rPrChange>
                </w:rPr>
                <w:t/>
              </w:r>
            </w:ins>
            <w:ins w:id="92" w:author="庞怡璟 [2]" w:date="2026-09-14T17:08:05Z">
              <w:r>
                <w:rPr>
                  <w:rFonts w:hint="eastAsia" w:ascii="宋体" w:hAnsi="宋体" w:eastAsia="宋体" w:cs="宋体"/>
                  <w:i w:val="0"/>
                  <w:iCs/>
                  <w:sz w:val="22"/>
                  <w:szCs w:val="22"/>
                  <w:lang w:val="en-US" w:eastAsia="zh-CN"/>
                  <w:rPrChange w:id="93" w:author="庞怡璟 [2]" w:date="2026-09-14T17:11:24Z">
                    <w:rPr>
                      <w:rFonts w:hint="eastAsia" w:ascii="Times New Roman" w:eastAsia="微软雅黑"/>
                      <w:i/>
                      <w:sz w:val="22"/>
                      <w:szCs w:val="22"/>
                      <w:lang w:val="en-US" w:eastAsia="zh-CN"/>
                    </w:rPr>
                  </w:rPrChange>
                </w:rPr>
                <w:t/>
              </w:r>
            </w:ins>
            <w:ins w:id="95" w:author="庞怡璟 [2]" w:date="2026-09-14T17:08:06Z">
              <w:r>
                <w:rPr>
                  <w:rFonts w:hint="eastAsia" w:ascii="宋体" w:hAnsi="宋体" w:eastAsia="宋体" w:cs="宋体"/>
                  <w:i w:val="0"/>
                  <w:iCs/>
                  <w:sz w:val="22"/>
                  <w:szCs w:val="22"/>
                  <w:lang w:val="en-US" w:eastAsia="zh-CN"/>
                  <w:rPrChange w:id="96" w:author="庞怡璟 [2]" w:date="2026-09-14T17:11:24Z">
                    <w:rPr>
                      <w:rFonts w:hint="eastAsia" w:ascii="Times New Roman" w:eastAsia="微软雅黑"/>
                      <w:i/>
                      <w:sz w:val="22"/>
                      <w:szCs w:val="22"/>
                      <w:lang w:val="en-US" w:eastAsia="zh-CN"/>
                    </w:rPr>
                  </w:rPrChange>
                </w:rPr>
                <w:t/>
              </w:r>
            </w:ins>
            <w:ins w:id="98" w:author="庞怡璟 [2]" w:date="2026-09-14T17:08:07Z">
              <w:r>
                <w:rPr>
                  <w:rFonts w:hint="eastAsia" w:ascii="宋体" w:hAnsi="宋体" w:eastAsia="宋体" w:cs="宋体"/>
                  <w:i w:val="0"/>
                  <w:iCs/>
                  <w:sz w:val="22"/>
                  <w:szCs w:val="22"/>
                  <w:lang w:val="en-US" w:eastAsia="zh-CN"/>
                  <w:rPrChange w:id="99" w:author="庞怡璟 [2]" w:date="2026-09-14T17:11:24Z">
                    <w:rPr>
                      <w:rFonts w:hint="eastAsia" w:ascii="Times New Roman" w:eastAsia="微软雅黑"/>
                      <w:i/>
                      <w:sz w:val="22"/>
                      <w:szCs w:val="22"/>
                      <w:lang w:val="en-US" w:eastAsia="zh-CN"/>
                    </w:rPr>
                  </w:rPrChange>
                </w:rPr>
                <w:t/>
              </w:r>
            </w:ins>
            <w:ins w:id="101" w:author="庞怡璟 [2]" w:date="2026-09-14T17:08:08Z">
              <w:r>
                <w:rPr>
                  <w:rFonts w:hint="eastAsia" w:ascii="宋体" w:hAnsi="宋体" w:eastAsia="宋体" w:cs="宋体"/>
                  <w:i w:val="0"/>
                  <w:iCs/>
                  <w:sz w:val="22"/>
                  <w:szCs w:val="22"/>
                  <w:lang w:val="en-US" w:eastAsia="zh-CN"/>
                  <w:rPrChange w:id="102" w:author="庞怡璟 [2]" w:date="2026-09-14T17:11:24Z">
                    <w:rPr>
                      <w:rFonts w:hint="eastAsia" w:ascii="Times New Roman" w:eastAsia="微软雅黑"/>
                      <w:i/>
                      <w:sz w:val="22"/>
                      <w:szCs w:val="22"/>
                      <w:lang w:val="en-US" w:eastAsia="zh-CN"/>
                    </w:rPr>
                  </w:rPrChange>
                </w:rPr>
                <w:t/>
              </w:r>
            </w:ins>
            <w:ins w:id="104" w:author="庞怡璟 [2]" w:date="2026-09-14T17:08:03Z">
              <w:r>
                <w:rPr>
                  <w:rFonts w:hint="eastAsia" w:ascii="宋体" w:hAnsi="宋体" w:eastAsia="宋体" w:cs="宋体"/>
                  <w:i w:val="0"/>
                  <w:iCs/>
                  <w:sz w:val="22"/>
                  <w:szCs w:val="22"/>
                  <w:lang w:val="en-US" w:eastAsia="zh-CN"/>
                  <w:rPrChange w:id="105" w:author="庞怡璟 [2]" w:date="2026-09-14T17:11:24Z">
                    <w:rPr>
                      <w:rFonts w:hint="eastAsia" w:ascii="Times New Roman" w:eastAsia="微软雅黑"/>
                      <w:i/>
                      <w:sz w:val="22"/>
                      <w:szCs w:val="22"/>
                      <w:lang w:val="en-US" w:eastAsia="zh-CN"/>
                    </w:rPr>
                  </w:rPrChange>
                </w:rPr>
                <w:t/>
              </w:r>
            </w:ins>
            <w:ins w:id="107" w:author="庞怡璟 [2]" w:date="2026-09-14T17:10:49Z">
              <w:r>
                <w:rPr>
                  <w:rFonts w:hint="eastAsia" w:ascii="宋体" w:hAnsi="宋体" w:eastAsia="宋体" w:cs="宋体"/>
                  <w:bCs/>
                  <w:iCs/>
                  <w:color w:val="000000"/>
                  <w:szCs w:val="21"/>
                  <w:rPrChange w:id="108" w:author="庞怡璟 [2]" w:date="2026-09-14T17:11:24Z">
                    <w:rPr>
                      <w:rFonts w:hint="eastAsia" w:ascii="宋体" w:hAnsi="宋体" w:cs="宋体"/>
                      <w:bCs/>
                      <w:color w:val="000000"/>
                      <w:szCs w:val="21"/>
                    </w:rPr>
                  </w:rPrChange>
                </w:rPr>
                <w:t/>
              </w:r>
            </w:ins>
            <w:ins w:id="110" w:author="庞怡璟 [2]" w:date="2026-09-14T17:10:49Z">
              <w:r>
                <w:rPr>
                  <w:rFonts w:hint="eastAsia" w:ascii="宋体" w:hAnsi="宋体" w:eastAsia="宋体" w:cs="宋体"/>
                  <w:bCs/>
                  <w:iCs/>
                  <w:color w:val="000000"/>
                  <w:szCs w:val="21"/>
                  <w:lang w:eastAsia="zh-Hans"/>
                  <w:rPrChange w:id="111" w:author="庞怡璟 [2]" w:date="2026-09-14T17:11:24Z">
                    <w:rPr>
                      <w:rFonts w:hint="eastAsia" w:ascii="宋体" w:hAnsi="宋体" w:cs="宋体"/>
                      <w:bCs/>
                      <w:color w:val="000000"/>
                      <w:szCs w:val="21"/>
                      <w:lang w:eastAsia="zh-Hans"/>
                    </w:rPr>
                  </w:rPrChange>
                </w:rPr>
                <w:t/>
              </w:r>
            </w:ins>
          </w:p>
          <w:p w14:paraId="193FDA7E">
            <w:pPr>
              <w:pStyle w:val="130"/>
              <w:keepNext/>
              <w:jc w:val="both"/>
              <w:rPr>
                <w:del w:id="113" w:author="庞怡璟 [2]" w:date="2026-09-14T17:07:52Z"/>
                <w:rFonts w:eastAsia="宋体"/>
                <w:i/>
                <w:sz w:val="22"/>
                <w:szCs w:val="22"/>
                <w:lang w:eastAsia="zh-CN"/>
              </w:rPr>
            </w:pPr>
            <w:del w:id="114" w:author="庞怡璟 [2]" w:date="2026-09-14T17:07:52Z">
              <w:r>
                <w:rPr>
                  <w:rFonts w:hint="eastAsia" w:ascii="Times New Roman" w:eastAsia="微软雅黑"/>
                  <w:i/>
                  <w:sz w:val="22"/>
                  <w:szCs w:val="22"/>
                  <w:lang w:eastAsia="zh-CN"/>
                </w:rPr>
                <w:delText>请解释一下。</w:delText>
              </w:r>
            </w:del>
          </w:p>
          <w:p w14:paraId="41ADD57C">
            <w:pPr>
              <w:pStyle w:val="136"/>
              <w:keepNext/>
              <w:rPr>
                <w:rFonts w:ascii="Arial" w:hAnsi="Arial"/>
              </w:rPr>
            </w:pPr>
          </w:p>
        </w:tc>
      </w:tr>
      <w:tr w14:paraId="5BF4FE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907" w:hRule="atLeast"/>
          <w:jc w:val="center"/>
        </w:trPr>
        <w:tc>
          <w:tcPr>
            <w:tcW w:w="3681" w:type="dxa"/>
            <w:shd w:val="clear" w:color="auto" w:fill="F1F1F1" w:themeFill="background1" w:themeFillShade="F2"/>
            <w:vAlign w:val="center"/>
          </w:tcPr>
          <w:p w14:paraId="56DCD43D">
            <w:pPr>
              <w:pStyle w:val="130"/>
              <w:keepNext/>
              <w:rPr>
                <w:rFonts w:eastAsia="宋体"/>
                <w:sz w:val="22"/>
                <w:szCs w:val="22"/>
                <w:lang w:val="en-GB" w:eastAsia="zh-CN"/>
              </w:rPr>
            </w:pPr>
            <w:r>
              <w:rPr>
                <w:rFonts w:hint="eastAsia" w:ascii="Times New Roman" w:eastAsia="微软雅黑"/>
                <w:sz w:val="22"/>
                <w:szCs w:val="22"/>
                <w:lang w:val="en-GB" w:eastAsia="zh-CN"/>
              </w:rPr>
              <w:t xml:space="preserve">Which of the following trainings are provided to the staff?</w:t>
            </w:r>
          </w:p>
          <w:p w14:paraId="58E3E531">
            <w:pPr>
              <w:pStyle w:val="130"/>
              <w:keepNext/>
              <w:rPr>
                <w:sz w:val="22"/>
                <w:szCs w:val="22"/>
                <w:lang w:val="en-GB"/>
              </w:rPr>
            </w:pPr>
          </w:p>
          <w:p w14:paraId="14EF476F">
            <w:pPr>
              <w:pStyle w:val="130"/>
              <w:keepNext/>
              <w:rPr>
                <w:sz w:val="22"/>
                <w:szCs w:val="22"/>
                <w:lang w:val="en-GB"/>
              </w:rPr>
            </w:pPr>
          </w:p>
          <w:p w14:paraId="3B88521E">
            <w:pPr>
              <w:pStyle w:val="130"/>
              <w:keepNext/>
              <w:rPr>
                <w:sz w:val="22"/>
                <w:szCs w:val="22"/>
                <w:lang w:val="en-GB"/>
              </w:rPr>
            </w:pPr>
          </w:p>
          <w:p w14:paraId="59DA75D9">
            <w:pPr>
              <w:pStyle w:val="130"/>
              <w:keepNext/>
              <w:rPr>
                <w:sz w:val="22"/>
                <w:szCs w:val="22"/>
                <w:lang w:val="en-GB"/>
              </w:rPr>
            </w:pPr>
          </w:p>
          <w:p w14:paraId="29C5845B">
            <w:pPr>
              <w:pStyle w:val="130"/>
              <w:keepNext/>
              <w:rPr>
                <w:sz w:val="22"/>
                <w:szCs w:val="22"/>
                <w:lang w:val="en-GB"/>
              </w:rPr>
            </w:pPr>
          </w:p>
          <w:p w14:paraId="26EBE3C2">
            <w:pPr>
              <w:pStyle w:val="130"/>
              <w:keepNext/>
              <w:rPr>
                <w:sz w:val="22"/>
                <w:szCs w:val="22"/>
                <w:lang w:val="en-GB"/>
              </w:rPr>
            </w:pPr>
          </w:p>
          <w:p w14:paraId="7462D559">
            <w:pPr>
              <w:pStyle w:val="130"/>
              <w:keepNext/>
              <w:rPr>
                <w:sz w:val="22"/>
                <w:szCs w:val="22"/>
                <w:lang w:val="en-GB"/>
              </w:rPr>
            </w:pPr>
          </w:p>
        </w:tc>
        <w:tc>
          <w:tcPr>
            <w:tcW w:w="5381" w:type="dxa"/>
            <w:gridSpan w:val="4"/>
            <w:vAlign w:val="center"/>
          </w:tcPr>
          <w:p w14:paraId="0E9FA661">
            <w:pPr>
              <w:ind w:left="1"/>
              <w:rPr>
                <w:rFonts w:ascii="Arial" w:hAnsi="Arial" w:eastAsia="宋体" w:cs="Arial"/>
                <w:lang w:eastAsia="zh-CN"/>
              </w:rPr>
            </w:pPr>
            <w:r>
              <w:rPr>
                <w:rFonts w:hint="eastAsia" w:ascii="Times New Roman" w:hAnsi="Arial" w:eastAsia="微软雅黑" w:cs="Arial"/>
                <w:lang w:eastAsia="zh-CN"/>
              </w:rPr>
              <w:t xml:space="preserve">GLP training</w:t>
            </w:r>
            <w:r>
              <w:rPr>
                <w:rFonts w:ascii="Arial" w:hAnsi="Arial" w:cs="Arial"/>
              </w:rPr>
              <w:fldChar w:fldCharType="begin">
                <w:ffData>
                  <w:name w:val="Check4"/>
                  <w:enabled/>
                  <w:calcOnExit w:val="0"/>
                  <w:checkBox>
                    <w:sizeAuto/>
                    <w:default w:val="0"/>
                    <w:checked w:val="0"/>
                  </w:checkBox>
                </w:ffData>
              </w:fldChar>
            </w:r>
            <w:r>
              <w:rPr>
                <w:rFonts w:ascii="Arial" w:hAnsi="Arial" w:cs="Arial"/>
                <w:lang w:eastAsia="zh-CN"/>
              </w:rPr>
              <w:instrText xml:space="preserve"> FORMCHECKBOX </w:instrText>
            </w:r>
            <w:r>
              <w:rPr>
                <w:rFonts w:ascii="Arial" w:hAnsi="Arial" w:cs="Arial"/>
              </w:rPr>
              <w:fldChar w:fldCharType="separate"/>
            </w:r>
            <w:r>
              <w:rPr>
                <w:rFonts w:ascii="Arial" w:hAnsi="Arial" w:cs="Arial"/>
              </w:rPr>
              <w:fldChar w:fldCharType="end"/>
            </w:r>
          </w:p>
          <w:p w14:paraId="1DBE9236">
            <w:pPr>
              <w:ind w:left="1"/>
              <w:rPr>
                <w:rFonts w:ascii="Arial" w:hAnsi="Arial" w:eastAsia="宋体" w:cs="Arial"/>
                <w:lang w:eastAsia="zh-CN"/>
              </w:rPr>
            </w:pPr>
            <w:bookmarkStart w:id="0" w:name="Check4"/>
            <w:r>
              <w:rPr>
                <w:rFonts w:hint="eastAsia" w:ascii="Times New Roman" w:hAnsi="Arial" w:eastAsia="微软雅黑" w:cs="Arial"/>
                <w:lang w:eastAsia="zh-CN"/>
              </w:rPr>
              <w:t xml:space="preserve">GCP / GCLP training</w:t>
            </w:r>
            <w:commentRangeStart w:id="1"/>
            <w:r>
              <w:rPr>
                <w:rFonts w:ascii="Arial" w:hAnsi="Arial" w:cs="Arial"/>
                <w:highlight w:val="yellow"/>
              </w:rPr>
              <w:fldChar w:fldCharType="begin">
                <w:ffData>
                  <w:name w:val="Check4"/>
                  <w:enabled/>
                  <w:calcOnExit w:val="0"/>
                  <w:checkBox>
                    <w:sizeAuto/>
                    <w:default w:val="1"/>
                    <w:checked/>
                  </w:checkBox>
                </w:ffData>
              </w:fldChar>
            </w:r>
            <w:r>
              <w:rPr>
                <w:rFonts w:ascii="Arial" w:hAnsi="Arial" w:cs="Arial"/>
                <w:highlight w:val="yellow"/>
                <w:lang w:eastAsia="zh-CN"/>
              </w:rPr>
              <w:instrText xml:space="preserve">F</w:instrText>
            </w:r>
            <w:bookmarkEnd w:id="0"/>
            <w:r>
              <w:rPr>
                <w:rFonts w:ascii="Arial" w:hAnsi="Arial" w:cs="Arial"/>
                <w:highlight w:val="yellow"/>
                <w:lang w:eastAsia="zh-CN"/>
              </w:rPr>
              <w:instrText xml:space="preserve">ORMCHECKBOX</w:instrText>
            </w:r>
            <w:r>
              <w:rPr>
                <w:rFonts w:ascii="Arial" w:hAnsi="Arial" w:cs="Arial"/>
                <w:highlight w:val="yellow"/>
              </w:rPr>
              <w:fldChar w:fldCharType="separate"/>
            </w:r>
            <w:r>
              <w:rPr>
                <w:rFonts w:ascii="Arial" w:hAnsi="Arial" w:cs="Arial"/>
                <w:highlight w:val="yellow"/>
              </w:rPr>
              <w:fldChar w:fldCharType="end"/>
            </w:r>
            <w:commentRangeEnd w:id="1"/>
            <w:r>
              <w:rPr>
                <w:highlight w:val="yellow"/>
              </w:rPr>
              <w:commentReference w:id="1"/>
            </w:r>
          </w:p>
          <w:p w14:paraId="32FBD339">
            <w:pPr>
              <w:ind w:left="1"/>
              <w:rPr>
                <w:rFonts w:ascii="Arial" w:hAnsi="Arial" w:eastAsia="宋体" w:cs="Arial"/>
                <w:lang w:eastAsia="zh-CN"/>
              </w:rPr>
            </w:pPr>
            <w:r>
              <w:rPr>
                <w:rFonts w:ascii="Arial" w:hAnsi="Arial" w:cs="Arial"/>
              </w:rPr>
              <w:fldChar w:fldCharType="begin">
                <w:ffData>
                  <w:name w:val="Check4"/>
                  <w:enabled/>
                  <w:calcOnExit w:val="0"/>
                  <w:checkBox>
                    <w:sizeAuto/>
                    <w:default w:val="0"/>
                    <w:checked w:val="0"/>
                  </w:checkBox>
                </w:ffData>
              </w:fldChar>
            </w:r>
            <w:r>
              <w:rPr>
                <w:rFonts w:ascii="Arial" w:hAnsi="Arial" w:cs="Arial"/>
                <w:lang w:eastAsia="zh-CN"/>
              </w:rPr>
              <w:instrText xml:space="preserve"> FORMCHECKBOX </w:instrText>
            </w:r>
            <w:r>
              <w:rPr>
                <w:rFonts w:ascii="Arial" w:hAnsi="Arial" w:cs="Arial"/>
              </w:rPr>
              <w:fldChar w:fldCharType="separate"/>
            </w:r>
            <w:r>
              <w:rPr>
                <w:rFonts w:ascii="Arial" w:hAnsi="Arial" w:cs="Arial"/>
              </w:rPr>
              <w:fldChar w:fldCharType="end"/>
            </w:r>
            <w:r>
              <w:rPr>
                <w:rFonts w:hint="eastAsia" w:ascii="Times New Roman" w:hAnsi="Arial" w:eastAsia="微软雅黑" w:cs="Arial"/>
                <w:lang w:eastAsia="zh-CN"/>
              </w:rPr>
              <w:t xml:space="preserve">GDPR / Data Protection Act training — we have a confidentiality management procedure</w:t>
            </w:r>
          </w:p>
          <w:p w14:paraId="01E2EEA1">
            <w:pPr>
              <w:ind w:left="1"/>
              <w:rPr>
                <w:rFonts w:ascii="Arial" w:hAnsi="Arial" w:eastAsia="宋体" w:cs="Arial"/>
                <w:lang w:eastAsia="zh-CN"/>
              </w:rPr>
            </w:pPr>
            <w:r>
              <w:rPr>
                <w:rFonts w:hint="eastAsia" w:ascii="Times New Roman" w:hAnsi="Arial" w:eastAsia="微软雅黑" w:cs="Arial"/>
                <w:lang w:eastAsia="zh-CN"/>
              </w:rPr>
              <w:t xml:space="preserve">GMP training</w:t>
            </w:r>
            <w:r>
              <w:rPr>
                <w:rFonts w:ascii="Arial" w:hAnsi="Arial" w:cs="Arial"/>
              </w:rPr>
              <w:fldChar w:fldCharType="begin">
                <w:ffData>
                  <w:name w:val="Check4"/>
                  <w:enabled/>
                  <w:calcOnExit w:val="0"/>
                  <w:checkBox>
                    <w:sizeAuto/>
                    <w:default w:val="0"/>
                    <w:checked w:val="0"/>
                  </w:checkBox>
                </w:ffData>
              </w:fldChar>
            </w:r>
            <w:r>
              <w:rPr>
                <w:rFonts w:ascii="Arial" w:hAnsi="Arial" w:cs="Arial"/>
                <w:lang w:eastAsia="zh-CN"/>
              </w:rPr>
              <w:instrText xml:space="preserve"> FORMCHECKBOX </w:instrText>
            </w:r>
            <w:r>
              <w:rPr>
                <w:rFonts w:ascii="Arial" w:hAnsi="Arial" w:cs="Arial"/>
              </w:rPr>
              <w:fldChar w:fldCharType="separate"/>
            </w:r>
            <w:r>
              <w:rPr>
                <w:rFonts w:ascii="Arial" w:hAnsi="Arial" w:cs="Arial"/>
              </w:rPr>
              <w:fldChar w:fldCharType="end"/>
            </w:r>
          </w:p>
          <w:p w14:paraId="79E93D73">
            <w:pPr>
              <w:ind w:left="1"/>
              <w:rPr>
                <w:rFonts w:ascii="Arial" w:hAnsi="Arial" w:eastAsia="宋体" w:cs="Arial"/>
                <w:lang w:eastAsia="zh-CN"/>
              </w:rPr>
            </w:pPr>
            <w:r>
              <w:rPr>
                <w:rFonts w:hint="eastAsia" w:ascii="Times New Roman" w:hAnsi="Arial" w:eastAsia="微软雅黑" w:cs="Arial"/>
                <w:lang w:eastAsia="zh-CN"/>
              </w:rPr>
              <w:t xml:space="preserve">HIPAA training</w:t>
            </w:r>
            <w:r>
              <w:rPr>
                <w:rFonts w:ascii="Arial" w:hAnsi="Arial" w:cs="Arial"/>
              </w:rPr>
              <w:fldChar w:fldCharType="begin">
                <w:ffData>
                  <w:name w:val="Check4"/>
                  <w:enabled/>
                  <w:calcOnExit w:val="0"/>
                  <w:checkBox>
                    <w:sizeAuto/>
                    <w:default w:val="0"/>
                    <w:checked w:val="0"/>
                  </w:checkBox>
                </w:ffData>
              </w:fldChar>
            </w:r>
            <w:r>
              <w:rPr>
                <w:rFonts w:ascii="Arial" w:hAnsi="Arial" w:cs="Arial"/>
                <w:lang w:eastAsia="zh-CN"/>
              </w:rPr>
              <w:instrText xml:space="preserve"> FORMCHECKBOX </w:instrText>
            </w:r>
            <w:r>
              <w:rPr>
                <w:rFonts w:ascii="Arial" w:hAnsi="Arial" w:cs="Arial"/>
              </w:rPr>
              <w:fldChar w:fldCharType="separate"/>
            </w:r>
            <w:r>
              <w:rPr>
                <w:rFonts w:ascii="Arial" w:hAnsi="Arial" w:cs="Arial"/>
              </w:rPr>
              <w:fldChar w:fldCharType="end"/>
            </w:r>
          </w:p>
          <w:p w14:paraId="03E75002">
            <w:pPr>
              <w:ind w:left="1"/>
              <w:rPr>
                <w:rFonts w:ascii="Arial" w:hAnsi="Arial" w:eastAsia="宋体" w:cs="Arial"/>
                <w:i/>
                <w:lang w:eastAsia="zh-CN"/>
              </w:rPr>
            </w:pPr>
            <w:r>
              <w:rPr>
                <w:rFonts w:hint="eastAsia" w:ascii="Times New Roman" w:hAnsi="Arial" w:eastAsia="微软雅黑" w:cs="Arial"/>
                <w:lang w:eastAsia="zh-CN"/>
              </w:rPr>
              <w:t xml:space="preserve">Good Documentation Practice training</w:t>
            </w:r>
            <w:ins w:id="115" w:author="庞怡璟 [2]" w:date="2026-09-14T17:07:34Z">
              <w:r>
                <w:rPr>
                  <w:rFonts w:hint="eastAsia" w:ascii="Times New Roman" w:hAnsi="Arial" w:eastAsia="微软雅黑" w:cs="Arial"/>
                  <w:lang w:eastAsia="zh-CN"/>
                </w:rPr>
                <w:sym w:font="Wingdings" w:char="00FE"/>
              </w:r>
            </w:ins>
            <w:del w:id="116" w:author="庞怡璟 [2]" w:date="2026-09-14T17:07:38Z">
              <w:r>
                <w:rPr>
                  <w:rFonts w:ascii="Arial" w:hAnsi="Arial" w:cs="Arial"/>
                  <w:highlight w:val="yellow"/>
                </w:rPr>
                <w:fldChar w:fldCharType="begin">
                  <w:ffData>
                    <w:name w:val="Check4"/>
                    <w:enabled/>
                    <w:calcOnExit w:val="0"/>
                    <w:checkBox>
                      <w:sizeAuto/>
                      <w:default w:val="0"/>
                      <w:checked w:val="0"/>
                    </w:checkBox>
                  </w:ffData>
                </w:fldChar>
              </w:r>
            </w:del>
            <w:del w:id="117" w:author="庞怡璟 [2]" w:date="2026-09-14T17:07:38Z">
              <w:r>
                <w:rPr>
                  <w:rFonts w:ascii="Arial" w:hAnsi="Arial" w:cs="Arial"/>
                  <w:highlight w:val="yellow"/>
                  <w:lang w:eastAsia="zh-CN"/>
                </w:rPr>
                <w:delInstrText xml:space="preserve"> FORMCHECKBOX </w:delInstrText>
              </w:r>
            </w:del>
            <w:del w:id="118" w:author="庞怡璟 [2]" w:date="2026-09-14T17:07:38Z">
              <w:r>
                <w:rPr>
                  <w:rFonts w:ascii="Arial" w:hAnsi="Arial" w:cs="Arial"/>
                  <w:highlight w:val="yellow"/>
                </w:rPr>
                <w:fldChar w:fldCharType="separate"/>
              </w:r>
            </w:del>
            <w:del w:id="119" w:author="庞怡璟 [2]" w:date="2026-09-14T17:07:38Z">
              <w:r>
                <w:rPr>
                  <w:rFonts w:ascii="Arial" w:hAnsi="Arial" w:cs="Arial"/>
                  <w:highlight w:val="yellow"/>
                </w:rPr>
                <w:fldChar w:fldCharType="end"/>
              </w:r>
            </w:del>
          </w:p>
        </w:tc>
      </w:tr>
      <w:tr w14:paraId="455237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01" w:hRule="atLeast"/>
          <w:jc w:val="center"/>
        </w:trPr>
        <w:tc>
          <w:tcPr>
            <w:tcW w:w="3681" w:type="dxa"/>
            <w:shd w:val="clear" w:color="auto" w:fill="F1F1F1" w:themeFill="background1" w:themeFillShade="F2"/>
            <w:vAlign w:val="center"/>
          </w:tcPr>
          <w:p w14:paraId="5E3E3EE2">
            <w:pPr>
              <w:pStyle w:val="130"/>
              <w:keepNext/>
              <w:rPr>
                <w:rFonts w:eastAsia="宋体"/>
                <w:sz w:val="22"/>
                <w:szCs w:val="20"/>
                <w:lang w:val="en-US" w:eastAsia="zh-CN"/>
              </w:rPr>
            </w:pPr>
            <w:r>
              <w:rPr>
                <w:rFonts w:hint="eastAsia" w:ascii="Times New Roman" w:eastAsia="微软雅黑"/>
                <w:sz w:val="22"/>
                <w:szCs w:val="20"/>
                <w:lang w:val="en-US" w:eastAsia="zh-CN"/>
              </w:rPr>
              <w:t xml:space="preserve">Does your company have a general training process in place?</w:t>
            </w:r>
          </w:p>
          <w:p w14:paraId="60C3CBDC">
            <w:pPr>
              <w:pStyle w:val="130"/>
              <w:keepNext/>
              <w:rPr>
                <w:rFonts w:eastAsia="宋体"/>
                <w:sz w:val="22"/>
                <w:szCs w:val="22"/>
                <w:lang w:val="en-GB" w:eastAsia="zh-CN"/>
              </w:rPr>
            </w:pPr>
            <w:r>
              <w:rPr>
                <w:rFonts w:hint="eastAsia" w:ascii="Times New Roman" w:eastAsia="微软雅黑"/>
                <w:sz w:val="22"/>
                <w:szCs w:val="20"/>
                <w:lang w:val="en-US" w:eastAsia="zh-CN"/>
              </w:rPr>
              <w:t xml:space="preserve">           </w:t>
            </w:r>
          </w:p>
        </w:tc>
        <w:tc>
          <w:tcPr>
            <w:tcW w:w="698" w:type="dxa"/>
            <w:vAlign w:val="center"/>
          </w:tcPr>
          <w:p w14:paraId="52709029">
            <w:pPr>
              <w:ind w:left="1"/>
              <w:jc w:val="center"/>
              <w:rPr>
                <w:rFonts w:ascii="Arial" w:hAnsi="Arial" w:cs="Arial"/>
              </w:rPr>
            </w:pPr>
            <w:ins w:id="120" w:author="庞怡璟 [2]" w:date="2026-09-14T17:12:32Z">
              <w:r>
                <w:rPr>
                  <w:rFonts w:hint="eastAsia" w:ascii="Times New Roman" w:hAnsi="Arial" w:eastAsia="微软雅黑" w:cs="Arial"/>
                  <w:lang w:eastAsia="zh-CN"/>
                </w:rPr>
                <w:sym w:font="Wingdings" w:char="00FE"/>
              </w:r>
            </w:ins>
            <w:del w:id="121" w:author="庞怡璟 [2]" w:date="2026-09-14T17:12:28Z">
              <w:r>
                <w:rPr>
                  <w:rFonts w:ascii="Arial" w:hAnsi="Arial" w:cs="Arial"/>
                  <w:highlight w:val="yellow"/>
                </w:rPr>
                <w:fldChar w:fldCharType="begin">
                  <w:ffData>
                    <w:name w:val="Check4"/>
                    <w:enabled/>
                    <w:calcOnExit w:val="0"/>
                    <w:checkBox>
                      <w:sizeAuto/>
                      <w:default w:val="0"/>
                      <w:checked w:val="0"/>
                    </w:checkBox>
                  </w:ffData>
                </w:fldChar>
              </w:r>
            </w:del>
            <w:del w:id="122" w:author="庞怡璟 [2]" w:date="2026-09-14T17:12:28Z">
              <w:r>
                <w:rPr>
                  <w:rFonts w:ascii="Arial" w:hAnsi="Arial" w:cs="Arial"/>
                  <w:highlight w:val="yellow"/>
                </w:rPr>
                <w:delInstrText xml:space="preserve"> FORMCHECKBOX </w:delInstrText>
              </w:r>
            </w:del>
            <w:del w:id="123" w:author="庞怡璟 [2]" w:date="2026-09-14T17:12:28Z">
              <w:r>
                <w:rPr>
                  <w:rFonts w:ascii="Arial" w:hAnsi="Arial" w:cs="Arial"/>
                  <w:highlight w:val="yellow"/>
                </w:rPr>
                <w:fldChar w:fldCharType="separate"/>
              </w:r>
            </w:del>
            <w:del w:id="124" w:author="庞怡璟 [2]" w:date="2026-09-14T17:12:28Z">
              <w:r>
                <w:rPr>
                  <w:rFonts w:ascii="Arial" w:hAnsi="Arial" w:cs="Arial"/>
                  <w:highlight w:val="yellow"/>
                </w:rPr>
                <w:fldChar w:fldCharType="end"/>
              </w:r>
            </w:del>
          </w:p>
        </w:tc>
        <w:tc>
          <w:tcPr>
            <w:tcW w:w="645" w:type="dxa"/>
            <w:vAlign w:val="center"/>
          </w:tcPr>
          <w:p w14:paraId="43575B8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95FDDD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shd w:val="clear" w:color="auto" w:fill="F1F1F1" w:themeFill="background1" w:themeFillShade="F2"/>
          </w:tcPr>
          <w:p w14:paraId="3DCEE5C9">
            <w:pPr>
              <w:pStyle w:val="130"/>
              <w:keepNext/>
              <w:jc w:val="both"/>
            </w:pPr>
            <w:ins w:id="125" w:author="庞怡璟 [2]" w:date="2026-09-14T17:12:26Z">
              <w:r>
                <w:rPr>
                  <w:rFonts w:ascii="Segoe UI" w:hAnsi="Segoe UI" w:eastAsia="Segoe UI" w:cs="Segoe UI"/>
                  <w:b w:val="0"/>
                  <w:bCs w:val="0"/>
                  <w:i w:val="0"/>
                  <w:iCs w:val="0"/>
                  <w:caps w:val="0"/>
                  <w:color w:val="0F1115"/>
                  <w:spacing w:val="0"/>
                  <w:sz w:val="24"/>
                  <w:szCs w:val="24"/>
                  <w:shd w:val="clear" w:fill="FFFFFF"/>
                </w:rPr>
                <w:t xml:space="preserve">Yes. Per ODC-CX-09 Human Resource Management Procedure, a documented general training process is in place, forming a closed loop from training-plan development, implementation, record archiving and assessment through monitoring and retraining.</w:t>
              </w:r>
            </w:ins>
            <w:ins w:id="126" w:author="庞怡璟 [2]" w:date="2026-09-14T17:12:26Z">
              <w:r>
                <w:rPr>
                  <w:rFonts w:hint="eastAsia" w:ascii="Segoe UI" w:hAnsi="Segoe UI" w:eastAsia="宋体" w:cs="Segoe UI"/>
                  <w:b w:val="0"/>
                  <w:bCs w:val="0"/>
                  <w:i w:val="0"/>
                  <w:iCs w:val="0"/>
                  <w:caps w:val="0"/>
                  <w:color w:val="0F1115"/>
                  <w:spacing w:val="0"/>
                  <w:sz w:val="24"/>
                  <w:szCs w:val="24"/>
                  <w:shd w:val="clear" w:fill="FFFFFF"/>
                  <w:lang w:val="en-US" w:eastAsia="zh-CN"/>
                </w:rPr>
                <w:t/>
              </w:r>
            </w:ins>
            <w:ins w:id="127" w:author="庞怡璟 [2]" w:date="2026-09-14T17:12:26Z">
              <w:r>
                <w:rPr>
                  <w:rFonts w:ascii="Segoe UI" w:hAnsi="Segoe UI" w:eastAsia="Segoe UI" w:cs="Segoe UI"/>
                  <w:b w:val="0"/>
                  <w:bCs w:val="0"/>
                  <w:i w:val="0"/>
                  <w:iCs w:val="0"/>
                  <w:caps w:val="0"/>
                  <w:color w:val="0F1115"/>
                  <w:spacing w:val="0"/>
                  <w:sz w:val="24"/>
                  <w:szCs w:val="24"/>
                  <w:shd w:val="clear" w:fill="FFFFFF"/>
                </w:rPr>
                <w:t/>
              </w:r>
              <w:bookmarkStart w:id="5" w:name="_GoBack"/>
              <w:bookmarkEnd w:id="5"/>
              <w:r>
                <w:rPr>
                  <w:rFonts w:ascii="Segoe UI" w:hAnsi="Segoe UI" w:eastAsia="Segoe UI" w:cs="Segoe UI"/>
                  <w:b w:val="0"/>
                  <w:bCs w:val="0"/>
                  <w:i w:val="0"/>
                  <w:iCs w:val="0"/>
                  <w:caps w:val="0"/>
                  <w:color w:val="0F1115"/>
                  <w:spacing w:val="0"/>
                  <w:sz w:val="24"/>
                  <w:szCs w:val="24"/>
                  <w:shd w:val="clear" w:fill="FFFFFF"/>
                </w:rPr>
                <w:t/>
              </w:r>
            </w:ins>
            <w:ins w:id="128" w:author="庞怡璟 [2]" w:date="2026-09-14T17:12:26Z">
              <w:r>
                <w:rPr>
                  <w:rFonts w:hint="default" w:ascii="Segoe UI" w:hAnsi="Segoe UI" w:eastAsia="Segoe UI" w:cs="Segoe UI"/>
                  <w:b w:val="0"/>
                  <w:bCs w:val="0"/>
                  <w:i w:val="0"/>
                  <w:iCs w:val="0"/>
                  <w:caps w:val="0"/>
                  <w:color w:val="0F1115"/>
                  <w:spacing w:val="0"/>
                  <w:sz w:val="24"/>
                  <w:szCs w:val="24"/>
                  <w:shd w:val="clear" w:fill="FFFFFF"/>
                </w:rPr>
                <w:t/>
              </w:r>
            </w:ins>
          </w:p>
        </w:tc>
      </w:tr>
      <w:tr w14:paraId="6EE108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50" w:hRule="atLeast"/>
          <w:jc w:val="center"/>
        </w:trPr>
        <w:tc>
          <w:tcPr>
            <w:tcW w:w="3681" w:type="dxa"/>
            <w:shd w:val="clear" w:color="auto" w:fill="F1F1F1" w:themeFill="background1" w:themeFillShade="F2"/>
          </w:tcPr>
          <w:p w14:paraId="7E391647">
            <w:pPr>
              <w:ind w:left="33" w:hanging="33"/>
              <w:rPr>
                <w:rFonts w:ascii="Arial" w:hAnsi="Arial" w:eastAsia="宋体" w:cs="Arial"/>
                <w:lang w:eastAsia="zh-CN"/>
              </w:rPr>
            </w:pPr>
            <w:r>
              <w:rPr>
                <w:rFonts w:hint="eastAsia" w:ascii="Times New Roman" w:hAnsi="Arial" w:eastAsia="微软雅黑" w:cs="Arial"/>
                <w:color w:val="000000"/>
                <w:lang w:eastAsia="zh-CN"/>
              </w:rPr>
              <w:t xml:space="preserve">Please explain the overall training process (e.g. instructor-led training, on-the-job training, e-learning; self-training, external training).</w:t>
            </w:r>
          </w:p>
        </w:tc>
        <w:tc>
          <w:tcPr>
            <w:tcW w:w="5381" w:type="dxa"/>
            <w:gridSpan w:val="4"/>
          </w:tcPr>
          <w:p w14:paraId="6F189A0D">
            <w:pPr>
              <w:pStyle w:val="136"/>
              <w:keepNext/>
              <w:rPr>
                <w:del w:id="129" w:author="庞怡璟 [2]" w:date="2026-09-14T17:12:20Z"/>
                <w:rFonts w:ascii="Arial" w:hAnsi="Arial" w:eastAsia="宋体"/>
                <w:i/>
                <w:sz w:val="22"/>
                <w:szCs w:val="22"/>
                <w:lang w:val="en-GB" w:eastAsia="zh-CN"/>
              </w:rPr>
            </w:pPr>
            <w:del w:id="130" w:author="庞怡璟 [2]" w:date="2026-09-14T17:12:20Z">
              <w:r>
                <w:rPr>
                  <w:rFonts w:hint="eastAsia" w:ascii="Times New Roman" w:hAnsi="Arial" w:eastAsia="微软雅黑"/>
                  <w:i/>
                  <w:sz w:val="22"/>
                  <w:szCs w:val="22"/>
                  <w:lang w:eastAsia="zh-CN"/>
                </w:rPr>
                <w:delText>请解释一下。</w:delText>
              </w:r>
            </w:del>
          </w:p>
          <w:p w14:paraId="1DDAD318">
            <w:pPr>
              <w:ind w:left="33" w:hanging="33"/>
              <w:rPr>
                <w:rFonts w:ascii="Arial" w:hAnsi="Arial" w:cs="Arial"/>
                <w:color w:val="000000"/>
              </w:rPr>
            </w:pPr>
            <w:ins w:id="131" w:author="庞怡璟 [2]" w:date="2026-09-14T17:12:37Z">
              <w:r>
                <w:rPr>
                  <w:rFonts w:hint="eastAsia"/>
                  <w:sz w:val="24"/>
                  <w:szCs w:val="24"/>
                </w:rPr>
                <w:t xml:space="preserve">Per ODC-CX-09 Human Resource Management Procedure, training is delivered via lectures, reading/self-study, other methods (e.g. online meetings) and external training.</w:t>
              </w:r>
            </w:ins>
            <w:ins w:id="132" w:author="庞怡璟 [2]" w:date="2026-09-14T17:12:37Z">
              <w:r>
                <w:rPr>
                  <w:rFonts w:hint="eastAsia"/>
                  <w:sz w:val="24"/>
                  <w:szCs w:val="24"/>
                  <w:u w:val="none"/>
                </w:rPr>
                <w:t/>
              </w:r>
            </w:ins>
            <w:ins w:id="133" w:author="庞怡璟 [2]" w:date="2026-09-14T17:12:37Z">
              <w:r>
                <w:rPr>
                  <w:rFonts w:hint="eastAsia"/>
                  <w:sz w:val="24"/>
                  <w:szCs w:val="24"/>
                </w:rPr>
                <w:t/>
              </w:r>
            </w:ins>
          </w:p>
        </w:tc>
      </w:tr>
      <w:tr w14:paraId="778C14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41" w:hRule="atLeast"/>
          <w:jc w:val="center"/>
        </w:trPr>
        <w:tc>
          <w:tcPr>
            <w:tcW w:w="3681" w:type="dxa"/>
            <w:shd w:val="clear" w:color="auto" w:fill="F1F1F1" w:themeFill="background1" w:themeFillShade="F2"/>
            <w:vAlign w:val="center"/>
          </w:tcPr>
          <w:p w14:paraId="068F67E4">
            <w:pPr>
              <w:pStyle w:val="130"/>
              <w:keepNext/>
              <w:rPr>
                <w:rFonts w:eastAsia="宋体"/>
                <w:color w:val="0000FF"/>
                <w:sz w:val="22"/>
                <w:szCs w:val="20"/>
                <w:lang w:val="en-US" w:eastAsia="zh-CN"/>
              </w:rPr>
            </w:pPr>
            <w:r>
              <w:rPr>
                <w:rFonts w:hint="eastAsia" w:eastAsia="宋体"/>
                <w:color w:val="0000FF"/>
                <w:sz w:val="22"/>
                <w:szCs w:val="20"/>
                <w:lang w:val="en-US" w:eastAsia="zh-CN"/>
              </w:rPr>
              <w:t xml:space="preserve">Does your company have a function-specific training procedure in place?</w:t>
            </w:r>
          </w:p>
        </w:tc>
        <w:tc>
          <w:tcPr>
            <w:tcW w:w="698" w:type="dxa"/>
            <w:vAlign w:val="center"/>
          </w:tcPr>
          <w:p w14:paraId="16F7B5DD">
            <w:pPr>
              <w:ind w:left="1"/>
              <w:jc w:val="center"/>
              <w:rPr>
                <w:rFonts w:ascii="Arial" w:hAnsi="Arial" w:cs="Arial"/>
              </w:rPr>
            </w:pPr>
            <w:r>
              <w:rPr>
                <w:rFonts w:ascii="Arial" w:hAnsi="Arial" w:cs="Arial"/>
                <w:sz w:val="28"/>
                <w:szCs w:val="28"/>
              </w:rPr>
              <w:sym w:font="Wingdings" w:char="00FE"/>
            </w:r>
          </w:p>
        </w:tc>
        <w:tc>
          <w:tcPr>
            <w:tcW w:w="645" w:type="dxa"/>
            <w:vAlign w:val="center"/>
          </w:tcPr>
          <w:p w14:paraId="3808A592">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EC4940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shd w:val="clear" w:color="auto" w:fill="F1F1F1" w:themeFill="background1" w:themeFillShade="F2"/>
          </w:tcPr>
          <w:p w14:paraId="1670918A">
            <w:pPr>
              <w:pStyle w:val="130"/>
              <w:keepNext/>
              <w:jc w:val="both"/>
              <w:rPr>
                <w:rFonts w:eastAsia="宋体"/>
                <w:sz w:val="22"/>
                <w:szCs w:val="22"/>
                <w:lang w:eastAsia="zh-CN"/>
              </w:rPr>
            </w:pPr>
            <w:r>
              <w:rPr>
                <w:rFonts w:hint="eastAsia" w:eastAsia="宋体"/>
                <w:lang w:val="en-US" w:eastAsia="zh-CN"/>
              </w:rPr>
              <w:t xml:space="preserve">Yes. ODC-CX-09 Human Resource Management Procedure has been established.</w:t>
            </w:r>
            <w:r>
              <w:rPr>
                <w:rFonts w:hint="eastAsia"/>
              </w:rPr>
              <w:t/>
            </w:r>
            <w:r>
              <w:rPr>
                <w:rFonts w:hint="eastAsia" w:eastAsia="宋体"/>
                <w:lang w:eastAsia="zh-CN"/>
              </w:rPr>
              <w:t/>
            </w:r>
          </w:p>
        </w:tc>
      </w:tr>
      <w:tr w14:paraId="2959C3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50" w:hRule="atLeast"/>
          <w:jc w:val="center"/>
        </w:trPr>
        <w:tc>
          <w:tcPr>
            <w:tcW w:w="3681" w:type="dxa"/>
            <w:shd w:val="clear" w:color="auto" w:fill="F1F1F1" w:themeFill="background1" w:themeFillShade="F2"/>
          </w:tcPr>
          <w:p w14:paraId="53F3BE84">
            <w:pPr>
              <w:ind w:left="33" w:hanging="33"/>
              <w:rPr>
                <w:rFonts w:ascii="Arial" w:hAnsi="Arial" w:eastAsia="宋体" w:cs="Arial"/>
                <w:color w:val="0000FF"/>
                <w:lang w:eastAsia="zh-CN"/>
              </w:rPr>
            </w:pPr>
            <w:r>
              <w:rPr>
                <w:rFonts w:hint="eastAsia" w:ascii="Times New Roman" w:hAnsi="Arial" w:eastAsia="微软雅黑" w:cs="Arial"/>
                <w:color w:val="0000FF"/>
                <w:lang w:eastAsia="zh-CN"/>
              </w:rPr>
              <w:t xml:space="preserve">Please explain the function-specific training process (e.g. instructor-led training, on-the-job training, e-learning; self-training, external training).</w:t>
            </w:r>
            <w:r>
              <w:rPr>
                <w:rFonts w:hint="eastAsia" w:eastAsia="宋体"/>
                <w:color w:val="0000FF"/>
                <w:szCs w:val="20"/>
                <w:lang w:eastAsia="zh-CN"/>
              </w:rPr>
              <w:t/>
            </w:r>
            <w:r>
              <w:rPr>
                <w:rFonts w:hint="eastAsia" w:ascii="Times New Roman" w:hAnsi="Arial" w:eastAsia="微软雅黑" w:cs="Arial"/>
                <w:color w:val="0000FF"/>
                <w:lang w:eastAsia="zh-CN"/>
              </w:rPr>
              <w:t/>
            </w:r>
          </w:p>
        </w:tc>
        <w:tc>
          <w:tcPr>
            <w:tcW w:w="5381" w:type="dxa"/>
            <w:gridSpan w:val="4"/>
          </w:tcPr>
          <w:p w14:paraId="61716EB6">
            <w:pPr>
              <w:rPr>
                <w:rFonts w:ascii="Arial" w:hAnsi="Arial" w:cs="Arial"/>
                <w:color w:val="000000"/>
                <w:lang w:eastAsia="zh-CN"/>
              </w:rPr>
            </w:pPr>
            <w:r>
              <w:rPr>
                <w:rFonts w:hint="eastAsia" w:ascii="Arial" w:hAnsi="Arial" w:cs="Arial"/>
                <w:color w:val="000000"/>
                <w:lang w:eastAsia="zh-CN"/>
              </w:rPr>
              <w:t xml:space="preserve">Per ODC-CX-09 Human Resource Management Procedure, training is delivered via lectures, reading/self-study, other methods (e.g. online meetings) and external training.</w:t>
            </w:r>
          </w:p>
          <w:p w14:paraId="0DB1891F">
            <w:pPr>
              <w:rPr>
                <w:rFonts w:ascii="Arial" w:hAnsi="Arial" w:cs="Arial"/>
                <w:color w:val="000000"/>
                <w:lang w:eastAsia="zh-CN"/>
              </w:rPr>
            </w:pPr>
            <w:r>
              <w:rPr>
                <w:rFonts w:hint="eastAsia" w:ascii="Arial" w:hAnsi="Arial" w:eastAsia="宋体" w:cs="Arial"/>
                <w:color w:val="000000"/>
                <w:lang w:eastAsia="zh-CN"/>
              </w:rPr>
              <w:t xml:space="preserve">Training process: the laboratory training plan is compiled, checked, adjusted, approved and posted by the document administrator; training notices are issued in advance; the administrator manages attendance, collection/archiving of materials and updates to personnel training histories. Trainees shall arrange work accordingly and report in advance if unable to attend. After training, the trainer conducts assessment and submits training records. The safety responsible person periodically organizes safety training and emergency drills. Unplanned internal/external training requires stepwise approval; after external training, effectiveness evaluation is performed and materials are archived; absentees shall receive make-up training and assessment.</w:t>
            </w:r>
            <w:r>
              <w:rPr>
                <w:rFonts w:ascii="宋体" w:hAnsi="宋体" w:eastAsia="宋体" w:cs="宋体"/>
                <w:sz w:val="24"/>
                <w:szCs w:val="24"/>
                <w:lang w:eastAsia="zh-CN" w:bidi="ar"/>
              </w:rPr>
              <w:t/>
            </w:r>
          </w:p>
        </w:tc>
      </w:tr>
      <w:tr w14:paraId="6C7FF4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jc w:val="center"/>
        </w:trPr>
        <w:tc>
          <w:tcPr>
            <w:tcW w:w="3681" w:type="dxa"/>
            <w:shd w:val="clear" w:color="auto" w:fill="F1F1F1" w:themeFill="background1" w:themeFillShade="F2"/>
            <w:vAlign w:val="center"/>
          </w:tcPr>
          <w:p w14:paraId="73BC88CB">
            <w:pPr>
              <w:ind w:left="33" w:hanging="33"/>
              <w:rPr>
                <w:rFonts w:ascii="Arial" w:hAnsi="Arial" w:eastAsia="宋体" w:cs="Arial"/>
                <w:color w:val="0000FF"/>
                <w:lang w:eastAsia="zh-CN"/>
              </w:rPr>
            </w:pPr>
            <w:r>
              <w:rPr>
                <w:rFonts w:hint="eastAsia" w:ascii="Times New Roman" w:hAnsi="Arial" w:eastAsia="微软雅黑" w:cs="Arial"/>
                <w:color w:val="0000FF"/>
                <w:lang w:eastAsia="zh-CN"/>
              </w:rPr>
              <w:t xml:space="preserve">Is employee training documented, and are these records maintained?</w:t>
            </w:r>
          </w:p>
        </w:tc>
        <w:tc>
          <w:tcPr>
            <w:tcW w:w="698" w:type="dxa"/>
            <w:vAlign w:val="center"/>
          </w:tcPr>
          <w:p w14:paraId="22D8CFD4">
            <w:pPr>
              <w:ind w:left="1"/>
              <w:jc w:val="center"/>
              <w:rPr>
                <w:rFonts w:ascii="Arial" w:hAnsi="Arial" w:cs="Arial"/>
              </w:rPr>
            </w:pPr>
            <w:r>
              <w:rPr>
                <w:rFonts w:ascii="Arial" w:hAnsi="Arial" w:cs="Arial"/>
                <w:sz w:val="28"/>
                <w:szCs w:val="28"/>
              </w:rPr>
              <w:sym w:font="Wingdings" w:char="00FE"/>
            </w:r>
          </w:p>
        </w:tc>
        <w:tc>
          <w:tcPr>
            <w:tcW w:w="645" w:type="dxa"/>
            <w:vAlign w:val="center"/>
          </w:tcPr>
          <w:p w14:paraId="72A9CA0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6B99DA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63526FEE">
            <w:pPr>
              <w:ind w:left="14"/>
              <w:jc w:val="both"/>
              <w:rPr>
                <w:rFonts w:ascii="Times New Roman" w:hAnsi="Arial" w:eastAsia="微软雅黑" w:cs="Arial"/>
                <w:i w:val="0"/>
                <w:iCs/>
                <w:color w:val="000000"/>
                <w:lang w:eastAsia="zh-CN"/>
              </w:rPr>
            </w:pPr>
            <w:r>
              <w:rPr>
                <w:rFonts w:hint="eastAsia" w:ascii="Times New Roman" w:hAnsi="Arial" w:eastAsia="微软雅黑" w:cs="Arial"/>
                <w:b/>
                <w:bCs/>
                <w:i w:val="0"/>
                <w:iCs/>
                <w:color w:val="000000"/>
                <w:lang w:eastAsia="zh-CN"/>
              </w:rPr>
              <w:t xml:space="preserve">Per ODC-CX-09 Human Resource Management Procedure:</w:t>
            </w:r>
            <w:r>
              <w:rPr>
                <w:rFonts w:ascii="Times New Roman" w:hAnsi="Arial" w:eastAsia="微软雅黑" w:cs="Arial"/>
                <w:b/>
                <w:bCs/>
                <w:i w:val="0"/>
                <w:iCs/>
                <w:color w:val="000000"/>
                <w:lang w:eastAsia="zh-CN"/>
              </w:rPr>
              <w:t xml:space="preserve"/>
            </w:r>
            <w:r>
              <w:rPr>
                <w:rFonts w:hint="eastAsia" w:ascii="Times New Roman" w:hAnsi="Arial" w:eastAsia="微软雅黑" w:cs="Arial"/>
                <w:b/>
                <w:bCs/>
                <w:i w:val="0"/>
                <w:iCs/>
                <w:color w:val="000000"/>
                <w:lang w:eastAsia="zh-CN"/>
              </w:rPr>
              <w:t/>
            </w:r>
          </w:p>
          <w:p w14:paraId="6C9CF964">
            <w:pPr>
              <w:ind w:left="14"/>
              <w:jc w:val="both"/>
              <w:rPr>
                <w:rFonts w:ascii="Times New Roman" w:hAnsi="Arial" w:eastAsia="微软雅黑" w:cs="Arial"/>
                <w:i w:val="0"/>
                <w:iCs/>
                <w:color w:val="000000"/>
                <w:lang w:eastAsia="zh-CN"/>
              </w:rPr>
            </w:pPr>
            <w:r>
              <w:rPr>
                <w:rFonts w:ascii="Times New Roman" w:hAnsi="Arial" w:eastAsia="微软雅黑" w:cs="Arial"/>
                <w:i w:val="0"/>
                <w:iCs/>
                <w:color w:val="000000"/>
                <w:lang w:eastAsia="zh-CN"/>
              </w:rPr>
              <w:t xml:space="preserve">1) After each training session, the document administrator verifies completeness of the Attendance Sheet, Training Record and examination papers, files them by category and registers them in the Employee Training and Continuing Education History.</w:t>
            </w:r>
            <w:r>
              <w:rPr>
                <w:rFonts w:hint="eastAsia" w:ascii="Times New Roman" w:hAnsi="Arial" w:eastAsia="微软雅黑" w:cs="Arial"/>
                <w:i w:val="0"/>
                <w:iCs/>
                <w:color w:val="000000"/>
                <w:lang w:eastAsia="zh-CN"/>
              </w:rPr>
              <w:t/>
            </w:r>
          </w:p>
          <w:p w14:paraId="5D185BCD">
            <w:pPr>
              <w:ind w:left="14"/>
              <w:jc w:val="both"/>
              <w:rPr>
                <w:rFonts w:ascii="Times New Roman" w:hAnsi="Arial" w:eastAsia="微软雅黑" w:cs="Arial"/>
                <w:i w:val="0"/>
                <w:iCs/>
                <w:color w:val="000000"/>
                <w:lang w:eastAsia="zh-CN"/>
              </w:rPr>
            </w:pPr>
            <w:r>
              <w:rPr>
                <w:rFonts w:ascii="Times New Roman" w:hAnsi="Arial" w:eastAsia="微软雅黑" w:cs="Arial"/>
                <w:i w:val="0"/>
                <w:iCs/>
                <w:color w:val="000000"/>
                <w:lang w:eastAsia="zh-CN"/>
              </w:rPr>
              <w:t xml:space="preserve">2) After external training/meetings, effectiveness is evaluated by Quality together with the technical group leader against the External Training/Meeting Approval Form; after archiving, the Employee Training and Continuing Education History is updated.</w:t>
            </w:r>
            <w:r>
              <w:rPr>
                <w:rFonts w:hint="eastAsia" w:ascii="Times New Roman" w:hAnsi="Arial" w:eastAsia="微软雅黑" w:cs="Arial"/>
                <w:i w:val="0"/>
                <w:iCs/>
                <w:color w:val="000000"/>
                <w:lang w:eastAsia="zh-CN"/>
              </w:rPr>
              <w:t/>
            </w:r>
            <w:r>
              <w:rPr>
                <w:rFonts w:ascii="Times New Roman" w:hAnsi="Arial" w:eastAsia="微软雅黑" w:cs="Arial"/>
                <w:i w:val="0"/>
                <w:iCs/>
                <w:color w:val="000000"/>
                <w:lang w:eastAsia="zh-CN"/>
              </w:rPr>
              <w:t/>
            </w:r>
            <w:r>
              <w:rPr>
                <w:rFonts w:hint="eastAsia" w:ascii="Times New Roman" w:hAnsi="Arial" w:eastAsia="微软雅黑" w:cs="Arial"/>
                <w:i w:val="0"/>
                <w:iCs/>
                <w:color w:val="000000"/>
                <w:lang w:eastAsia="zh-CN"/>
              </w:rPr>
              <w:t/>
            </w:r>
          </w:p>
          <w:p w14:paraId="23F7979C">
            <w:pPr>
              <w:rPr>
                <w:rFonts w:eastAsia="宋体"/>
                <w:iCs/>
                <w:lang w:eastAsia="zh-CN"/>
              </w:rPr>
            </w:pPr>
            <w:r>
              <w:rPr>
                <w:rFonts w:ascii="Times New Roman" w:hAnsi="Arial" w:eastAsia="微软雅黑" w:cs="Arial"/>
                <w:i w:val="0"/>
                <w:iCs/>
                <w:color w:val="000000"/>
                <w:lang w:eastAsia="zh-CN"/>
              </w:rPr>
              <w:t xml:space="preserve">3) Records are retained with personnel files for 25 years per ODC-CX-34 Record Management Procedure; hard-copy originals are archived to the records room annually.</w:t>
            </w:r>
            <w:r>
              <w:rPr>
                <w:rFonts w:hint="eastAsia" w:ascii="Times New Roman" w:hAnsi="Arial" w:eastAsia="微软雅黑" w:cs="Arial"/>
                <w:i w:val="0"/>
                <w:iCs/>
                <w:color w:val="000000"/>
                <w:lang w:eastAsia="zh-CN"/>
              </w:rPr>
              <w:t/>
            </w:r>
            <w:r>
              <w:rPr>
                <w:rFonts w:ascii="Times New Roman" w:hAnsi="Arial" w:eastAsia="微软雅黑" w:cs="Arial"/>
                <w:i w:val="0"/>
                <w:iCs/>
                <w:color w:val="000000"/>
                <w:lang w:eastAsia="zh-CN"/>
              </w:rPr>
              <w:t xml:space="preserve"/>
            </w:r>
            <w:r>
              <w:rPr>
                <w:rFonts w:hint="eastAsia" w:ascii="Times New Roman" w:hAnsi="Arial" w:eastAsia="微软雅黑" w:cs="Arial"/>
                <w:i w:val="0"/>
                <w:iCs/>
                <w:color w:val="000000"/>
                <w:lang w:eastAsia="zh-CN"/>
              </w:rPr>
              <w:t/>
            </w:r>
            <w:r>
              <w:rPr>
                <w:rFonts w:hint="eastAsia" w:ascii="Times New Roman" w:hAnsi="Arial" w:eastAsia="微软雅黑" w:cs="Arial"/>
                <w:b/>
                <w:bCs/>
                <w:i w:val="0"/>
                <w:iCs/>
                <w:color w:val="000000"/>
                <w:lang w:eastAsia="zh-CN"/>
              </w:rPr>
              <w:t/>
            </w:r>
            <w:r>
              <w:rPr>
                <w:rFonts w:ascii="Times New Roman" w:hAnsi="Arial" w:eastAsia="微软雅黑" w:cs="Arial"/>
                <w:b/>
                <w:bCs/>
                <w:i w:val="0"/>
                <w:iCs/>
                <w:color w:val="000000"/>
                <w:lang w:eastAsia="zh-CN"/>
              </w:rPr>
              <w:t xml:space="preserve"/>
            </w:r>
            <w:r>
              <w:rPr>
                <w:rFonts w:hint="eastAsia" w:ascii="Times New Roman" w:hAnsi="Arial" w:eastAsia="微软雅黑" w:cs="Arial"/>
                <w:b/>
                <w:bCs/>
                <w:i w:val="0"/>
                <w:iCs/>
                <w:color w:val="000000"/>
                <w:lang w:eastAsia="zh-CN"/>
              </w:rPr>
              <w:t/>
            </w:r>
            <w:r>
              <w:rPr>
                <w:rFonts w:hint="eastAsia" w:ascii="Times New Roman" w:hAnsi="Arial" w:eastAsia="微软雅黑" w:cs="Arial"/>
                <w:i w:val="0"/>
                <w:iCs/>
                <w:color w:val="000000"/>
                <w:lang w:eastAsia="zh-CN"/>
              </w:rPr>
              <w:t/>
            </w:r>
            <w:r>
              <w:rPr>
                <w:rFonts w:hint="eastAsia" w:ascii="Times New Roman" w:hAnsi="Arial" w:eastAsia="微软雅黑" w:cs="Arial"/>
                <w:iCs/>
                <w:color w:val="000000"/>
                <w:lang w:eastAsia="zh-CN"/>
              </w:rPr>
              <w:t/>
            </w:r>
            <w:r>
              <w:rPr>
                <w:rFonts w:hint="eastAsia" w:ascii="Times New Roman" w:hAnsi="Arial" w:eastAsia="微软雅黑" w:cs="Arial"/>
                <w:i w:val="0"/>
                <w:iCs/>
                <w:color w:val="000000"/>
                <w:lang w:eastAsia="zh-CN"/>
              </w:rPr>
              <w:t/>
            </w:r>
          </w:p>
        </w:tc>
      </w:tr>
      <w:tr w14:paraId="152459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jc w:val="center"/>
        </w:trPr>
        <w:tc>
          <w:tcPr>
            <w:tcW w:w="3681" w:type="dxa"/>
            <w:shd w:val="clear" w:color="auto" w:fill="F1F1F1" w:themeFill="background1" w:themeFillShade="F2"/>
            <w:vAlign w:val="center"/>
          </w:tcPr>
          <w:p w14:paraId="03DDECC8">
            <w:pPr>
              <w:ind w:left="33" w:hanging="33"/>
              <w:rPr>
                <w:rFonts w:ascii="Arial" w:hAnsi="Arial" w:eastAsia="宋体" w:cs="Arial"/>
                <w:color w:val="000000"/>
                <w:lang w:eastAsia="zh-CN"/>
              </w:rPr>
            </w:pPr>
            <w:r>
              <w:rPr>
                <w:rFonts w:hint="eastAsia" w:ascii="Times New Roman" w:hAnsi="Arial" w:eastAsia="微软雅黑" w:cs="Arial"/>
                <w:color w:val="000000"/>
                <w:lang w:eastAsia="zh-CN"/>
              </w:rPr>
              <w:t xml:space="preserve">How are these records retained?</w:t>
            </w:r>
          </w:p>
        </w:tc>
        <w:tc>
          <w:tcPr>
            <w:tcW w:w="5381" w:type="dxa"/>
            <w:gridSpan w:val="4"/>
            <w:vAlign w:val="center"/>
          </w:tcPr>
          <w:p w14:paraId="4332F66C">
            <w:pPr>
              <w:pStyle w:val="136"/>
              <w:keepNext/>
              <w:rPr>
                <w:rFonts w:ascii="Arial" w:hAnsi="Arial"/>
                <w:i/>
                <w:sz w:val="22"/>
                <w:szCs w:val="22"/>
                <w:lang w:val="en-US"/>
              </w:rPr>
            </w:pPr>
            <w:r>
              <w:rPr>
                <w:rFonts w:ascii="Times New Roman" w:hAnsi="Arial" w:eastAsia="微软雅黑"/>
                <w:iCs/>
                <w:lang w:val="en-US" w:eastAsia="zh-CN"/>
              </w:rPr>
              <w:t xml:space="preserve">Records are retained with personnel files for 25 years per ODC-CX-34 Record Management Procedure; hard-copy originals are archived to the records room annually.</w:t>
            </w:r>
            <w:r>
              <w:rPr>
                <w:rFonts w:ascii="Times New Roman" w:hAnsi="Arial" w:eastAsia="微软雅黑"/>
                <w:b/>
                <w:bCs/>
                <w:iCs/>
                <w:lang w:val="en-US" w:eastAsia="zh-CN"/>
              </w:rPr>
              <w:t/>
            </w:r>
            <w:r>
              <w:rPr>
                <w:rFonts w:ascii="Times New Roman" w:hAnsi="Arial" w:eastAsia="微软雅黑"/>
                <w:iCs/>
                <w:lang w:val="en-US" w:eastAsia="zh-CN"/>
              </w:rPr>
              <w:t/>
            </w:r>
            <w:r>
              <w:rPr>
                <w:rFonts w:hint="eastAsia" w:ascii="Times New Roman" w:hAnsi="Arial" w:eastAsia="微软雅黑"/>
                <w:iCs/>
                <w:lang w:val="en-US" w:eastAsia="zh-CN"/>
              </w:rPr>
              <w:t/>
            </w:r>
            <w:r>
              <w:rPr>
                <w:rFonts w:hint="eastAsia" w:ascii="Times New Roman" w:hAnsi="Arial" w:eastAsia="微软雅黑"/>
                <w:iCs/>
                <w:lang w:eastAsia="zh-CN"/>
              </w:rPr>
              <w:t/>
            </w:r>
          </w:p>
        </w:tc>
      </w:tr>
      <w:tr w14:paraId="78CA4E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jc w:val="center"/>
        </w:trPr>
        <w:tc>
          <w:tcPr>
            <w:tcW w:w="3681" w:type="dxa"/>
            <w:shd w:val="clear" w:color="auto" w:fill="F1F1F1" w:themeFill="background1" w:themeFillShade="F2"/>
            <w:vAlign w:val="center"/>
          </w:tcPr>
          <w:p w14:paraId="2E822D5F">
            <w:pPr>
              <w:ind w:left="33" w:hanging="33"/>
              <w:rPr>
                <w:rFonts w:ascii="Arial" w:hAnsi="Arial" w:eastAsia="宋体" w:cs="Arial"/>
                <w:color w:val="000000"/>
                <w:lang w:eastAsia="zh-CN"/>
              </w:rPr>
            </w:pPr>
            <w:r>
              <w:rPr>
                <w:rFonts w:hint="eastAsia" w:ascii="Times New Roman" w:hAnsi="Arial" w:eastAsia="微软雅黑" w:cs="Arial"/>
                <w:color w:val="000000"/>
                <w:lang w:eastAsia="zh-CN"/>
              </w:rPr>
              <w:t xml:space="preserve">How long are training records retained?</w:t>
            </w:r>
          </w:p>
        </w:tc>
        <w:tc>
          <w:tcPr>
            <w:tcW w:w="5381" w:type="dxa"/>
            <w:gridSpan w:val="4"/>
            <w:vAlign w:val="center"/>
          </w:tcPr>
          <w:p w14:paraId="2A3971AA">
            <w:pPr>
              <w:pStyle w:val="136"/>
              <w:keepNext/>
              <w:rPr>
                <w:rFonts w:ascii="Arial" w:hAnsi="Arial" w:eastAsia="宋体"/>
                <w:i/>
                <w:sz w:val="22"/>
                <w:szCs w:val="22"/>
                <w:lang w:val="en-US" w:eastAsia="zh-CN"/>
              </w:rPr>
            </w:pPr>
            <w:r>
              <w:rPr>
                <w:rFonts w:hint="eastAsia" w:ascii="Arial" w:hAnsi="Arial"/>
                <w:highlight w:val="yellow"/>
                <w:lang w:val="en-US" w:eastAsia="zh-CN"/>
              </w:rPr>
              <w:t xml:space="preserve">Training records are retained for 25 years.</w:t>
            </w:r>
          </w:p>
        </w:tc>
      </w:tr>
      <w:tr w14:paraId="77FE4F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63" w:hRule="atLeast"/>
          <w:jc w:val="center"/>
        </w:trPr>
        <w:tc>
          <w:tcPr>
            <w:tcW w:w="3681" w:type="dxa"/>
            <w:shd w:val="clear" w:color="auto" w:fill="F1F1F1" w:themeFill="background1" w:themeFillShade="F2"/>
            <w:vAlign w:val="center"/>
          </w:tcPr>
          <w:p w14:paraId="042B3ED0">
            <w:pPr>
              <w:ind w:left="33" w:hanging="33"/>
              <w:rPr>
                <w:rFonts w:ascii="Arial" w:hAnsi="Arial" w:eastAsia="宋体" w:cs="Arial"/>
                <w:lang w:eastAsia="zh-CN"/>
              </w:rPr>
            </w:pPr>
            <w:r>
              <w:rPr>
                <w:rFonts w:hint="eastAsia" w:ascii="Times New Roman" w:hAnsi="Arial" w:eastAsia="微软雅黑" w:cs="Arial"/>
                <w:color w:val="000000"/>
                <w:lang w:eastAsia="zh-CN"/>
              </w:rPr>
              <w:t xml:space="preserve">Is employee training conducted on a continuing basis?</w:t>
            </w:r>
          </w:p>
        </w:tc>
        <w:tc>
          <w:tcPr>
            <w:tcW w:w="698" w:type="dxa"/>
            <w:vAlign w:val="center"/>
          </w:tcPr>
          <w:p w14:paraId="0A156CD6">
            <w:pPr>
              <w:ind w:left="1"/>
              <w:jc w:val="center"/>
              <w:rPr>
                <w:rFonts w:ascii="Arial" w:hAnsi="Arial" w:cs="Arial"/>
              </w:rPr>
            </w:pPr>
            <w:r>
              <w:rPr>
                <w:rFonts w:ascii="Arial" w:hAnsi="Arial" w:cs="Arial"/>
                <w:sz w:val="28"/>
                <w:szCs w:val="28"/>
              </w:rPr>
              <w:sym w:font="Wingdings" w:char="00FE"/>
            </w:r>
          </w:p>
        </w:tc>
        <w:tc>
          <w:tcPr>
            <w:tcW w:w="645" w:type="dxa"/>
            <w:vAlign w:val="center"/>
          </w:tcPr>
          <w:p w14:paraId="72FCF4DA">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D4A485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6A833597">
            <w:pPr>
              <w:pStyle w:val="136"/>
              <w:rPr>
                <w:rFonts w:eastAsia="宋体"/>
                <w:sz w:val="22"/>
                <w:szCs w:val="22"/>
                <w:lang w:val="en-US" w:eastAsia="zh-CN"/>
              </w:rPr>
            </w:pPr>
            <w:r>
              <w:rPr>
                <w:rFonts w:hint="eastAsia" w:ascii="Arial" w:hAnsi="Arial"/>
              </w:rPr>
              <w:t xml:space="preserve">Per ODC-CX-09 Human Resource Management Procedure, the Quality Department convenes relevant departmental staff for training monthly.</w:t>
            </w:r>
            <w:r>
              <w:rPr>
                <w:rFonts w:hint="eastAsia" w:eastAsia="宋体"/>
                <w:lang w:val="en-US" w:eastAsia="zh-CN"/>
              </w:rPr>
              <w:t/>
            </w:r>
          </w:p>
        </w:tc>
      </w:tr>
      <w:tr w14:paraId="6A8BF8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63" w:hRule="atLeast"/>
          <w:jc w:val="center"/>
        </w:trPr>
        <w:tc>
          <w:tcPr>
            <w:tcW w:w="3681" w:type="dxa"/>
            <w:shd w:val="clear" w:color="auto" w:fill="F1F1F1" w:themeFill="background1" w:themeFillShade="F2"/>
            <w:vAlign w:val="center"/>
          </w:tcPr>
          <w:p w14:paraId="0A3FC932">
            <w:pPr>
              <w:rPr>
                <w:rFonts w:ascii="Arial" w:hAnsi="Arial" w:eastAsia="宋体" w:cs="Arial"/>
                <w:lang w:eastAsia="zh-CN"/>
              </w:rPr>
            </w:pPr>
            <w:r>
              <w:rPr>
                <w:rFonts w:hint="eastAsia" w:ascii="Times New Roman" w:hAnsi="Arial" w:eastAsia="微软雅黑" w:cs="Arial"/>
                <w:highlight w:val="yellow"/>
                <w:lang w:eastAsia="zh-CN"/>
              </w:rPr>
              <w:t xml:space="preserve">How often do employees receive retraining, and how is it initiated?</w:t>
            </w:r>
            <w:r>
              <w:rPr>
                <w:rFonts w:hint="eastAsia" w:ascii="Times New Roman" w:hAnsi="Arial" w:eastAsia="微软雅黑" w:cs="Arial"/>
                <w:lang w:eastAsia="zh-CN"/>
              </w:rPr>
              <w:t/>
            </w:r>
          </w:p>
          <w:p w14:paraId="7234D060">
            <w:pPr>
              <w:ind w:left="33" w:hanging="33"/>
              <w:rPr>
                <w:rFonts w:ascii="Arial" w:hAnsi="Arial" w:cs="Arial"/>
                <w:lang w:eastAsia="zh-CN"/>
              </w:rPr>
            </w:pPr>
          </w:p>
        </w:tc>
        <w:tc>
          <w:tcPr>
            <w:tcW w:w="5381" w:type="dxa"/>
            <w:gridSpan w:val="4"/>
            <w:vAlign w:val="center"/>
          </w:tcPr>
          <w:p w14:paraId="5E0114E8">
            <w:pPr>
              <w:pStyle w:val="136"/>
              <w:keepNext/>
              <w:rPr>
                <w:sz w:val="22"/>
                <w:szCs w:val="22"/>
              </w:rPr>
            </w:pPr>
            <w:r>
              <w:rPr>
                <w:rFonts w:ascii="Segoe UI" w:hAnsi="Segoe UI" w:eastAsia="Segoe UI" w:cs="Segoe UI"/>
                <w:color w:val="0F1115"/>
                <w:shd w:val="clear" w:color="auto" w:fill="FFFFFF"/>
              </w:rPr>
              <w:t xml:space="preserve">New employees receive at least two competency assessments within the first 6 months, with records. Retraining and reassessment are required upon change of duties, return to work after more than 6 months’ absence, or changes to policies, procedures or technology. Personnel who do not pass assessment shall be retrained and reassessed and may resume duty only after qualification, with records.</w:t>
            </w:r>
            <w:r>
              <w:rPr>
                <w:rFonts w:ascii="Segoe UI" w:hAnsi="Segoe UI" w:eastAsia="Segoe UI" w:cs="Segoe UI"/>
                <w:b/>
                <w:bCs/>
                <w:color w:val="0F1115"/>
                <w:shd w:val="clear" w:color="auto" w:fill="FFFFFF"/>
              </w:rPr>
              <w:t/>
            </w:r>
            <w:r>
              <w:rPr>
                <w:rFonts w:ascii="Segoe UI" w:hAnsi="Segoe UI" w:eastAsia="Segoe UI" w:cs="Segoe UI"/>
                <w:color w:val="0F1115"/>
                <w:shd w:val="clear" w:color="auto" w:fill="FFFFFF"/>
              </w:rPr>
              <w:t/>
            </w:r>
          </w:p>
        </w:tc>
      </w:tr>
      <w:tr w14:paraId="11F75C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jc w:val="center"/>
        </w:trPr>
        <w:tc>
          <w:tcPr>
            <w:tcW w:w="3681" w:type="dxa"/>
            <w:shd w:val="clear" w:color="auto" w:fill="F1F1F1" w:themeFill="background1" w:themeFillShade="F2"/>
            <w:vAlign w:val="center"/>
          </w:tcPr>
          <w:p w14:paraId="16D8699F">
            <w:pPr>
              <w:ind w:left="33" w:hanging="33"/>
              <w:rPr>
                <w:rFonts w:ascii="Arial" w:hAnsi="Arial" w:eastAsia="宋体" w:cs="Arial"/>
                <w:lang w:eastAsia="zh-CN"/>
              </w:rPr>
            </w:pPr>
            <w:r>
              <w:rPr>
                <w:rFonts w:hint="eastAsia" w:ascii="Times New Roman" w:hAnsi="Arial" w:eastAsia="微软雅黑" w:cs="Arial"/>
                <w:color w:val="000000"/>
                <w:lang w:eastAsia="zh-CN"/>
              </w:rPr>
              <w:t xml:space="preserve">If contract personnel (interim staff, consultants) are employed, are training requirements equivalent to those for full-time employees?</w:t>
            </w:r>
          </w:p>
        </w:tc>
        <w:tc>
          <w:tcPr>
            <w:tcW w:w="698" w:type="dxa"/>
            <w:vAlign w:val="center"/>
          </w:tcPr>
          <w:p w14:paraId="0758B8F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71BD1BD8">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EE2232D">
            <w:pPr>
              <w:ind w:left="14"/>
              <w:jc w:val="center"/>
              <w:rPr>
                <w:rFonts w:ascii="Arial" w:hAnsi="Arial" w:cs="Arial"/>
              </w:rPr>
            </w:pPr>
            <w:r>
              <w:rPr>
                <w:rFonts w:ascii="Arial" w:hAnsi="Arial" w:cs="Arial"/>
                <w:sz w:val="28"/>
                <w:szCs w:val="28"/>
              </w:rPr>
              <w:sym w:font="Wingdings" w:char="00FE"/>
            </w:r>
          </w:p>
        </w:tc>
        <w:tc>
          <w:tcPr>
            <w:tcW w:w="3367" w:type="dxa"/>
            <w:vAlign w:val="center"/>
          </w:tcPr>
          <w:p w14:paraId="41867258">
            <w:pPr>
              <w:pStyle w:val="136"/>
              <w:keepNext/>
              <w:rPr>
                <w:rFonts w:ascii="Times New Roman" w:hAnsi="Arial" w:eastAsia="微软雅黑"/>
                <w:i/>
                <w:sz w:val="22"/>
                <w:szCs w:val="22"/>
                <w:lang w:eastAsia="zh-CN"/>
              </w:rPr>
            </w:pPr>
            <w:r>
              <w:rPr>
                <w:rFonts w:hint="eastAsia" w:ascii="Arial" w:hAnsi="Arial" w:eastAsia="宋体"/>
                <w:lang w:val="en-US" w:eastAsia="zh-CN"/>
              </w:rPr>
              <w:t xml:space="preserve">No contract personnel (interim staff or consultants) are employed.</w:t>
            </w:r>
            <w:r>
              <w:rPr>
                <w:rFonts w:hint="eastAsia" w:ascii="Times New Roman" w:hAnsi="Arial" w:eastAsia="微软雅黑"/>
                <w:sz w:val="22"/>
                <w:szCs w:val="22"/>
                <w:lang w:val="en-US" w:eastAsia="zh-CN"/>
              </w:rPr>
              <w:t/>
            </w:r>
          </w:p>
        </w:tc>
      </w:tr>
      <w:tr w14:paraId="38F55E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jc w:val="center"/>
        </w:trPr>
        <w:tc>
          <w:tcPr>
            <w:tcW w:w="3681" w:type="dxa"/>
            <w:shd w:val="clear" w:color="auto" w:fill="F1F1F1" w:themeFill="background1" w:themeFillShade="F2"/>
            <w:vAlign w:val="center"/>
          </w:tcPr>
          <w:p w14:paraId="5997ED55">
            <w:pPr>
              <w:ind w:left="33" w:hanging="33"/>
              <w:rPr>
                <w:rFonts w:ascii="Arial" w:hAnsi="Arial" w:eastAsia="宋体" w:cs="Arial"/>
                <w:lang w:eastAsia="zh-CN"/>
              </w:rPr>
            </w:pPr>
            <w:r>
              <w:rPr>
                <w:rFonts w:hint="eastAsia" w:ascii="Times New Roman" w:hAnsi="Arial" w:eastAsia="微软雅黑" w:cs="Arial"/>
                <w:color w:val="000000"/>
                <w:lang w:eastAsia="zh-CN"/>
              </w:rPr>
              <w:t xml:space="preserve">Will CVs, job classifications and training records be accessible upon request?</w:t>
            </w:r>
          </w:p>
        </w:tc>
        <w:tc>
          <w:tcPr>
            <w:tcW w:w="698" w:type="dxa"/>
            <w:vAlign w:val="center"/>
          </w:tcPr>
          <w:p w14:paraId="3478BE8E">
            <w:pPr>
              <w:ind w:left="1"/>
              <w:jc w:val="center"/>
              <w:rPr>
                <w:rFonts w:ascii="Arial" w:hAnsi="Arial" w:cs="Arial"/>
              </w:rPr>
            </w:pPr>
            <w:r>
              <w:rPr>
                <w:rFonts w:ascii="Arial" w:hAnsi="Arial" w:cs="Arial"/>
                <w:sz w:val="28"/>
                <w:szCs w:val="28"/>
              </w:rPr>
              <w:sym w:font="Wingdings" w:char="00FE"/>
            </w:r>
          </w:p>
        </w:tc>
        <w:tc>
          <w:tcPr>
            <w:tcW w:w="645" w:type="dxa"/>
            <w:vAlign w:val="center"/>
          </w:tcPr>
          <w:p w14:paraId="17331DE9">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1F0F42B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2424E283">
            <w:pPr>
              <w:pStyle w:val="136"/>
              <w:keepNext/>
              <w:rPr>
                <w:lang w:eastAsia="zh-CN"/>
              </w:rPr>
            </w:pPr>
            <w:r>
              <w:rPr>
                <w:rFonts w:hint="eastAsia" w:ascii="Arial" w:hAnsi="Arial"/>
              </w:rPr>
              <w:t xml:space="preserve">Per ODC-CX-09 Human Resource Management Procedure, the Administrative and HR Department maintains personnel files (including training records) of all active staff and makes them readily accessible. Therefore CVs, job classifications and training records can be provided upon request.</w:t>
            </w:r>
            <w:r>
              <w:rPr>
                <w:rFonts w:ascii="Segoe UI" w:hAnsi="Segoe UI" w:eastAsia="Segoe UI" w:cs="Segoe UI"/>
                <w:color w:val="0F1115"/>
                <w:shd w:val="clear" w:color="auto" w:fill="FFFFFF"/>
              </w:rPr>
              <w:t/>
            </w:r>
          </w:p>
        </w:tc>
      </w:tr>
    </w:tbl>
    <w:p w14:paraId="66F007F8">
      <w:pPr>
        <w:pStyle w:val="130"/>
        <w:jc w:val="both"/>
        <w:rPr>
          <w:color w:val="0070C0"/>
          <w:sz w:val="22"/>
          <w:szCs w:val="22"/>
          <w:lang w:val="en-GB"/>
        </w:rPr>
      </w:pPr>
    </w:p>
    <w:p w14:paraId="685180A4">
      <w:pPr>
        <w:pStyle w:val="130"/>
        <w:jc w:val="both"/>
        <w:rPr>
          <w:color w:val="0070C0"/>
          <w:sz w:val="22"/>
          <w:szCs w:val="22"/>
          <w:lang w:val="en-GB"/>
        </w:rPr>
      </w:pPr>
    </w:p>
    <w:tbl>
      <w:tblPr>
        <w:tblStyle w:val="32"/>
        <w:tblW w:w="906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681"/>
        <w:gridCol w:w="698"/>
        <w:gridCol w:w="645"/>
        <w:gridCol w:w="671"/>
        <w:gridCol w:w="3367"/>
      </w:tblGrid>
      <w:tr w14:paraId="5BE7911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062" w:type="dxa"/>
            <w:gridSpan w:val="5"/>
            <w:shd w:val="clear" w:color="auto" w:fill="F1F1F1" w:themeFill="background1" w:themeFillShade="F2"/>
          </w:tcPr>
          <w:p w14:paraId="1E9A4180">
            <w:pPr>
              <w:pStyle w:val="133"/>
              <w:ind w:left="580"/>
            </w:pPr>
            <w:r>
              <w:rPr>
                <w:rFonts w:hint="eastAsia"/>
                <w:lang w:eastAsia="zh-CN"/>
              </w:rPr>
              <w:t xml:space="preserve">AUDITING AND VENDOR MANAGEMENT</w:t>
            </w:r>
          </w:p>
        </w:tc>
      </w:tr>
      <w:tr w14:paraId="0EFDC4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jc w:val="center"/>
        </w:trPr>
        <w:tc>
          <w:tcPr>
            <w:tcW w:w="3681" w:type="dxa"/>
            <w:vAlign w:val="center"/>
          </w:tcPr>
          <w:p w14:paraId="385743B8">
            <w:pPr>
              <w:pStyle w:val="130"/>
              <w:keepNext/>
              <w:rPr>
                <w:rFonts w:eastAsia="宋体"/>
                <w:b/>
                <w:sz w:val="22"/>
                <w:szCs w:val="22"/>
                <w:lang w:eastAsia="zh-CN"/>
              </w:rPr>
            </w:pPr>
            <w:r>
              <w:rPr>
                <w:rFonts w:hint="eastAsia" w:ascii="Times New Roman" w:eastAsia="微软雅黑"/>
                <w:b/>
                <w:sz w:val="22"/>
                <w:szCs w:val="22"/>
                <w:lang w:eastAsia="zh-CN"/>
              </w:rPr>
              <w:t xml:space="preserve">Question</w:t>
            </w:r>
          </w:p>
        </w:tc>
        <w:tc>
          <w:tcPr>
            <w:tcW w:w="698" w:type="dxa"/>
            <w:vAlign w:val="center"/>
          </w:tcPr>
          <w:p w14:paraId="47F53E3C">
            <w:pPr>
              <w:ind w:left="1"/>
              <w:jc w:val="center"/>
              <w:rPr>
                <w:rFonts w:ascii="Arial" w:hAnsi="Arial" w:eastAsia="宋体" w:cs="Arial"/>
                <w:b/>
                <w:lang w:eastAsia="zh-CN"/>
              </w:rPr>
            </w:pPr>
            <w:r>
              <w:rPr>
                <w:rFonts w:hint="eastAsia" w:ascii="Times New Roman" w:hAnsi="Arial" w:eastAsia="微软雅黑" w:cs="Arial"/>
                <w:b/>
                <w:lang w:eastAsia="zh-CN"/>
              </w:rPr>
              <w:t xml:space="preserve">Yes</w:t>
            </w:r>
          </w:p>
        </w:tc>
        <w:tc>
          <w:tcPr>
            <w:tcW w:w="645" w:type="dxa"/>
            <w:vAlign w:val="center"/>
          </w:tcPr>
          <w:p w14:paraId="4208CD1B">
            <w:pPr>
              <w:ind w:left="36"/>
              <w:jc w:val="center"/>
              <w:rPr>
                <w:rFonts w:ascii="Arial" w:hAnsi="Arial" w:eastAsia="宋体" w:cs="Arial"/>
                <w:b/>
                <w:lang w:eastAsia="zh-CN"/>
              </w:rPr>
            </w:pPr>
            <w:r>
              <w:rPr>
                <w:rFonts w:hint="eastAsia" w:ascii="Times New Roman" w:hAnsi="Arial" w:eastAsia="微软雅黑" w:cs="Arial"/>
                <w:b/>
                <w:lang w:eastAsia="zh-CN"/>
              </w:rPr>
              <w:t xml:space="preserve">No</w:t>
            </w:r>
          </w:p>
        </w:tc>
        <w:tc>
          <w:tcPr>
            <w:tcW w:w="671" w:type="dxa"/>
            <w:vAlign w:val="center"/>
          </w:tcPr>
          <w:p w14:paraId="5E9DFC6E">
            <w:pPr>
              <w:ind w:left="14"/>
              <w:jc w:val="center"/>
              <w:rPr>
                <w:rFonts w:ascii="Arial" w:hAnsi="Arial" w:eastAsia="宋体" w:cs="Arial"/>
                <w:b/>
                <w:lang w:eastAsia="zh-CN"/>
              </w:rPr>
            </w:pPr>
            <w:r>
              <w:rPr>
                <w:rFonts w:hint="eastAsia" w:ascii="Times New Roman" w:hAnsi="Arial" w:eastAsia="微软雅黑" w:cs="Arial"/>
                <w:b/>
                <w:lang w:eastAsia="zh-CN"/>
              </w:rPr>
              <w:t>N/A</w:t>
            </w:r>
          </w:p>
        </w:tc>
        <w:tc>
          <w:tcPr>
            <w:tcW w:w="3367" w:type="dxa"/>
          </w:tcPr>
          <w:p w14:paraId="23393A33">
            <w:pPr>
              <w:pStyle w:val="130"/>
              <w:keepNext/>
              <w:rPr>
                <w:rFonts w:eastAsia="宋体"/>
                <w:b/>
                <w:i/>
                <w:sz w:val="22"/>
                <w:szCs w:val="22"/>
                <w:lang w:eastAsia="zh-CN"/>
              </w:rPr>
            </w:pPr>
            <w:r>
              <w:rPr>
                <w:rFonts w:hint="eastAsia" w:ascii="Times New Roman" w:eastAsia="微软雅黑"/>
                <w:b/>
                <w:i/>
                <w:sz w:val="22"/>
                <w:szCs w:val="22"/>
                <w:lang w:eastAsia="zh-CN"/>
              </w:rPr>
              <w:t xml:space="preserve">Comments / specification</w:t>
            </w:r>
          </w:p>
        </w:tc>
      </w:tr>
      <w:tr w14:paraId="491410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4EBE9573">
            <w:pPr>
              <w:pStyle w:val="130"/>
              <w:rPr>
                <w:rFonts w:eastAsia="宋体"/>
                <w:sz w:val="22"/>
                <w:szCs w:val="22"/>
                <w:lang w:val="en-US" w:eastAsia="zh-CN"/>
              </w:rPr>
            </w:pPr>
            <w:r>
              <w:rPr>
                <w:rFonts w:hint="eastAsia" w:eastAsia="宋体"/>
                <w:sz w:val="22"/>
                <w:szCs w:val="22"/>
                <w:lang w:val="en-US" w:eastAsia="zh-CN"/>
              </w:rPr>
              <w:t xml:space="preserve">Is a procedure in place for initial vendor/supplier qualification?</w:t>
            </w:r>
          </w:p>
        </w:tc>
        <w:tc>
          <w:tcPr>
            <w:tcW w:w="698" w:type="dxa"/>
            <w:vAlign w:val="center"/>
          </w:tcPr>
          <w:p w14:paraId="76ADEED5">
            <w:pPr>
              <w:ind w:left="1"/>
              <w:jc w:val="center"/>
              <w:rPr>
                <w:rFonts w:ascii="Arial" w:hAnsi="Arial" w:cs="Arial"/>
              </w:rPr>
            </w:pPr>
            <w:r>
              <w:rPr>
                <w:rFonts w:ascii="Arial" w:hAnsi="Arial" w:cs="Arial"/>
                <w:sz w:val="28"/>
                <w:szCs w:val="28"/>
              </w:rPr>
              <w:sym w:font="Wingdings" w:char="00FE"/>
            </w:r>
          </w:p>
        </w:tc>
        <w:tc>
          <w:tcPr>
            <w:tcW w:w="645" w:type="dxa"/>
            <w:vAlign w:val="center"/>
          </w:tcPr>
          <w:p w14:paraId="69928F8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CB133F1">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5F66A451">
            <w:pPr>
              <w:pStyle w:val="136"/>
              <w:rPr>
                <w:rFonts w:ascii="Arial" w:hAnsi="Arial" w:eastAsia="宋体"/>
                <w:i/>
                <w:sz w:val="22"/>
                <w:szCs w:val="22"/>
                <w:lang w:eastAsia="zh-CN"/>
              </w:rPr>
            </w:pPr>
            <w:r>
              <w:rPr>
                <w:rFonts w:hint="eastAsia" w:ascii="Segoe UI" w:hAnsi="Segoe UI" w:eastAsia="Segoe UI" w:cs="Segoe UI"/>
                <w:color w:val="0F1115"/>
                <w:shd w:val="clear" w:color="auto" w:fill="FFFFFF"/>
                <w:lang w:val="en-US" w:eastAsia="zh-CN"/>
              </w:rPr>
              <w:t xml:space="preserve">Per ODC-CX-16 External Service and Supply Management Procedure, after investigation, evaluation and review, suppliers are added to the Qualified Service Provider and Supplier List, with qualification records archived.</w:t>
            </w:r>
            <w:r>
              <w:rPr>
                <w:rFonts w:ascii="Segoe UI" w:hAnsi="Segoe UI" w:eastAsia="Segoe UI" w:cs="Segoe UI"/>
                <w:color w:val="0F1115"/>
                <w:shd w:val="clear" w:color="auto" w:fill="FFFFFF"/>
              </w:rPr>
              <w:t/>
            </w:r>
          </w:p>
        </w:tc>
      </w:tr>
      <w:tr w14:paraId="277C47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7B04866B">
            <w:pPr>
              <w:pStyle w:val="130"/>
              <w:rPr>
                <w:rFonts w:eastAsia="宋体"/>
                <w:sz w:val="22"/>
                <w:szCs w:val="22"/>
                <w:lang w:val="en-US" w:eastAsia="zh-CN"/>
              </w:rPr>
            </w:pPr>
            <w:r>
              <w:rPr>
                <w:rFonts w:hint="eastAsia" w:ascii="Times New Roman" w:eastAsia="微软雅黑"/>
                <w:sz w:val="22"/>
                <w:szCs w:val="22"/>
                <w:lang w:val="en-US" w:eastAsia="zh-CN"/>
              </w:rPr>
              <w:t xml:space="preserve">Is a procedure in place for reassessment/requalification of vendors/suppliers?</w:t>
            </w:r>
          </w:p>
        </w:tc>
        <w:tc>
          <w:tcPr>
            <w:tcW w:w="698" w:type="dxa"/>
            <w:vAlign w:val="center"/>
          </w:tcPr>
          <w:p w14:paraId="7C95F2F8">
            <w:pPr>
              <w:ind w:left="1"/>
              <w:jc w:val="center"/>
              <w:rPr>
                <w:rFonts w:ascii="Arial" w:hAnsi="Arial" w:cs="Arial"/>
              </w:rPr>
            </w:pPr>
            <w:r>
              <w:rPr>
                <w:rFonts w:ascii="Arial" w:hAnsi="Arial" w:cs="Arial"/>
                <w:sz w:val="28"/>
                <w:szCs w:val="28"/>
              </w:rPr>
              <w:sym w:font="Wingdings" w:char="00FE"/>
            </w:r>
          </w:p>
        </w:tc>
        <w:tc>
          <w:tcPr>
            <w:tcW w:w="645" w:type="dxa"/>
            <w:vAlign w:val="center"/>
          </w:tcPr>
          <w:p w14:paraId="42F3440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4D4171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35896ECA"/>
          <w:p w14:paraId="227E3768">
            <w:pPr>
              <w:pStyle w:val="136"/>
              <w:rPr>
                <w:rFonts w:ascii="Times New Roman" w:hAnsi="Arial" w:eastAsia="宋体"/>
                <w:i/>
                <w:sz w:val="22"/>
                <w:szCs w:val="22"/>
                <w:lang w:val="en-US" w:eastAsia="zh-CN"/>
              </w:rPr>
            </w:pPr>
            <w:r>
              <w:rPr>
                <w:rFonts w:hint="eastAsia" w:ascii="Segoe UI" w:hAnsi="Segoe UI" w:eastAsia="Segoe UI" w:cs="Segoe UI"/>
                <w:color w:val="0F1115"/>
                <w:shd w:val="clear" w:color="auto" w:fill="FFFFFF"/>
                <w:lang w:val="en-US" w:eastAsia="zh-CN"/>
              </w:rPr>
              <w:t xml:space="preserve">Per ODC-CX-16 External Service and Supply Management Procedure, annual supplier evaluation is organized at the beginning of each year, with attention to qualification validity and changes in capability. Corrective action may be required if issues are found; qualification is withdrawn if requirements are still not met.</w:t>
            </w:r>
            <w:r>
              <w:rPr>
                <w:rFonts w:ascii="Segoe UI" w:hAnsi="Segoe UI" w:eastAsia="Segoe UI" w:cs="Segoe UI"/>
                <w:color w:val="0F1115"/>
                <w:shd w:val="clear" w:color="auto" w:fill="FFFFFF"/>
              </w:rPr>
              <w:t/>
            </w:r>
            <w:r>
              <w:rPr>
                <w:rFonts w:hint="eastAsia" w:ascii="Segoe UI" w:hAnsi="Segoe UI" w:eastAsia="宋体" w:cs="Segoe UI"/>
                <w:color w:val="0F1115"/>
                <w:shd w:val="clear" w:color="auto" w:fill="FFFFFF"/>
                <w:lang w:eastAsia="zh-CN"/>
              </w:rPr>
              <w:t/>
            </w:r>
          </w:p>
        </w:tc>
      </w:tr>
      <w:tr w14:paraId="775B5C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258" w:hRule="atLeast"/>
          <w:jc w:val="center"/>
        </w:trPr>
        <w:tc>
          <w:tcPr>
            <w:tcW w:w="3681" w:type="dxa"/>
            <w:shd w:val="clear" w:color="auto" w:fill="F1F1F1" w:themeFill="background1" w:themeFillShade="F2"/>
            <w:vAlign w:val="center"/>
          </w:tcPr>
          <w:p w14:paraId="274D63F8">
            <w:pPr>
              <w:pStyle w:val="130"/>
              <w:rPr>
                <w:rFonts w:eastAsia="宋体"/>
                <w:sz w:val="22"/>
                <w:szCs w:val="22"/>
                <w:lang w:val="en-US" w:eastAsia="zh-CN"/>
              </w:rPr>
            </w:pPr>
            <w:r>
              <w:rPr>
                <w:rFonts w:ascii="宋体" w:hAnsi="宋体" w:eastAsia="宋体" w:cs="宋体"/>
              </w:rPr>
              <w:t xml:space="preserve">Are vendors/suppliers reassessed following a risk-based approach?</w:t>
            </w:r>
          </w:p>
        </w:tc>
        <w:tc>
          <w:tcPr>
            <w:tcW w:w="698" w:type="dxa"/>
            <w:vAlign w:val="center"/>
          </w:tcPr>
          <w:p w14:paraId="5B7EA26D">
            <w:pPr>
              <w:ind w:left="1"/>
              <w:jc w:val="center"/>
              <w:rPr>
                <w:rFonts w:ascii="Arial" w:hAnsi="Arial" w:cs="Arial"/>
              </w:rPr>
            </w:pPr>
            <w:r>
              <w:rPr>
                <w:rFonts w:ascii="Arial" w:hAnsi="Arial" w:cs="Arial"/>
              </w:rPr>
              <w:sym w:font="Wingdings" w:char="F0FE"/>
            </w:r>
          </w:p>
        </w:tc>
        <w:tc>
          <w:tcPr>
            <w:tcW w:w="645" w:type="dxa"/>
            <w:vAlign w:val="center"/>
          </w:tcPr>
          <w:p w14:paraId="0E760D82">
            <w:pPr>
              <w:ind w:left="36"/>
              <w:jc w:val="center"/>
              <w:rPr>
                <w:rFonts w:ascii="Arial" w:hAnsi="Arial" w:cs="Arial"/>
              </w:rPr>
            </w:pPr>
            <w:bookmarkStart w:id="1" w:name="OLE_LINK1"/>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bookmarkEnd w:id="1"/>
          </w:p>
        </w:tc>
        <w:tc>
          <w:tcPr>
            <w:tcW w:w="671" w:type="dxa"/>
            <w:vAlign w:val="center"/>
          </w:tcPr>
          <w:p w14:paraId="3B7131DB">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55EB375A"/>
          <w:p w14:paraId="6201CF3B">
            <w:pPr>
              <w:pStyle w:val="136"/>
              <w:rPr>
                <w:rFonts w:ascii="Times New Roman" w:hAnsi="Arial" w:eastAsia="微软雅黑"/>
                <w:i/>
                <w:sz w:val="22"/>
                <w:szCs w:val="22"/>
                <w:lang w:val="en-US" w:eastAsia="zh-CN"/>
              </w:rPr>
            </w:pPr>
            <w:r>
              <w:rPr>
                <w:rFonts w:ascii="Segoe UI" w:hAnsi="Segoe UI" w:eastAsia="Segoe UI" w:cs="Segoe UI"/>
                <w:color w:val="0F1115"/>
                <w:shd w:val="clear" w:color="auto" w:fill="FFFFFF"/>
              </w:rPr>
              <w:t xml:space="preserve">Reassessment of suppliers and contracted laboratories is performed according to their impact on examination quality and actual performance, with different frequencies and triggers, as defined in ODC-CX-16 External Service and Supply Management Procedure.</w:t>
            </w:r>
            <w:r>
              <w:rPr>
                <w:rFonts w:hint="eastAsia" w:ascii="Segoe UI" w:hAnsi="Segoe UI" w:eastAsia="宋体" w:cs="Segoe UI"/>
                <w:color w:val="0F1115"/>
                <w:shd w:val="clear" w:color="auto" w:fill="FFFFFF"/>
                <w:lang w:val="en-US" w:eastAsia="zh-CN"/>
              </w:rPr>
              <w:t/>
            </w:r>
            <w:r>
              <w:rPr>
                <w:rFonts w:ascii="Segoe UI" w:hAnsi="Segoe UI" w:eastAsia="Segoe UI" w:cs="Segoe UI"/>
                <w:color w:val="0F1115"/>
                <w:shd w:val="clear" w:color="auto" w:fill="FFFFFF"/>
              </w:rPr>
              <w:t xml:space="preserve"/>
            </w:r>
          </w:p>
        </w:tc>
      </w:tr>
      <w:tr w14:paraId="5F2B03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0C8708C1">
            <w:pPr>
              <w:pStyle w:val="130"/>
              <w:rPr>
                <w:rFonts w:eastAsia="宋体"/>
                <w:sz w:val="22"/>
                <w:szCs w:val="22"/>
                <w:lang w:val="en-US" w:eastAsia="zh-CN"/>
              </w:rPr>
            </w:pPr>
            <w:r>
              <w:rPr>
                <w:rFonts w:hint="eastAsia" w:ascii="Times New Roman" w:eastAsia="微软雅黑"/>
                <w:sz w:val="22"/>
                <w:szCs w:val="22"/>
                <w:lang w:val="en-US" w:eastAsia="zh-CN"/>
              </w:rPr>
              <w:t xml:space="preserve">Are vendor/supplier audits performed?</w:t>
            </w:r>
          </w:p>
        </w:tc>
        <w:tc>
          <w:tcPr>
            <w:tcW w:w="698" w:type="dxa"/>
            <w:vAlign w:val="center"/>
          </w:tcPr>
          <w:p w14:paraId="34E277F0">
            <w:pPr>
              <w:ind w:left="1"/>
              <w:jc w:val="center"/>
              <w:rPr>
                <w:rFonts w:ascii="Arial" w:hAnsi="Arial" w:cs="Arial"/>
              </w:rPr>
            </w:pPr>
            <w:r>
              <w:rPr>
                <w:rFonts w:ascii="Arial" w:hAnsi="Arial" w:cs="Arial"/>
                <w:sz w:val="28"/>
                <w:szCs w:val="28"/>
              </w:rPr>
              <w:sym w:font="Wingdings" w:char="00FE"/>
            </w:r>
          </w:p>
        </w:tc>
        <w:tc>
          <w:tcPr>
            <w:tcW w:w="645" w:type="dxa"/>
            <w:vAlign w:val="center"/>
          </w:tcPr>
          <w:p w14:paraId="717D9485">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5BDAFB47">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2F195FF0"/>
          <w:p w14:paraId="764B36F2">
            <w:pPr>
              <w:pStyle w:val="136"/>
              <w:rPr>
                <w:rFonts w:ascii="Times New Roman" w:hAnsi="Arial" w:eastAsia="微软雅黑"/>
                <w:i/>
                <w:sz w:val="22"/>
                <w:szCs w:val="22"/>
                <w:lang w:val="en-US" w:eastAsia="zh-CN"/>
              </w:rPr>
            </w:pPr>
            <w:r>
              <w:rPr>
                <w:rFonts w:ascii="Segoe UI" w:hAnsi="Segoe UI" w:eastAsia="Segoe UI" w:cs="Segoe UI"/>
                <w:color w:val="0F1115"/>
                <w:shd w:val="clear" w:color="auto" w:fill="FFFFFF"/>
              </w:rPr>
              <w:t xml:space="preserve">Per ODC-CX-16 External Service and Supply Management Procedure, supplier review is organized at least annually and ODC-CX-16-R03 Supplier Investigation and Review Form is completed.</w:t>
            </w:r>
          </w:p>
        </w:tc>
      </w:tr>
      <w:tr w14:paraId="1608D8A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20" w:hRule="atLeast"/>
          <w:jc w:val="center"/>
        </w:trPr>
        <w:tc>
          <w:tcPr>
            <w:tcW w:w="3681" w:type="dxa"/>
            <w:shd w:val="clear" w:color="auto" w:fill="F1F1F1" w:themeFill="background1" w:themeFillShade="F2"/>
            <w:vAlign w:val="center"/>
          </w:tcPr>
          <w:p w14:paraId="210117E3">
            <w:pPr>
              <w:pStyle w:val="130"/>
              <w:rPr>
                <w:rFonts w:eastAsia="宋体"/>
                <w:sz w:val="22"/>
                <w:szCs w:val="22"/>
                <w:lang w:val="en-US" w:eastAsia="zh-CN"/>
              </w:rPr>
            </w:pPr>
            <w:r>
              <w:rPr>
                <w:rFonts w:hint="eastAsia" w:ascii="Times New Roman" w:eastAsia="微软雅黑"/>
                <w:sz w:val="22"/>
                <w:szCs w:val="22"/>
                <w:lang w:val="en-US" w:eastAsia="zh-CN"/>
              </w:rPr>
              <w:t xml:space="preserve">How frequently are vendors/suppliers evaluated?</w:t>
            </w:r>
            <w:r>
              <w:rPr>
                <w:rFonts w:ascii="宋体" w:hAnsi="宋体" w:eastAsia="宋体" w:cs="宋体"/>
              </w:rPr>
              <w:t/>
            </w:r>
            <w:r>
              <w:rPr>
                <w:rFonts w:hint="eastAsia" w:ascii="Times New Roman" w:eastAsia="微软雅黑"/>
                <w:sz w:val="22"/>
                <w:szCs w:val="22"/>
                <w:lang w:val="en-US" w:eastAsia="zh-CN"/>
              </w:rPr>
              <w:t/>
            </w:r>
          </w:p>
        </w:tc>
        <w:tc>
          <w:tcPr>
            <w:tcW w:w="5381" w:type="dxa"/>
            <w:gridSpan w:val="4"/>
            <w:vAlign w:val="center"/>
          </w:tcPr>
          <w:p w14:paraId="6C19D92C">
            <w:pPr>
              <w:rPr>
                <w:lang w:eastAsia="zh-CN"/>
              </w:rPr>
            </w:pPr>
          </w:p>
          <w:p w14:paraId="25DE2C2F">
            <w:pPr>
              <w:pStyle w:val="136"/>
              <w:rPr>
                <w:rFonts w:ascii="Arial" w:hAnsi="Arial"/>
                <w:i/>
                <w:sz w:val="22"/>
                <w:szCs w:val="22"/>
                <w:lang w:val="en-US"/>
              </w:rPr>
            </w:pPr>
            <w:r>
              <w:rPr>
                <w:rFonts w:hint="eastAsia" w:ascii="Segoe UI" w:hAnsi="Segoe UI" w:eastAsia="Segoe UI" w:cs="Segoe UI"/>
                <w:color w:val="0F1115"/>
                <w:highlight w:val="yellow"/>
                <w:shd w:val="clear" w:color="auto" w:fill="FFFFFF"/>
                <w:lang w:val="en-US" w:eastAsia="zh-CN"/>
              </w:rPr>
              <w:t xml:space="preserve">ODC-CX-16 External Service and Supply Management Procedure specifies that periodic evaluation is conducted once per year.</w:t>
            </w:r>
            <w:r>
              <w:rPr>
                <w:rFonts w:ascii="Segoe UI" w:hAnsi="Segoe UI" w:eastAsia="Segoe UI" w:cs="Segoe UI"/>
                <w:color w:val="0F1115"/>
                <w:highlight w:val="yellow"/>
                <w:shd w:val="clear" w:color="auto" w:fill="FFFFFF"/>
              </w:rPr>
              <w:t/>
            </w:r>
          </w:p>
        </w:tc>
      </w:tr>
      <w:tr w14:paraId="108B70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7B1E1CE5">
            <w:pPr>
              <w:pStyle w:val="130"/>
              <w:keepNext/>
              <w:rPr>
                <w:rFonts w:eastAsia="宋体"/>
                <w:sz w:val="22"/>
                <w:szCs w:val="22"/>
                <w:lang w:val="en-GB" w:eastAsia="zh-CN"/>
              </w:rPr>
            </w:pPr>
            <w:r>
              <w:rPr>
                <w:rFonts w:hint="eastAsia" w:ascii="Times New Roman" w:eastAsia="微软雅黑"/>
                <w:sz w:val="22"/>
                <w:szCs w:val="22"/>
                <w:lang w:val="en-GB" w:eastAsia="zh-CN"/>
              </w:rPr>
              <w:t xml:space="preserve">Are internal audits performed?</w:t>
            </w:r>
          </w:p>
        </w:tc>
        <w:tc>
          <w:tcPr>
            <w:tcW w:w="698" w:type="dxa"/>
            <w:vAlign w:val="center"/>
          </w:tcPr>
          <w:p w14:paraId="3758A07E">
            <w:pPr>
              <w:ind w:left="1"/>
              <w:jc w:val="center"/>
              <w:rPr>
                <w:rFonts w:ascii="Arial" w:hAnsi="Arial" w:cs="Arial"/>
              </w:rPr>
            </w:pPr>
            <w:r>
              <w:rPr>
                <w:rFonts w:ascii="Arial" w:hAnsi="Arial" w:cs="Arial"/>
                <w:sz w:val="28"/>
                <w:szCs w:val="28"/>
              </w:rPr>
              <w:sym w:font="Wingdings" w:char="00FE"/>
            </w:r>
          </w:p>
        </w:tc>
        <w:tc>
          <w:tcPr>
            <w:tcW w:w="645" w:type="dxa"/>
            <w:vAlign w:val="center"/>
          </w:tcPr>
          <w:p w14:paraId="3F8E93F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26C9C13">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14B46CA6">
            <w:pPr>
              <w:pStyle w:val="130"/>
              <w:keepNext/>
              <w:rPr>
                <w:rFonts w:eastAsia="宋体"/>
                <w:i/>
                <w:sz w:val="22"/>
                <w:szCs w:val="22"/>
                <w:lang w:val="en-US" w:eastAsia="zh-CN"/>
              </w:rPr>
            </w:pPr>
            <w:r>
              <w:rPr>
                <w:rFonts w:hint="eastAsia" w:ascii="宋体" w:hAnsi="宋体" w:eastAsia="宋体" w:cs="宋体"/>
                <w:iCs/>
                <w:lang w:val="en-US" w:eastAsia="zh-CN"/>
              </w:rPr>
              <w:t xml:space="preserve">A complete internal audit process is defined in ODC-CX-39 Internal Audit Procedure.</w:t>
            </w:r>
            <w:r>
              <w:rPr>
                <w:rFonts w:hint="eastAsia" w:ascii="宋体" w:hAnsi="宋体" w:eastAsia="宋体" w:cs="宋体"/>
                <w:iCs/>
                <w:lang w:eastAsia="zh-CN"/>
              </w:rPr>
              <w:t/>
            </w:r>
            <w:r>
              <w:rPr>
                <w:rFonts w:ascii="Segoe UI" w:hAnsi="Segoe UI" w:eastAsia="Segoe UI" w:cs="Segoe UI"/>
                <w:color w:val="0F1115"/>
                <w:shd w:val="clear" w:color="auto" w:fill="FFFFFF"/>
              </w:rPr>
              <w:t/>
            </w:r>
            <w:r>
              <w:rPr>
                <w:rFonts w:hint="eastAsia" w:ascii="Segoe UI" w:hAnsi="Segoe UI" w:eastAsia="宋体" w:cs="Segoe UI"/>
                <w:color w:val="0F1115"/>
                <w:shd w:val="clear" w:color="auto" w:fill="FFFFFF"/>
                <w:lang w:eastAsia="zh-CN"/>
              </w:rPr>
              <w:t/>
            </w:r>
          </w:p>
        </w:tc>
      </w:tr>
      <w:tr w14:paraId="7EFC10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95" w:hRule="atLeast"/>
          <w:jc w:val="center"/>
        </w:trPr>
        <w:tc>
          <w:tcPr>
            <w:tcW w:w="3681" w:type="dxa"/>
            <w:shd w:val="clear" w:color="auto" w:fill="F1F1F1" w:themeFill="background1" w:themeFillShade="F2"/>
            <w:vAlign w:val="center"/>
          </w:tcPr>
          <w:p w14:paraId="639F9FED">
            <w:pPr>
              <w:pStyle w:val="130"/>
              <w:keepNext/>
              <w:rPr>
                <w:rFonts w:eastAsia="宋体"/>
                <w:sz w:val="22"/>
                <w:szCs w:val="22"/>
                <w:lang w:val="en-GB" w:eastAsia="zh-CN"/>
              </w:rPr>
            </w:pPr>
            <w:r>
              <w:rPr>
                <w:rFonts w:hint="eastAsia" w:ascii="Times New Roman" w:eastAsia="微软雅黑"/>
                <w:sz w:val="22"/>
                <w:szCs w:val="22"/>
                <w:lang w:val="en-GB" w:eastAsia="zh-CN"/>
              </w:rPr>
              <w:t xml:space="preserve">Are internal audits planned and performed following a risk-based approach?</w:t>
            </w:r>
          </w:p>
        </w:tc>
        <w:tc>
          <w:tcPr>
            <w:tcW w:w="698" w:type="dxa"/>
            <w:vAlign w:val="center"/>
          </w:tcPr>
          <w:p w14:paraId="7799AF8C">
            <w:pPr>
              <w:ind w:left="1"/>
              <w:jc w:val="center"/>
              <w:rPr>
                <w:rFonts w:ascii="Arial" w:hAnsi="Arial" w:cs="Arial"/>
              </w:rPr>
            </w:pPr>
            <w:r>
              <w:rPr>
                <w:rFonts w:ascii="Arial" w:hAnsi="Arial" w:cs="Arial"/>
                <w:sz w:val="28"/>
                <w:szCs w:val="28"/>
              </w:rPr>
              <w:sym w:font="Wingdings" w:char="00FE"/>
            </w:r>
          </w:p>
        </w:tc>
        <w:tc>
          <w:tcPr>
            <w:tcW w:w="645" w:type="dxa"/>
            <w:vAlign w:val="center"/>
          </w:tcPr>
          <w:p w14:paraId="1DDB8A04">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58C2C68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36FFB64F">
            <w:pPr>
              <w:pStyle w:val="130"/>
              <w:keepNext/>
              <w:rPr>
                <w:rFonts w:eastAsia="宋体"/>
                <w:i/>
                <w:sz w:val="22"/>
                <w:szCs w:val="22"/>
                <w:lang w:val="en-US" w:eastAsia="zh-CN"/>
              </w:rPr>
            </w:pPr>
            <w:r>
              <w:rPr>
                <w:rFonts w:hint="eastAsia" w:ascii="宋体" w:hAnsi="宋体" w:eastAsia="宋体" w:cs="宋体"/>
                <w:iCs/>
                <w:highlight w:val="yellow"/>
                <w:lang w:val="en-US" w:eastAsia="zh-CN"/>
              </w:rPr>
              <w:t xml:space="preserve">Per ODC-CX-39 Internal Audit Procedure, audit intensity and frequency are increased for departments that are more critical or that have had more findings, based on departmental importance and previous audit results, with focus on areas of key significance to service users (sections 4.3.5 and 4.6.1), reflecting a risk-based planning and execution approach.</w:t>
            </w:r>
            <w:r>
              <w:rPr>
                <w:rFonts w:hint="eastAsia" w:ascii="宋体" w:hAnsi="宋体" w:eastAsia="宋体" w:cs="宋体"/>
                <w:iCs/>
                <w:highlight w:val="yellow"/>
                <w:lang w:eastAsia="zh-CN"/>
              </w:rPr>
              <w:t/>
            </w:r>
            <w:r>
              <w:rPr>
                <w:rFonts w:ascii="Segoe UI" w:hAnsi="Segoe UI" w:eastAsia="Segoe UI" w:cs="Segoe UI"/>
                <w:color w:val="0F1115"/>
                <w:highlight w:val="yellow"/>
                <w:shd w:val="clear" w:color="auto" w:fill="FFFFFF"/>
              </w:rPr>
              <w:t/>
            </w:r>
          </w:p>
        </w:tc>
      </w:tr>
      <w:tr w14:paraId="37EB1A0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05FCFDB9">
            <w:pPr>
              <w:pStyle w:val="130"/>
              <w:keepNext/>
              <w:rPr>
                <w:rFonts w:eastAsia="宋体"/>
                <w:sz w:val="22"/>
                <w:szCs w:val="22"/>
                <w:lang w:val="en-GB" w:eastAsia="zh-CN"/>
              </w:rPr>
            </w:pPr>
            <w:r>
              <w:rPr>
                <w:rFonts w:hint="eastAsia" w:ascii="Times New Roman" w:eastAsia="微软雅黑"/>
                <w:sz w:val="22"/>
                <w:szCs w:val="22"/>
                <w:lang w:val="en-GB" w:eastAsia="zh-CN"/>
              </w:rPr>
              <w:t xml:space="preserve">Is an external audit program in place?</w:t>
            </w:r>
          </w:p>
        </w:tc>
        <w:tc>
          <w:tcPr>
            <w:tcW w:w="698" w:type="dxa"/>
            <w:vAlign w:val="center"/>
          </w:tcPr>
          <w:p w14:paraId="5C942599">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71D7F89E">
            <w:pPr>
              <w:ind w:left="36"/>
              <w:jc w:val="center"/>
              <w:rPr>
                <w:rFonts w:ascii="Arial" w:hAnsi="Arial" w:cs="Arial"/>
              </w:rPr>
            </w:pPr>
            <w:r>
              <w:rPr>
                <w:rFonts w:ascii="Arial" w:hAnsi="Arial" w:cs="Arial"/>
                <w:sz w:val="28"/>
                <w:szCs w:val="28"/>
              </w:rPr>
              <w:sym w:font="Wingdings" w:char="00FE"/>
            </w:r>
          </w:p>
        </w:tc>
        <w:tc>
          <w:tcPr>
            <w:tcW w:w="671" w:type="dxa"/>
            <w:vAlign w:val="center"/>
          </w:tcPr>
          <w:p w14:paraId="70B9546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6C56C380">
            <w:pPr>
              <w:pStyle w:val="130"/>
              <w:keepNext/>
              <w:rPr>
                <w:rFonts w:eastAsia="宋体"/>
                <w:i/>
                <w:sz w:val="22"/>
                <w:szCs w:val="22"/>
                <w:lang w:val="en-US" w:eastAsia="zh-CN"/>
              </w:rPr>
            </w:pPr>
            <w:r>
              <w:rPr>
                <w:rFonts w:hint="eastAsia" w:ascii="宋体" w:hAnsi="宋体" w:eastAsia="宋体" w:cs="宋体"/>
                <w:iCs/>
                <w:lang w:val="en-US" w:eastAsia="zh-CN"/>
              </w:rPr>
              <w:t xml:space="preserve">No external audit program is established.</w:t>
            </w:r>
            <w:r>
              <w:rPr>
                <w:rFonts w:hint="eastAsia" w:ascii="宋体" w:hAnsi="宋体" w:eastAsia="宋体" w:cs="宋体"/>
                <w:iCs/>
                <w:lang w:val="en-GB" w:eastAsia="zh-CN"/>
              </w:rPr>
              <w:t/>
            </w:r>
          </w:p>
        </w:tc>
      </w:tr>
    </w:tbl>
    <w:p w14:paraId="71C16D8A">
      <w:pPr>
        <w:pStyle w:val="130"/>
        <w:jc w:val="both"/>
        <w:rPr>
          <w:color w:val="0070C0"/>
          <w:sz w:val="22"/>
          <w:szCs w:val="22"/>
          <w:lang w:val="en-GB"/>
        </w:rPr>
      </w:pPr>
    </w:p>
    <w:tbl>
      <w:tblPr>
        <w:tblStyle w:val="32"/>
        <w:tblW w:w="931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4004"/>
        <w:gridCol w:w="618"/>
        <w:gridCol w:w="646"/>
        <w:gridCol w:w="671"/>
        <w:gridCol w:w="3373"/>
      </w:tblGrid>
      <w:tr w14:paraId="08F47D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blHeader/>
          <w:jc w:val="center"/>
        </w:trPr>
        <w:tc>
          <w:tcPr>
            <w:tcW w:w="9312" w:type="dxa"/>
            <w:gridSpan w:val="5"/>
            <w:shd w:val="clear" w:color="auto" w:fill="D7D7D7" w:themeFill="background1" w:themeFillShade="D8"/>
            <w:vAlign w:val="center"/>
          </w:tcPr>
          <w:p w14:paraId="2FD93807">
            <w:pPr>
              <w:pStyle w:val="130"/>
              <w:keepNext/>
              <w:rPr>
                <w:rFonts w:ascii="Times New Roman" w:eastAsia="微软雅黑"/>
                <w:b/>
                <w:i/>
                <w:sz w:val="22"/>
                <w:szCs w:val="22"/>
                <w:lang w:eastAsia="zh-CN"/>
              </w:rPr>
            </w:pPr>
            <w:r>
              <w:rPr>
                <w:b/>
                <w:bCs/>
                <w:lang w:val="en-US" w:eastAsia="zh-CN"/>
              </w:rPr>
              <w:t xml:space="preserve">6. INCIDENT, CAPA AND COMPLAINT MANAGEMENT</w:t>
            </w:r>
            <w:r>
              <w:rPr>
                <w:rFonts w:hint="eastAsia"/>
                <w:b/>
                <w:bCs/>
                <w:lang w:val="en-US" w:eastAsia="zh-CN"/>
              </w:rPr>
              <w:t/>
            </w:r>
            <w:r>
              <w:rPr>
                <w:rFonts w:hint="eastAsia" w:ascii="宋体" w:hAnsi="宋体" w:eastAsia="宋体" w:cs="宋体"/>
                <w:b/>
                <w:bCs/>
              </w:rPr>
              <w:t/>
            </w:r>
            <w:r>
              <w:rPr>
                <w:rFonts w:hint="eastAsia"/>
                <w:b/>
                <w:bCs/>
                <w:lang w:val="en-US" w:eastAsia="zh-CN"/>
              </w:rPr>
              <w:t/>
            </w:r>
          </w:p>
        </w:tc>
      </w:tr>
      <w:tr w14:paraId="744618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jc w:val="center"/>
        </w:trPr>
        <w:tc>
          <w:tcPr>
            <w:tcW w:w="4004" w:type="dxa"/>
            <w:vAlign w:val="center"/>
          </w:tcPr>
          <w:p w14:paraId="12C3446E">
            <w:pPr>
              <w:pStyle w:val="130"/>
              <w:keepNext/>
              <w:rPr>
                <w:rFonts w:ascii="Times New Roman" w:eastAsia="微软雅黑"/>
                <w:b/>
                <w:sz w:val="22"/>
                <w:szCs w:val="22"/>
                <w:lang w:eastAsia="zh-CN"/>
              </w:rPr>
            </w:pPr>
            <w:r>
              <w:rPr>
                <w:rFonts w:hint="eastAsia" w:ascii="Times New Roman" w:eastAsia="微软雅黑"/>
                <w:b/>
                <w:sz w:val="22"/>
                <w:szCs w:val="22"/>
                <w:lang w:eastAsia="zh-CN"/>
              </w:rPr>
              <w:t xml:space="preserve">Question</w:t>
            </w:r>
          </w:p>
        </w:tc>
        <w:tc>
          <w:tcPr>
            <w:tcW w:w="618" w:type="dxa"/>
            <w:vAlign w:val="center"/>
          </w:tcPr>
          <w:p w14:paraId="62E9A1A0">
            <w:pPr>
              <w:ind w:left="1"/>
              <w:jc w:val="center"/>
              <w:rPr>
                <w:rFonts w:ascii="Times New Roman" w:hAnsi="Arial" w:eastAsia="微软雅黑" w:cs="Arial"/>
                <w:b/>
                <w:lang w:eastAsia="zh-CN"/>
              </w:rPr>
            </w:pPr>
            <w:r>
              <w:rPr>
                <w:rFonts w:hint="eastAsia" w:ascii="Times New Roman" w:hAnsi="Arial" w:eastAsia="微软雅黑" w:cs="Arial"/>
                <w:b/>
                <w:lang w:eastAsia="zh-CN"/>
              </w:rPr>
              <w:t xml:space="preserve">Yes</w:t>
            </w:r>
          </w:p>
        </w:tc>
        <w:tc>
          <w:tcPr>
            <w:tcW w:w="646" w:type="dxa"/>
            <w:vAlign w:val="center"/>
          </w:tcPr>
          <w:p w14:paraId="1F83B479">
            <w:pPr>
              <w:ind w:left="36"/>
              <w:jc w:val="center"/>
              <w:rPr>
                <w:rFonts w:ascii="Times New Roman" w:hAnsi="Arial" w:eastAsia="微软雅黑" w:cs="Arial"/>
                <w:b/>
                <w:lang w:eastAsia="zh-CN"/>
              </w:rPr>
            </w:pPr>
            <w:r>
              <w:rPr>
                <w:rFonts w:hint="eastAsia" w:ascii="Times New Roman" w:hAnsi="Arial" w:eastAsia="微软雅黑" w:cs="Arial"/>
                <w:b/>
                <w:lang w:eastAsia="zh-CN"/>
              </w:rPr>
              <w:t xml:space="preserve">No</w:t>
            </w:r>
          </w:p>
        </w:tc>
        <w:tc>
          <w:tcPr>
            <w:tcW w:w="671" w:type="dxa"/>
            <w:vAlign w:val="center"/>
          </w:tcPr>
          <w:p w14:paraId="2A825851">
            <w:pPr>
              <w:ind w:left="14"/>
              <w:jc w:val="center"/>
              <w:rPr>
                <w:rFonts w:ascii="Times New Roman" w:hAnsi="Arial" w:eastAsia="微软雅黑" w:cs="Arial"/>
                <w:b/>
                <w:lang w:eastAsia="zh-CN"/>
              </w:rPr>
            </w:pPr>
            <w:r>
              <w:rPr>
                <w:rFonts w:hint="eastAsia" w:ascii="Times New Roman" w:hAnsi="Arial" w:eastAsia="微软雅黑" w:cs="Arial"/>
                <w:b/>
                <w:lang w:eastAsia="zh-CN"/>
              </w:rPr>
              <w:t>N/A</w:t>
            </w:r>
          </w:p>
        </w:tc>
        <w:tc>
          <w:tcPr>
            <w:tcW w:w="3373" w:type="dxa"/>
          </w:tcPr>
          <w:p w14:paraId="5AA6A7F0">
            <w:pPr>
              <w:pStyle w:val="130"/>
              <w:keepNext/>
              <w:rPr>
                <w:rFonts w:ascii="Times New Roman" w:eastAsia="微软雅黑"/>
                <w:b/>
                <w:i/>
                <w:sz w:val="22"/>
                <w:szCs w:val="22"/>
                <w:lang w:eastAsia="zh-CN"/>
              </w:rPr>
            </w:pPr>
            <w:r>
              <w:rPr>
                <w:rFonts w:hint="eastAsia" w:ascii="Times New Roman" w:eastAsia="微软雅黑"/>
                <w:b/>
                <w:i/>
                <w:sz w:val="22"/>
                <w:szCs w:val="22"/>
                <w:lang w:eastAsia="zh-CN"/>
              </w:rPr>
              <w:t xml:space="preserve">Comments / specification</w:t>
            </w:r>
          </w:p>
        </w:tc>
      </w:tr>
      <w:tr w14:paraId="31BF19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2" w:hRule="atLeast"/>
          <w:jc w:val="center"/>
        </w:trPr>
        <w:tc>
          <w:tcPr>
            <w:tcW w:w="4004" w:type="dxa"/>
            <w:shd w:val="clear" w:color="auto" w:fill="F1F1F1" w:themeFill="background1" w:themeFillShade="F2"/>
            <w:vAlign w:val="center"/>
          </w:tcPr>
          <w:p w14:paraId="2878F541">
            <w:pPr>
              <w:pStyle w:val="130"/>
              <w:keepNext/>
              <w:rPr>
                <w:rFonts w:eastAsia="宋体"/>
                <w:b/>
                <w:sz w:val="22"/>
                <w:szCs w:val="22"/>
                <w:lang w:val="en-US" w:eastAsia="zh-CN"/>
              </w:rPr>
            </w:pPr>
            <w:r>
              <w:rPr>
                <w:rFonts w:hint="eastAsia" w:ascii="Times New Roman" w:eastAsia="微软雅黑"/>
                <w:sz w:val="22"/>
                <w:szCs w:val="22"/>
                <w:lang w:val="en-GB" w:eastAsia="zh-CN"/>
              </w:rPr>
              <w:t xml:space="preserve">Do you have an incident and deviation management system in place?</w:t>
            </w:r>
          </w:p>
        </w:tc>
        <w:tc>
          <w:tcPr>
            <w:tcW w:w="618" w:type="dxa"/>
            <w:vAlign w:val="center"/>
          </w:tcPr>
          <w:p w14:paraId="796D94BA">
            <w:pPr>
              <w:ind w:left="1"/>
              <w:jc w:val="center"/>
              <w:rPr>
                <w:rFonts w:ascii="Arial" w:hAnsi="Arial" w:cs="Arial"/>
                <w:b/>
              </w:rPr>
            </w:pPr>
            <w:r>
              <w:rPr>
                <w:rFonts w:ascii="Arial" w:hAnsi="Arial" w:cs="Arial"/>
                <w:sz w:val="28"/>
                <w:szCs w:val="28"/>
              </w:rPr>
              <w:sym w:font="Wingdings" w:char="00FE"/>
            </w:r>
          </w:p>
        </w:tc>
        <w:tc>
          <w:tcPr>
            <w:tcW w:w="646" w:type="dxa"/>
            <w:vAlign w:val="center"/>
          </w:tcPr>
          <w:p w14:paraId="29B730C0">
            <w:pPr>
              <w:ind w:left="36"/>
              <w:jc w:val="center"/>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15D731F">
            <w:pPr>
              <w:ind w:left="14"/>
              <w:jc w:val="center"/>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49F1B675"/>
          <w:p w14:paraId="6AF00C49">
            <w:pPr>
              <w:pStyle w:val="130"/>
              <w:keepNext/>
              <w:jc w:val="both"/>
              <w:rPr>
                <w:b/>
                <w:i/>
                <w:sz w:val="22"/>
                <w:szCs w:val="22"/>
                <w:lang w:val="en-US"/>
              </w:rPr>
            </w:pPr>
            <w:r>
              <w:rPr>
                <w:rFonts w:ascii="Segoe UI" w:hAnsi="Segoe UI" w:eastAsia="Segoe UI" w:cs="Segoe UI"/>
                <w:color w:val="0F1115"/>
                <w:shd w:val="clear" w:color="auto" w:fill="FFFFFF"/>
              </w:rPr>
              <w:t xml:space="preserve">Yes. ODC-CX-29 Nonconformity Identification and Control Procedure and ODC-CX-08 Risk Management Procedure have been established, covering identification, recording and handling of incidents and deviations.</w:t>
            </w:r>
            <w:r>
              <w:rPr>
                <w:rFonts w:hint="eastAsia" w:ascii="Segoe UI" w:hAnsi="Segoe UI" w:eastAsia="宋体" w:cs="Segoe UI"/>
                <w:color w:val="0F1115"/>
                <w:shd w:val="clear" w:color="auto" w:fill="FFFFFF"/>
                <w:lang w:eastAsia="zh-CN"/>
              </w:rPr>
              <w:t/>
            </w:r>
            <w:r>
              <w:rPr>
                <w:rFonts w:ascii="Segoe UI" w:hAnsi="Segoe UI" w:eastAsia="Segoe UI" w:cs="Segoe UI"/>
                <w:color w:val="0F1115"/>
                <w:shd w:val="clear" w:color="auto" w:fill="FFFFFF"/>
              </w:rPr>
              <w:t/>
            </w:r>
            <w:r>
              <w:rPr>
                <w:rFonts w:hint="eastAsia" w:ascii="Segoe UI" w:hAnsi="Segoe UI" w:eastAsia="宋体" w:cs="Segoe UI"/>
                <w:color w:val="0F1115"/>
                <w:shd w:val="clear" w:color="auto" w:fill="FFFFFF"/>
                <w:lang w:eastAsia="zh-CN"/>
              </w:rPr>
              <w:t/>
            </w:r>
            <w:r>
              <w:rPr>
                <w:rFonts w:ascii="Segoe UI" w:hAnsi="Segoe UI" w:eastAsia="Segoe UI" w:cs="Segoe UI"/>
                <w:color w:val="0F1115"/>
                <w:shd w:val="clear" w:color="auto" w:fill="FFFFFF"/>
              </w:rPr>
              <w:t/>
            </w:r>
            <w:r>
              <w:rPr>
                <w:rFonts w:hint="eastAsia" w:ascii="Segoe UI" w:hAnsi="Segoe UI" w:eastAsia="宋体" w:cs="Segoe UI"/>
                <w:color w:val="0F1115"/>
                <w:shd w:val="clear" w:color="auto" w:fill="FFFFFF"/>
                <w:lang w:eastAsia="zh-CN"/>
              </w:rPr>
              <w:t/>
            </w:r>
            <w:r>
              <w:rPr>
                <w:rFonts w:ascii="Segoe UI" w:hAnsi="Segoe UI" w:eastAsia="Segoe UI" w:cs="Segoe UI"/>
                <w:color w:val="0F1115"/>
                <w:shd w:val="clear" w:color="auto" w:fill="FFFFFF"/>
              </w:rPr>
              <w:t/>
            </w:r>
            <w:r>
              <w:rPr>
                <w:rFonts w:hint="eastAsia" w:ascii="Segoe UI" w:hAnsi="Segoe UI" w:eastAsia="宋体" w:cs="Segoe UI"/>
                <w:color w:val="0F1115"/>
                <w:shd w:val="clear" w:color="auto" w:fill="FFFFFF"/>
                <w:lang w:eastAsia="zh-CN"/>
              </w:rPr>
              <w:t/>
            </w:r>
            <w:r>
              <w:rPr>
                <w:rFonts w:ascii="Segoe UI" w:hAnsi="Segoe UI" w:eastAsia="Segoe UI" w:cs="Segoe UI"/>
                <w:color w:val="0F1115"/>
                <w:shd w:val="clear" w:color="auto" w:fill="FFFFFF"/>
              </w:rPr>
              <w:t/>
            </w:r>
          </w:p>
        </w:tc>
      </w:tr>
      <w:tr w14:paraId="5AA09E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1" w:hRule="atLeast"/>
          <w:jc w:val="center"/>
        </w:trPr>
        <w:tc>
          <w:tcPr>
            <w:tcW w:w="4004" w:type="dxa"/>
            <w:shd w:val="clear" w:color="auto" w:fill="F1F1F1" w:themeFill="background1" w:themeFillShade="F2"/>
          </w:tcPr>
          <w:p w14:paraId="0819A69B">
            <w:pPr>
              <w:pStyle w:val="130"/>
              <w:keepNext/>
              <w:rPr>
                <w:rFonts w:eastAsia="宋体"/>
                <w:sz w:val="22"/>
                <w:szCs w:val="22"/>
                <w:lang w:val="en-GB" w:eastAsia="zh-CN"/>
              </w:rPr>
            </w:pPr>
            <w:r>
              <w:rPr>
                <w:rFonts w:hint="eastAsia" w:ascii="Times New Roman" w:eastAsia="微软雅黑"/>
                <w:sz w:val="22"/>
                <w:szCs w:val="22"/>
                <w:lang w:val="en-GB" w:eastAsia="zh-CN"/>
              </w:rPr>
              <w:t xml:space="preserve">What is your follow-up process for incidents and deviations?</w:t>
            </w:r>
          </w:p>
        </w:tc>
        <w:tc>
          <w:tcPr>
            <w:tcW w:w="5308" w:type="dxa"/>
            <w:gridSpan w:val="4"/>
            <w:vAlign w:val="center"/>
          </w:tcPr>
          <w:p w14:paraId="2AC49DE7">
            <w:pPr>
              <w:rPr>
                <w:lang w:eastAsia="zh-CN"/>
              </w:rPr>
            </w:pPr>
          </w:p>
          <w:p w14:paraId="47E0197E">
            <w:pPr>
              <w:pStyle w:val="130"/>
              <w:keepNext/>
              <w:jc w:val="both"/>
              <w:rPr>
                <w:rFonts w:eastAsia="宋体"/>
                <w:sz w:val="22"/>
                <w:szCs w:val="22"/>
                <w:lang w:eastAsia="zh-CN"/>
              </w:rPr>
            </w:pPr>
            <w:r>
              <w:rPr>
                <w:rFonts w:hint="eastAsia" w:ascii="Segoe UI" w:hAnsi="Segoe UI" w:eastAsia="Segoe UI" w:cs="Segoe UI"/>
                <w:color w:val="0F1115"/>
                <w:shd w:val="clear" w:color="auto" w:fill="FFFFFF"/>
                <w:lang w:val="en-US" w:eastAsia="zh-CN"/>
              </w:rPr>
              <w:t xml:space="preserve">Per ODC-CX-37 Corrective Action Control Procedure, the process is: identification → root-cause investigation → development of corrective actions → approval → implementation → effectiveness verification → record archiving → input to management review.</w:t>
            </w:r>
            <w:r>
              <w:rPr>
                <w:rFonts w:hint="eastAsia" w:ascii="Segoe UI" w:hAnsi="Segoe UI" w:eastAsia="Segoe UI" w:cs="Segoe UI"/>
                <w:color w:val="0F1115"/>
                <w:shd w:val="clear" w:color="auto" w:fill="FFFFFF"/>
              </w:rPr>
              <w:t xml:space="preserve"/>
            </w:r>
            <w:r>
              <w:rPr>
                <w:rFonts w:hint="eastAsia" w:ascii="Segoe UI" w:hAnsi="Segoe UI" w:eastAsia="Segoe UI" w:cs="Segoe UI"/>
                <w:color w:val="0F1115"/>
                <w:shd w:val="clear" w:color="auto" w:fill="FFFFFF"/>
                <w:lang w:eastAsia="zh-CN"/>
              </w:rPr>
              <w:t/>
            </w:r>
            <w:r>
              <w:rPr>
                <w:rFonts w:hint="eastAsia" w:ascii="Segoe UI" w:hAnsi="Segoe UI" w:eastAsia="Segoe UI" w:cs="Segoe UI"/>
                <w:color w:val="0F1115"/>
                <w:shd w:val="clear" w:color="auto" w:fill="FFFFFF"/>
              </w:rPr>
              <w:t/>
            </w:r>
            <w:r>
              <w:rPr>
                <w:rFonts w:hint="eastAsia" w:ascii="Segoe UI" w:hAnsi="Segoe UI" w:eastAsia="Segoe UI" w:cs="Segoe UI"/>
                <w:color w:val="0F1115"/>
                <w:shd w:val="clear" w:color="auto" w:fill="FFFFFF"/>
                <w:lang w:eastAsia="zh-CN"/>
              </w:rPr>
              <w:t/>
            </w:r>
            <w:r>
              <w:rPr>
                <w:rFonts w:hint="eastAsia" w:ascii="Segoe UI" w:hAnsi="Segoe UI" w:eastAsia="Segoe UI" w:cs="Segoe UI"/>
                <w:color w:val="0F1115"/>
                <w:shd w:val="clear" w:color="auto" w:fill="FFFFFF"/>
                <w:lang w:val="en-US" w:eastAsia="zh-CN"/>
              </w:rPr>
              <w:t/>
            </w:r>
            <w:r>
              <w:rPr>
                <w:rFonts w:ascii="Segoe UI" w:hAnsi="Segoe UI" w:eastAsia="Segoe UI" w:cs="Segoe UI"/>
                <w:color w:val="0F1115"/>
                <w:shd w:val="clear" w:color="auto" w:fill="FFFFFF"/>
              </w:rPr>
              <w:t/>
            </w:r>
            <w:r>
              <w:rPr>
                <w:rFonts w:hint="eastAsia" w:ascii="Segoe UI" w:hAnsi="Segoe UI" w:eastAsia="宋体" w:cs="Segoe UI"/>
                <w:color w:val="0F1115"/>
                <w:shd w:val="clear" w:color="auto" w:fill="FFFFFF"/>
                <w:lang w:eastAsia="zh-CN"/>
              </w:rPr>
              <w:t/>
            </w:r>
          </w:p>
        </w:tc>
      </w:tr>
      <w:tr w14:paraId="67D887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1" w:hRule="atLeast"/>
          <w:jc w:val="center"/>
        </w:trPr>
        <w:tc>
          <w:tcPr>
            <w:tcW w:w="4004" w:type="dxa"/>
            <w:shd w:val="clear" w:color="auto" w:fill="F1F1F1" w:themeFill="background1" w:themeFillShade="F2"/>
            <w:vAlign w:val="center"/>
          </w:tcPr>
          <w:p w14:paraId="0FE2574E">
            <w:pPr>
              <w:pStyle w:val="130"/>
              <w:keepNext/>
              <w:rPr>
                <w:rFonts w:eastAsia="宋体"/>
                <w:sz w:val="22"/>
                <w:szCs w:val="22"/>
                <w:lang w:val="en-GB" w:eastAsia="zh-CN"/>
              </w:rPr>
            </w:pPr>
            <w:r>
              <w:rPr>
                <w:rFonts w:hint="eastAsia" w:ascii="Times New Roman" w:eastAsia="微软雅黑"/>
                <w:sz w:val="22"/>
                <w:szCs w:val="22"/>
                <w:lang w:val="en-GB" w:eastAsia="zh-CN"/>
              </w:rPr>
              <w:t xml:space="preserve">Do you have a (external) complaint management system in place?</w:t>
            </w:r>
            <w:r>
              <w:rPr>
                <w:rFonts w:hint="eastAsia" w:ascii="Times New Roman" w:eastAsia="微软雅黑"/>
                <w:sz w:val="22"/>
                <w:szCs w:val="22"/>
                <w:lang w:val="en-US" w:eastAsia="zh-CN"/>
              </w:rPr>
              <w:t/>
            </w:r>
            <w:r>
              <w:rPr>
                <w:rFonts w:hint="eastAsia" w:ascii="Times New Roman" w:eastAsia="微软雅黑"/>
                <w:sz w:val="22"/>
                <w:szCs w:val="22"/>
                <w:lang w:val="en-GB" w:eastAsia="zh-CN"/>
              </w:rPr>
              <w:t/>
            </w:r>
          </w:p>
        </w:tc>
        <w:tc>
          <w:tcPr>
            <w:tcW w:w="618" w:type="dxa"/>
            <w:vAlign w:val="center"/>
          </w:tcPr>
          <w:p w14:paraId="5D865CEA">
            <w:pPr>
              <w:ind w:left="1"/>
              <w:jc w:val="center"/>
              <w:rPr>
                <w:rFonts w:ascii="Arial" w:hAnsi="Arial" w:cs="Arial"/>
              </w:rPr>
            </w:pPr>
            <w:r>
              <w:rPr>
                <w:rFonts w:ascii="Arial" w:hAnsi="Arial" w:cs="Arial"/>
                <w:sz w:val="28"/>
                <w:szCs w:val="28"/>
              </w:rPr>
              <w:sym w:font="Wingdings" w:char="00FE"/>
            </w:r>
          </w:p>
        </w:tc>
        <w:tc>
          <w:tcPr>
            <w:tcW w:w="646" w:type="dxa"/>
            <w:vAlign w:val="center"/>
          </w:tcPr>
          <w:p w14:paraId="730BFA2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8F3DEA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2900859C"/>
          <w:p w14:paraId="2BF312D8">
            <w:pPr>
              <w:pStyle w:val="130"/>
              <w:keepNext/>
              <w:jc w:val="both"/>
              <w:rPr>
                <w:sz w:val="22"/>
                <w:szCs w:val="22"/>
              </w:rPr>
            </w:pPr>
            <w:r>
              <w:rPr>
                <w:rFonts w:hint="eastAsia" w:ascii="宋体" w:hAnsi="宋体" w:eastAsia="宋体" w:cs="宋体"/>
                <w:color w:val="0F1115"/>
                <w:shd w:val="clear" w:color="auto" w:fill="FFFFFF"/>
              </w:rPr>
              <w:t xml:space="preserve">Yes. ODC-CX-31 Complaint Management Procedure has been established, covering receipt, handling, response and follow-up verification of internal and external complaints.</w:t>
            </w:r>
          </w:p>
        </w:tc>
      </w:tr>
      <w:tr w14:paraId="0F1490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8" w:hRule="atLeast"/>
          <w:jc w:val="center"/>
        </w:trPr>
        <w:tc>
          <w:tcPr>
            <w:tcW w:w="4004" w:type="dxa"/>
            <w:shd w:val="clear" w:color="auto" w:fill="F1F1F1" w:themeFill="background1" w:themeFillShade="F2"/>
          </w:tcPr>
          <w:p w14:paraId="7114F0AC">
            <w:pPr>
              <w:pStyle w:val="130"/>
              <w:keepNext/>
              <w:rPr>
                <w:rFonts w:eastAsia="宋体"/>
                <w:sz w:val="22"/>
                <w:szCs w:val="22"/>
                <w:lang w:val="en-GB" w:eastAsia="zh-CN"/>
              </w:rPr>
            </w:pPr>
            <w:r>
              <w:rPr>
                <w:rFonts w:hint="eastAsia" w:ascii="Times New Roman" w:eastAsia="微软雅黑"/>
                <w:sz w:val="22"/>
                <w:szCs w:val="22"/>
                <w:lang w:val="en-GB" w:eastAsia="zh-CN"/>
              </w:rPr>
              <w:t xml:space="preserve">What is your follow-up process for complaints?</w:t>
            </w:r>
          </w:p>
        </w:tc>
        <w:tc>
          <w:tcPr>
            <w:tcW w:w="5308" w:type="dxa"/>
            <w:gridSpan w:val="4"/>
            <w:vAlign w:val="center"/>
          </w:tcPr>
          <w:p w14:paraId="3C6BEF0D">
            <w:pPr>
              <w:rPr>
                <w:lang w:eastAsia="zh-CN"/>
              </w:rPr>
            </w:pPr>
          </w:p>
          <w:p w14:paraId="59C3D680">
            <w:pPr>
              <w:pStyle w:val="130"/>
              <w:keepNext/>
              <w:jc w:val="both"/>
              <w:rPr>
                <w:sz w:val="22"/>
                <w:szCs w:val="22"/>
              </w:rPr>
            </w:pPr>
            <w:r>
              <w:rPr>
                <w:rFonts w:hint="eastAsia" w:ascii="宋体" w:hAnsi="宋体" w:eastAsia="宋体" w:cs="宋体"/>
                <w:color w:val="0F1115"/>
                <w:shd w:val="clear" w:color="auto" w:fill="FFFFFF"/>
                <w:lang w:val="en-US" w:eastAsia="zh-CN"/>
              </w:rPr>
              <w:t xml:space="preserve">Per ODC-CX-31 Complaint Management Procedure: receive and record → assign responsible department → investigate and analyse → classify valid/invalid complaints → develop corrective actions → review and approve → respond to the customer → follow-up verification → statistical analysis → identify improvement opportunities.</w:t>
            </w:r>
            <w:r>
              <w:rPr>
                <w:rFonts w:hint="eastAsia" w:ascii="宋体" w:hAnsi="宋体" w:eastAsia="宋体" w:cs="宋体"/>
                <w:color w:val="0F1115"/>
                <w:shd w:val="clear" w:color="auto" w:fill="FFFFFF"/>
              </w:rPr>
              <w:t/>
            </w:r>
            <w:r>
              <w:rPr>
                <w:rFonts w:hint="eastAsia" w:ascii="宋体" w:hAnsi="宋体" w:eastAsia="宋体" w:cs="宋体"/>
                <w:color w:val="0F1115"/>
                <w:shd w:val="clear" w:color="auto" w:fill="FFFFFF"/>
                <w:lang w:val="en-US" w:eastAsia="zh-CN"/>
              </w:rPr>
              <w:t/>
            </w:r>
            <w:r>
              <w:rPr>
                <w:rFonts w:hint="eastAsia" w:ascii="宋体" w:hAnsi="宋体" w:eastAsia="宋体" w:cs="宋体"/>
                <w:color w:val="0F1115"/>
                <w:shd w:val="clear" w:color="auto" w:fill="FFFFFF"/>
              </w:rPr>
              <w:t/>
            </w:r>
          </w:p>
        </w:tc>
      </w:tr>
      <w:tr w14:paraId="314B91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jc w:val="center"/>
        </w:trPr>
        <w:tc>
          <w:tcPr>
            <w:tcW w:w="4004" w:type="dxa"/>
            <w:shd w:val="clear" w:color="auto" w:fill="F1F1F1" w:themeFill="background1" w:themeFillShade="F2"/>
            <w:vAlign w:val="center"/>
          </w:tcPr>
          <w:p w14:paraId="6DC9C9B9">
            <w:pPr>
              <w:pStyle w:val="130"/>
              <w:keepNext/>
              <w:rPr>
                <w:rFonts w:eastAsia="宋体"/>
                <w:sz w:val="22"/>
                <w:szCs w:val="22"/>
                <w:lang w:val="en-GB" w:eastAsia="zh-CN"/>
              </w:rPr>
            </w:pPr>
            <w:r>
              <w:rPr>
                <w:rFonts w:hint="eastAsia" w:ascii="Times New Roman" w:eastAsia="微软雅黑"/>
                <w:sz w:val="22"/>
                <w:szCs w:val="22"/>
                <w:lang w:val="en-GB" w:eastAsia="zh-CN"/>
              </w:rPr>
              <w:t xml:space="preserve">Are documented procedures in place for incident, deviation and complaint handling?</w:t>
            </w:r>
          </w:p>
        </w:tc>
        <w:tc>
          <w:tcPr>
            <w:tcW w:w="618" w:type="dxa"/>
            <w:vAlign w:val="center"/>
          </w:tcPr>
          <w:p w14:paraId="4D17AD84">
            <w:pPr>
              <w:ind w:left="1"/>
              <w:jc w:val="center"/>
              <w:rPr>
                <w:rFonts w:ascii="Arial" w:hAnsi="Arial" w:cs="Arial"/>
              </w:rPr>
            </w:pPr>
            <w:r>
              <w:rPr>
                <w:rFonts w:ascii="Arial" w:hAnsi="Arial" w:cs="Arial"/>
                <w:sz w:val="28"/>
                <w:szCs w:val="28"/>
              </w:rPr>
              <w:sym w:font="Wingdings" w:char="00FE"/>
            </w:r>
          </w:p>
        </w:tc>
        <w:tc>
          <w:tcPr>
            <w:tcW w:w="646" w:type="dxa"/>
            <w:vAlign w:val="center"/>
          </w:tcPr>
          <w:p w14:paraId="23F26755">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4BB5105">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4EDB1C20"/>
          <w:p w14:paraId="40BEEE46">
            <w:pPr>
              <w:pStyle w:val="136"/>
              <w:keepNext/>
              <w:rPr>
                <w:rFonts w:ascii="Arial" w:hAnsi="Arial"/>
                <w:sz w:val="22"/>
                <w:szCs w:val="22"/>
              </w:rPr>
            </w:pPr>
            <w:r>
              <w:rPr>
                <w:rFonts w:hint="eastAsia" w:ascii="宋体" w:hAnsi="宋体" w:eastAsia="宋体" w:cs="宋体"/>
                <w:color w:val="0F1115"/>
                <w:shd w:val="clear" w:color="auto" w:fill="FFFFFF"/>
              </w:rPr>
              <w:t xml:space="preserve">Yes. Written procedures include ODC-CX-37 Corrective Action Control Procedure, ODC-CX-31 Complaint Management Procedure, ODC-CX-29 Nonconformity Identification and Control Procedure, etc.</w:t>
            </w:r>
            <w:r>
              <w:rPr>
                <w:rFonts w:hint="eastAsia" w:ascii="宋体" w:hAnsi="宋体" w:eastAsia="宋体" w:cs="宋体"/>
                <w:color w:val="0F1115"/>
                <w:shd w:val="clear" w:color="auto" w:fill="FFFFFF"/>
                <w:lang w:eastAsia="zh-CN"/>
              </w:rPr>
              <w:t/>
            </w:r>
            <w:r>
              <w:rPr>
                <w:rFonts w:hint="eastAsia" w:ascii="宋体" w:hAnsi="宋体" w:eastAsia="宋体" w:cs="宋体"/>
                <w:color w:val="0F1115"/>
                <w:shd w:val="clear" w:color="auto" w:fill="FFFFFF"/>
              </w:rPr>
              <w:t/>
            </w:r>
            <w:r>
              <w:rPr>
                <w:rFonts w:hint="eastAsia" w:ascii="宋体" w:hAnsi="宋体" w:eastAsia="宋体" w:cs="宋体"/>
                <w:color w:val="0F1115"/>
                <w:shd w:val="clear" w:color="auto" w:fill="FFFFFF"/>
                <w:lang w:eastAsia="zh-CN"/>
              </w:rPr>
              <w:t/>
            </w:r>
            <w:r>
              <w:rPr>
                <w:rFonts w:hint="eastAsia" w:ascii="宋体" w:hAnsi="宋体" w:eastAsia="宋体" w:cs="宋体"/>
                <w:color w:val="0F1115"/>
                <w:shd w:val="clear" w:color="auto" w:fill="FFFFFF"/>
              </w:rPr>
              <w:t/>
            </w:r>
          </w:p>
        </w:tc>
      </w:tr>
      <w:tr w14:paraId="2522F7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4" w:hRule="atLeast"/>
          <w:jc w:val="center"/>
        </w:trPr>
        <w:tc>
          <w:tcPr>
            <w:tcW w:w="4004" w:type="dxa"/>
            <w:shd w:val="clear" w:color="auto" w:fill="F1F1F1" w:themeFill="background1" w:themeFillShade="F2"/>
            <w:vAlign w:val="center"/>
          </w:tcPr>
          <w:p w14:paraId="71E6313F">
            <w:pPr>
              <w:pStyle w:val="130"/>
              <w:keepNext/>
              <w:rPr>
                <w:rFonts w:eastAsia="宋体"/>
                <w:sz w:val="22"/>
                <w:szCs w:val="22"/>
                <w:lang w:val="en-GB" w:eastAsia="zh-CN"/>
              </w:rPr>
            </w:pPr>
            <w:r>
              <w:rPr>
                <w:rFonts w:hint="eastAsia" w:ascii="Times New Roman" w:eastAsia="微软雅黑"/>
                <w:sz w:val="22"/>
                <w:szCs w:val="22"/>
                <w:lang w:val="en-GB" w:eastAsia="zh-CN"/>
              </w:rPr>
              <w:t xml:space="preserve">Are risks assessed for incident, deviation and complaint handling?</w:t>
            </w:r>
          </w:p>
        </w:tc>
        <w:tc>
          <w:tcPr>
            <w:tcW w:w="618" w:type="dxa"/>
            <w:vAlign w:val="center"/>
          </w:tcPr>
          <w:p w14:paraId="726B7AE6">
            <w:pPr>
              <w:ind w:left="1"/>
              <w:jc w:val="center"/>
              <w:rPr>
                <w:rFonts w:ascii="Arial" w:hAnsi="Arial" w:cs="Arial"/>
              </w:rPr>
            </w:pPr>
            <w:r>
              <w:rPr>
                <w:rFonts w:ascii="Arial" w:hAnsi="Arial" w:cs="Arial"/>
                <w:sz w:val="28"/>
                <w:szCs w:val="28"/>
              </w:rPr>
              <w:sym w:font="Wingdings" w:char="00FE"/>
            </w:r>
          </w:p>
        </w:tc>
        <w:tc>
          <w:tcPr>
            <w:tcW w:w="646" w:type="dxa"/>
            <w:vAlign w:val="center"/>
          </w:tcPr>
          <w:p w14:paraId="436BDD0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85F691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2DB14593"/>
          <w:p w14:paraId="429EE71C">
            <w:pPr>
              <w:pStyle w:val="136"/>
              <w:keepNext/>
              <w:rPr>
                <w:rFonts w:ascii="Arial" w:hAnsi="Arial" w:eastAsia="等线"/>
                <w:i/>
                <w:sz w:val="22"/>
                <w:szCs w:val="22"/>
                <w:lang w:val="en-GB" w:eastAsia="zh-CN"/>
              </w:rPr>
            </w:pPr>
            <w:r>
              <w:rPr>
                <w:rFonts w:hint="eastAsia" w:ascii="宋体" w:hAnsi="宋体" w:eastAsia="宋体" w:cs="宋体"/>
                <w:color w:val="0F1115"/>
                <w:shd w:val="clear" w:color="auto" w:fill="FFFFFF"/>
              </w:rPr>
              <w:t xml:space="preserve">ODC-CX-31 Complaint Management Procedure requires analysis of whether risk factors exist. In ODC-CX-08 Risk Management Procedure, “nonconformities and corrective actions” and “complaints” are listed as risk sources in the risk identification register.</w:t>
            </w:r>
            <w:r>
              <w:rPr>
                <w:rFonts w:ascii="Segoe UI" w:hAnsi="Segoe UI" w:eastAsia="Segoe UI" w:cs="Segoe UI"/>
                <w:color w:val="0F1115"/>
                <w:shd w:val="clear" w:color="auto" w:fill="FFFFFF"/>
              </w:rPr>
              <w:t/>
            </w:r>
            <w:r>
              <w:rPr>
                <w:rFonts w:hint="eastAsia" w:ascii="宋体" w:hAnsi="宋体" w:eastAsia="宋体" w:cs="宋体"/>
                <w:color w:val="0F1115"/>
                <w:shd w:val="clear" w:color="auto" w:fill="FFFFFF"/>
              </w:rPr>
              <w:t/>
            </w:r>
            <w:r>
              <w:rPr>
                <w:rFonts w:ascii="Segoe UI" w:hAnsi="Segoe UI" w:eastAsia="Segoe UI" w:cs="Segoe UI"/>
                <w:color w:val="0F1115"/>
                <w:shd w:val="clear" w:color="auto" w:fill="FFFFFF"/>
              </w:rPr>
              <w:t/>
            </w:r>
            <w:r>
              <w:rPr>
                <w:rFonts w:hint="eastAsia" w:ascii="Segoe UI" w:hAnsi="Segoe UI" w:eastAsia="等线" w:cs="Segoe UI"/>
                <w:color w:val="0F1115"/>
                <w:shd w:val="clear" w:color="auto" w:fill="FFFFFF"/>
                <w:lang w:eastAsia="zh-CN"/>
              </w:rPr>
              <w:t/>
            </w:r>
          </w:p>
        </w:tc>
      </w:tr>
      <w:tr w14:paraId="2860B10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4" w:hRule="atLeast"/>
          <w:jc w:val="center"/>
        </w:trPr>
        <w:tc>
          <w:tcPr>
            <w:tcW w:w="4004" w:type="dxa"/>
            <w:shd w:val="clear" w:color="auto" w:fill="F1F1F1" w:themeFill="background1" w:themeFillShade="F2"/>
            <w:vAlign w:val="center"/>
          </w:tcPr>
          <w:p w14:paraId="52FBA098">
            <w:pPr>
              <w:pStyle w:val="130"/>
              <w:keepNext/>
              <w:rPr>
                <w:rFonts w:eastAsia="宋体"/>
                <w:sz w:val="22"/>
                <w:szCs w:val="22"/>
                <w:lang w:val="en-GB" w:eastAsia="zh-CN"/>
              </w:rPr>
            </w:pPr>
            <w:r>
              <w:rPr>
                <w:rFonts w:hint="eastAsia" w:ascii="Times New Roman" w:eastAsia="微软雅黑"/>
                <w:sz w:val="22"/>
                <w:szCs w:val="22"/>
                <w:lang w:val="en-GB" w:eastAsia="zh-CN"/>
              </w:rPr>
              <w:t xml:space="preserve">Are CAPA (corrective actions and preventive actions) recorded and followed up?</w:t>
            </w:r>
          </w:p>
        </w:tc>
        <w:tc>
          <w:tcPr>
            <w:tcW w:w="618" w:type="dxa"/>
            <w:vAlign w:val="center"/>
          </w:tcPr>
          <w:p w14:paraId="1D1BCB46">
            <w:pPr>
              <w:ind w:left="1"/>
              <w:jc w:val="center"/>
              <w:rPr>
                <w:rFonts w:ascii="Arial" w:hAnsi="Arial" w:cs="Arial"/>
              </w:rPr>
            </w:pPr>
            <w:r>
              <w:rPr>
                <w:rFonts w:ascii="Arial" w:hAnsi="Arial" w:cs="Arial"/>
                <w:sz w:val="28"/>
                <w:szCs w:val="28"/>
              </w:rPr>
              <w:sym w:font="Wingdings" w:char="00FE"/>
            </w:r>
          </w:p>
        </w:tc>
        <w:tc>
          <w:tcPr>
            <w:tcW w:w="646" w:type="dxa"/>
            <w:vAlign w:val="center"/>
          </w:tcPr>
          <w:p w14:paraId="0EC53B61">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1B503BE">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5FBF9FB0"/>
          <w:p w14:paraId="46247E11">
            <w:pPr>
              <w:pStyle w:val="136"/>
              <w:keepNext/>
              <w:rPr>
                <w:rFonts w:ascii="Arial" w:hAnsi="Arial" w:eastAsia="宋体"/>
                <w:i/>
                <w:sz w:val="22"/>
                <w:szCs w:val="22"/>
                <w:lang w:val="en-GB" w:eastAsia="zh-CN"/>
              </w:rPr>
            </w:pPr>
            <w:r>
              <w:rPr>
                <w:rFonts w:hint="eastAsia" w:ascii="Segoe UI" w:hAnsi="Segoe UI" w:eastAsia="Segoe UI" w:cs="Segoe UI"/>
                <w:color w:val="0F1115"/>
                <w:shd w:val="clear" w:color="auto" w:fill="FFFFFF"/>
              </w:rPr>
              <w:t xml:space="preserve">ODC-CX-37 Corrective Action Control Procedure requires completion of the Nonconformity and Corrective Action Record, which is archived after approval, implementation and effectiveness verification.</w:t>
            </w:r>
            <w:r>
              <w:rPr>
                <w:rFonts w:hint="eastAsia" w:ascii="Segoe UI" w:hAnsi="Segoe UI" w:eastAsia="Segoe UI" w:cs="Segoe UI"/>
                <w:color w:val="0F1115"/>
                <w:shd w:val="clear" w:color="auto" w:fill="FFFFFF"/>
                <w:lang w:eastAsia="zh-CN"/>
              </w:rPr>
              <w:t/>
            </w:r>
            <w:r>
              <w:rPr>
                <w:rFonts w:hint="eastAsia" w:ascii="Segoe UI" w:hAnsi="Segoe UI" w:eastAsia="Segoe UI" w:cs="Segoe UI"/>
                <w:color w:val="0F1115"/>
                <w:shd w:val="clear" w:color="auto" w:fill="FFFFFF"/>
              </w:rPr>
              <w:t/>
            </w:r>
            <w:r>
              <w:rPr>
                <w:rFonts w:hint="eastAsia" w:ascii="Segoe UI" w:hAnsi="Segoe UI" w:eastAsia="Segoe UI" w:cs="Segoe UI"/>
                <w:color w:val="0F1115"/>
                <w:shd w:val="clear" w:color="auto" w:fill="FFFFFF"/>
                <w:lang w:eastAsia="zh-CN"/>
              </w:rPr>
              <w:t/>
            </w:r>
            <w:r>
              <w:rPr>
                <w:rFonts w:ascii="Segoe UI" w:hAnsi="Segoe UI" w:eastAsia="Segoe UI" w:cs="Segoe UI"/>
                <w:color w:val="0F1115"/>
                <w:shd w:val="clear" w:color="auto" w:fill="FFFFFF"/>
              </w:rPr>
              <w:t/>
            </w:r>
            <w:r>
              <w:rPr>
                <w:rFonts w:hint="eastAsia" w:ascii="Segoe UI" w:hAnsi="Segoe UI" w:eastAsia="宋体" w:cs="Segoe UI"/>
                <w:color w:val="0F1115"/>
                <w:shd w:val="clear" w:color="auto" w:fill="FFFFFF"/>
                <w:lang w:eastAsia="zh-CN"/>
              </w:rPr>
              <w:t/>
            </w:r>
          </w:p>
        </w:tc>
      </w:tr>
      <w:tr w14:paraId="6FBFE4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4" w:hRule="atLeast"/>
          <w:jc w:val="center"/>
        </w:trPr>
        <w:tc>
          <w:tcPr>
            <w:tcW w:w="4004" w:type="dxa"/>
            <w:shd w:val="clear" w:color="auto" w:fill="F1F1F1" w:themeFill="background1" w:themeFillShade="F2"/>
            <w:vAlign w:val="center"/>
          </w:tcPr>
          <w:p w14:paraId="7752DD5E">
            <w:pPr>
              <w:pStyle w:val="130"/>
              <w:keepNext/>
              <w:rPr>
                <w:rFonts w:eastAsia="宋体"/>
                <w:sz w:val="22"/>
                <w:szCs w:val="22"/>
                <w:lang w:val="en-GB" w:eastAsia="zh-CN"/>
              </w:rPr>
            </w:pPr>
            <w:commentRangeStart w:id="2"/>
            <w:r>
              <w:rPr>
                <w:rFonts w:hint="eastAsia" w:ascii="Times New Roman" w:eastAsia="微软雅黑"/>
                <w:sz w:val="22"/>
                <w:szCs w:val="22"/>
                <w:lang w:val="en-GB" w:eastAsia="zh-CN"/>
              </w:rPr>
              <w:t xml:space="preserve">Does your company provide investigation reports?</w:t>
            </w:r>
            <w:commentRangeEnd w:id="2"/>
            <w:r>
              <w:commentReference w:id="2"/>
            </w:r>
          </w:p>
        </w:tc>
        <w:tc>
          <w:tcPr>
            <w:tcW w:w="618" w:type="dxa"/>
            <w:vAlign w:val="center"/>
          </w:tcPr>
          <w:p w14:paraId="7080EDAA">
            <w:pPr>
              <w:ind w:left="1"/>
              <w:jc w:val="center"/>
              <w:rPr>
                <w:rFonts w:ascii="Arial" w:hAnsi="Arial" w:cs="Arial"/>
              </w:rPr>
            </w:pPr>
            <w:r>
              <w:rPr>
                <w:rFonts w:ascii="Arial" w:hAnsi="Arial" w:cs="Arial"/>
                <w:sz w:val="28"/>
                <w:szCs w:val="28"/>
              </w:rPr>
              <w:sym w:font="Wingdings" w:char="00FE"/>
            </w:r>
          </w:p>
        </w:tc>
        <w:tc>
          <w:tcPr>
            <w:tcW w:w="646" w:type="dxa"/>
            <w:vAlign w:val="center"/>
          </w:tcPr>
          <w:p w14:paraId="5FDF445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C5A3B9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778E5AE6"/>
          <w:p w14:paraId="6309E824">
            <w:pPr>
              <w:pStyle w:val="136"/>
              <w:keepNext/>
              <w:rPr>
                <w:rFonts w:ascii="微软雅黑" w:hAnsi="微软雅黑" w:eastAsia="微软雅黑" w:cs="微软雅黑"/>
                <w:i w:val="0"/>
                <w:color w:val="0F1115"/>
                <w:sz w:val="24"/>
                <w:szCs w:val="24"/>
                <w:shd w:val="clear" w:color="auto" w:fill="FFFFFF"/>
                <w:lang w:val="nl-BE" w:eastAsia="zh-CN"/>
              </w:rPr>
            </w:pPr>
            <w:bookmarkStart w:id="2" w:name="OLE_LINK2"/>
            <w:r>
              <w:rPr>
                <w:rFonts w:hint="eastAsia" w:ascii="微软雅黑" w:hAnsi="微软雅黑" w:eastAsia="微软雅黑" w:cs="微软雅黑"/>
                <w:color w:val="0F1115"/>
                <w:shd w:val="clear" w:color="auto" w:fill="FFFFFF"/>
              </w:rPr>
              <w:t xml:space="preserve">Investigations are initiated per ODC-CX-37 Corrective Action Control Procedure, producing the Nonconformity and Corrective Action Record (including root cause, impact assessment, CAPA and measures to prevent recurrence). Complaints are recorded on the Complaint Handling Form per ODC-CX-31 Complaint Management Procedure.</w:t>
            </w:r>
            <w:r>
              <w:rPr>
                <w:rFonts w:ascii="Segoe UI" w:hAnsi="Segoe UI" w:eastAsia="Segoe UI" w:cs="Segoe UI"/>
                <w:color w:val="0F1115"/>
                <w:shd w:val="clear" w:color="auto" w:fill="FFFFFF"/>
              </w:rPr>
              <w:t xml:space="preserve"/>
            </w:r>
            <w:r>
              <w:rPr>
                <w:rFonts w:hint="eastAsia" w:ascii="微软雅黑" w:hAnsi="微软雅黑" w:eastAsia="微软雅黑" w:cs="微软雅黑"/>
                <w:color w:val="0F1115"/>
                <w:shd w:val="clear" w:color="auto" w:fill="FFFFFF"/>
              </w:rPr>
              <w:t/>
            </w:r>
            <w:r>
              <w:rPr>
                <w:rFonts w:hint="eastAsia" w:ascii="微软雅黑" w:hAnsi="微软雅黑" w:eastAsia="微软雅黑" w:cs="微软雅黑"/>
                <w:color w:val="0F1115"/>
                <w:shd w:val="clear" w:color="auto" w:fill="FFFFFF"/>
                <w:lang w:eastAsia="zh-CN"/>
              </w:rPr>
              <w:t/>
            </w:r>
            <w:r>
              <w:rPr>
                <w:rFonts w:ascii="Segoe UI" w:hAnsi="Segoe UI" w:eastAsia="Segoe UI" w:cs="Segoe UI"/>
                <w:color w:val="0F1115"/>
                <w:shd w:val="clear" w:color="auto" w:fill="FFFFFF"/>
              </w:rPr>
              <w:t/>
            </w:r>
            <w:r>
              <w:rPr>
                <w:rFonts w:hint="eastAsia" w:ascii="微软雅黑" w:hAnsi="微软雅黑" w:eastAsia="微软雅黑" w:cs="微软雅黑"/>
                <w:color w:val="0F1115"/>
                <w:shd w:val="clear" w:color="auto" w:fill="FFFFFF"/>
              </w:rPr>
              <w:t/>
            </w:r>
            <w:r>
              <w:rPr>
                <w:rFonts w:hint="eastAsia" w:ascii="微软雅黑" w:hAnsi="微软雅黑" w:eastAsia="微软雅黑" w:cs="微软雅黑"/>
                <w:color w:val="0F1115"/>
                <w:shd w:val="clear" w:color="auto" w:fill="FFFFFF"/>
                <w:lang w:eastAsia="zh-CN"/>
              </w:rPr>
              <w:t/>
            </w:r>
            <w:r>
              <w:rPr>
                <w:rFonts w:hint="eastAsia" w:ascii="微软雅黑" w:hAnsi="微软雅黑" w:eastAsia="微软雅黑" w:cs="微软雅黑"/>
                <w:color w:val="0F1115"/>
                <w:shd w:val="clear" w:color="auto" w:fill="FFFFFF"/>
              </w:rPr>
              <w:t/>
            </w:r>
            <w:r>
              <w:rPr>
                <w:rFonts w:ascii="Segoe UI" w:hAnsi="Segoe UI" w:eastAsia="Segoe UI" w:cs="Segoe UI"/>
                <w:color w:val="0F1115"/>
                <w:shd w:val="clear" w:color="auto" w:fill="FFFFFF"/>
              </w:rPr>
              <w:t xml:space="preserve"/>
            </w:r>
            <w:r>
              <w:rPr>
                <w:rFonts w:hint="eastAsia" w:ascii="微软雅黑" w:hAnsi="微软雅黑" w:eastAsia="微软雅黑" w:cs="微软雅黑"/>
                <w:color w:val="0F1115"/>
                <w:shd w:val="clear" w:color="auto" w:fill="FFFFFF"/>
              </w:rPr>
              <w:t/>
            </w:r>
            <w:r>
              <w:rPr>
                <w:rFonts w:hint="eastAsia" w:ascii="微软雅黑" w:hAnsi="微软雅黑" w:eastAsia="微软雅黑" w:cs="微软雅黑"/>
                <w:color w:val="0F1115"/>
                <w:shd w:val="clear" w:color="auto" w:fill="FFFFFF"/>
                <w:lang w:eastAsia="zh-CN"/>
              </w:rPr>
              <w:t/>
            </w:r>
            <w:bookmarkEnd w:id="2"/>
          </w:p>
        </w:tc>
      </w:tr>
      <w:tr w14:paraId="25BB00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4" w:hRule="atLeast"/>
          <w:jc w:val="center"/>
        </w:trPr>
        <w:tc>
          <w:tcPr>
            <w:tcW w:w="4004" w:type="dxa"/>
            <w:shd w:val="clear" w:color="auto" w:fill="F1F1F1" w:themeFill="background1" w:themeFillShade="F2"/>
            <w:vAlign w:val="center"/>
          </w:tcPr>
          <w:p w14:paraId="1CFE2B0E">
            <w:pPr>
              <w:pStyle w:val="130"/>
              <w:keepNext/>
              <w:rPr>
                <w:rFonts w:eastAsia="宋体"/>
                <w:sz w:val="22"/>
                <w:szCs w:val="22"/>
                <w:lang w:val="en-US" w:eastAsia="zh-CN"/>
              </w:rPr>
            </w:pPr>
            <w:commentRangeStart w:id="3"/>
            <w:r>
              <w:rPr>
                <w:rFonts w:ascii="宋体" w:hAnsi="宋体" w:eastAsia="宋体" w:cs="宋体"/>
              </w:rPr>
              <w:t xml:space="preserve">How are CAPA related to investigation reports communicated? What are the timelines for providing a final investigation report?</w:t>
            </w:r>
            <w:commentRangeEnd w:id="3"/>
            <w:r>
              <w:commentReference w:id="3"/>
            </w:r>
          </w:p>
        </w:tc>
        <w:tc>
          <w:tcPr>
            <w:tcW w:w="5308" w:type="dxa"/>
            <w:gridSpan w:val="4"/>
            <w:vAlign w:val="center"/>
          </w:tcPr>
          <w:p w14:paraId="7AE64C2B">
            <w:pPr>
              <w:rPr>
                <w:lang w:eastAsia="zh-CN"/>
              </w:rPr>
            </w:pPr>
          </w:p>
          <w:p w14:paraId="4F1DAA10">
            <w:pPr>
              <w:pStyle w:val="136"/>
              <w:keepNext/>
              <w:rPr>
                <w:rFonts w:hint="eastAsia" w:ascii="宋体" w:hAnsi="宋体" w:eastAsia="宋体" w:cs="宋体"/>
                <w:color w:val="0F1115"/>
                <w:shd w:val="clear" w:color="auto" w:fill="FFFFFF"/>
                <w:lang w:eastAsia="zh-CN"/>
              </w:rPr>
            </w:pPr>
            <w:r>
              <w:rPr>
                <w:rFonts w:hint="eastAsia" w:ascii="宋体" w:hAnsi="宋体" w:eastAsia="宋体" w:cs="宋体"/>
                <w:b/>
                <w:bCs/>
                <w:color w:val="0F1115"/>
                <w:shd w:val="clear" w:color="auto" w:fill="FFFFFF"/>
                <w:lang w:val="en-US" w:eastAsia="zh-CN"/>
              </w:rPr>
              <w:t xml:space="preserve">Per ODC-CX-31 Complaint Management Procedure, the responsible department completes the Complaint Handling Form and submits root-cause analysis and corrective actions to the quality/technical responsible person for review; after approval the form is sent to Quality, Customer Service replies to the customer, and Quality tracks verification of actions. In principle all complaints are closed within three working days; complex complaints may be extended. General complaints are acknowledged within 4 hours and major complaints within 1 hour.</w:t>
            </w:r>
            <w:r>
              <w:rPr>
                <w:rFonts w:hint="eastAsia" w:ascii="宋体" w:hAnsi="宋体" w:eastAsia="宋体" w:cs="宋体"/>
                <w:b/>
                <w:bCs/>
                <w:color w:val="0F1115"/>
                <w:shd w:val="clear" w:color="auto" w:fill="FFFFFF"/>
              </w:rPr>
              <w:t/>
            </w:r>
            <w:r>
              <w:rPr>
                <w:rFonts w:hint="eastAsia" w:ascii="宋体" w:hAnsi="宋体" w:eastAsia="宋体" w:cs="宋体"/>
                <w:color w:val="0F1115"/>
                <w:shd w:val="clear" w:color="auto" w:fill="FFFFFF"/>
              </w:rPr>
              <w:t/>
            </w:r>
            <w:r>
              <w:rPr>
                <w:rFonts w:hint="eastAsia" w:ascii="宋体" w:hAnsi="宋体" w:eastAsia="宋体" w:cs="宋体"/>
                <w:color w:val="0F1115"/>
                <w:shd w:val="clear" w:color="auto" w:fill="FFFFFF"/>
                <w:lang w:eastAsia="zh-CN"/>
              </w:rPr>
              <w:t/>
            </w:r>
            <w:r>
              <w:rPr>
                <w:rFonts w:hint="eastAsia" w:ascii="宋体" w:hAnsi="宋体" w:eastAsia="宋体" w:cs="宋体"/>
                <w:color w:val="0F1115"/>
                <w:shd w:val="clear" w:color="auto" w:fill="FFFFFF"/>
              </w:rPr>
              <w:t/>
            </w:r>
            <w:r>
              <w:rPr>
                <w:rFonts w:hint="eastAsia" w:ascii="宋体" w:hAnsi="宋体" w:eastAsia="宋体" w:cs="宋体"/>
                <w:b/>
                <w:bCs/>
                <w:color w:val="0F1115"/>
                <w:shd w:val="clear" w:color="auto" w:fill="FFFFFF"/>
              </w:rPr>
              <w:t/>
            </w:r>
            <w:r>
              <w:rPr>
                <w:rFonts w:hint="eastAsia" w:ascii="宋体" w:hAnsi="宋体" w:eastAsia="宋体" w:cs="宋体"/>
                <w:color w:val="0F1115"/>
                <w:shd w:val="clear" w:color="auto" w:fill="FFFFFF"/>
              </w:rPr>
              <w:t/>
            </w:r>
            <w:r>
              <w:rPr>
                <w:rFonts w:hint="eastAsia" w:ascii="宋体" w:hAnsi="宋体" w:eastAsia="宋体" w:cs="宋体"/>
                <w:color w:val="0F1115"/>
                <w:shd w:val="clear" w:color="auto" w:fill="FFFFFF"/>
                <w:lang w:eastAsia="zh-CN"/>
              </w:rPr>
              <w:t/>
            </w:r>
          </w:p>
          <w:p w14:paraId="6947A816">
            <w:pPr>
              <w:pStyle w:val="136"/>
              <w:keepNext/>
              <w:rPr>
                <w:rFonts w:hint="eastAsia" w:ascii="宋体" w:hAnsi="宋体" w:eastAsia="宋体" w:cs="宋体"/>
                <w:color w:val="0F1115"/>
                <w:shd w:val="clear" w:color="auto" w:fill="FFFFFF"/>
                <w:lang w:eastAsia="zh-CN"/>
              </w:rPr>
            </w:pPr>
            <w:r>
              <w:rPr>
                <w:rFonts w:hint="eastAsia" w:ascii="宋体" w:hAnsi="宋体" w:eastAsia="宋体" w:cs="宋体"/>
                <w:b/>
                <w:bCs/>
                <w:color w:val="0F1115"/>
                <w:shd w:val="clear" w:color="auto" w:fill="FFFFFF"/>
                <w:lang w:val="en-US" w:eastAsia="zh-CN"/>
              </w:rPr>
              <w:t xml:space="preserve">Per ODC-CX-37 Corrective Action Control Procedure, the responsible department/technical group develops corrective actions. Routine departmental measures are approved by the department head; company-level general measures by the Quality Responsible Person; measures involving major resource input or major impact by the General Manager. Cross-departmental actions are coordinated and monitored by the Quality Responsible Person. The Nonconformity and Corrective Action Record is completed within the predefined timeframe.</w:t>
            </w:r>
            <w:r>
              <w:rPr>
                <w:rFonts w:hint="eastAsia" w:ascii="宋体" w:hAnsi="宋体" w:eastAsia="宋体" w:cs="宋体"/>
                <w:b/>
                <w:bCs/>
                <w:color w:val="0F1115"/>
                <w:shd w:val="clear" w:color="auto" w:fill="FFFFFF"/>
              </w:rPr>
              <w:t/>
            </w:r>
            <w:r>
              <w:rPr>
                <w:rFonts w:hint="eastAsia" w:ascii="宋体" w:hAnsi="宋体" w:eastAsia="宋体" w:cs="宋体"/>
                <w:color w:val="0F1115"/>
                <w:shd w:val="clear" w:color="auto" w:fill="FFFFFF"/>
              </w:rPr>
              <w:t/>
            </w:r>
            <w:r>
              <w:rPr>
                <w:rFonts w:hint="eastAsia" w:ascii="宋体" w:hAnsi="宋体" w:eastAsia="宋体" w:cs="宋体"/>
                <w:color w:val="0F1115"/>
                <w:shd w:val="clear" w:color="auto" w:fill="FFFFFF"/>
                <w:lang w:eastAsia="zh-CN"/>
              </w:rPr>
              <w:t/>
            </w:r>
          </w:p>
          <w:p w14:paraId="0E50756A">
            <w:pPr>
              <w:pStyle w:val="136"/>
              <w:keepNext/>
              <w:rPr>
                <w:rFonts w:hint="eastAsia" w:ascii="宋体" w:hAnsi="宋体" w:eastAsia="宋体" w:cs="宋体"/>
                <w:color w:val="0F1115"/>
                <w:shd w:val="clear" w:color="auto" w:fill="FFFFFF"/>
                <w:lang w:eastAsia="zh-CN"/>
              </w:rPr>
            </w:pPr>
            <w:r>
              <w:rPr>
                <w:rFonts w:hint="eastAsia" w:ascii="宋体" w:hAnsi="宋体" w:eastAsia="宋体" w:cs="宋体"/>
                <w:b/>
                <w:bCs/>
                <w:color w:val="0F1115"/>
                <w:shd w:val="clear" w:color="auto" w:fill="FFFFFF"/>
                <w:lang w:val="en-US" w:eastAsia="zh-CN"/>
              </w:rPr>
              <w:t xml:space="preserve">Per ODC-CX-39 Internal Audit Procedure, internal auditors issue the Nonconformity and Corrective Action Record to the responsible department; the department analyses the cause, proposes corrective actions and a timeline, and implements them after approval by the Quality Responsible Person. Internal auditors verify effectiveness; incomplete actions are reported to the audit team leader, and actions that cannot be completed are escalated to management.</w:t>
            </w:r>
            <w:r>
              <w:rPr>
                <w:rFonts w:hint="eastAsia" w:ascii="宋体" w:hAnsi="宋体" w:eastAsia="宋体" w:cs="宋体"/>
                <w:b/>
                <w:bCs/>
                <w:color w:val="0F1115"/>
                <w:shd w:val="clear" w:color="auto" w:fill="FFFFFF"/>
              </w:rPr>
              <w:t/>
            </w:r>
            <w:r>
              <w:rPr>
                <w:rFonts w:hint="eastAsia" w:ascii="宋体" w:hAnsi="宋体" w:eastAsia="宋体" w:cs="宋体"/>
                <w:color w:val="0F1115"/>
                <w:shd w:val="clear" w:color="auto" w:fill="FFFFFF"/>
              </w:rPr>
              <w:t/>
            </w:r>
            <w:r>
              <w:rPr>
                <w:rFonts w:hint="eastAsia" w:ascii="宋体" w:hAnsi="宋体" w:eastAsia="宋体" w:cs="宋体"/>
                <w:color w:val="0F1115"/>
                <w:shd w:val="clear" w:color="auto" w:fill="FFFFFF"/>
                <w:lang w:eastAsia="zh-CN"/>
              </w:rPr>
              <w:t/>
            </w:r>
          </w:p>
          <w:p w14:paraId="4679481F">
            <w:pPr>
              <w:rPr>
                <w:lang w:eastAsia="zh-CN"/>
              </w:rPr>
            </w:pPr>
            <w:r>
              <w:rPr>
                <w:rFonts w:hint="eastAsia" w:ascii="宋体" w:hAnsi="宋体" w:eastAsia="宋体" w:cs="宋体"/>
                <w:color w:val="0F1115"/>
                <w:sz w:val="24"/>
                <w:szCs w:val="24"/>
                <w:shd w:val="clear" w:color="auto" w:fill="FFFFFF"/>
                <w:lang w:eastAsia="zh-CN"/>
              </w:rPr>
              <w:t xml:space="preserve">Internal audit reports are written by the Quality Manager and released after approval by the Laboratory Director.</w:t>
            </w:r>
          </w:p>
          <w:p w14:paraId="1C8BBD44">
            <w:pPr>
              <w:rPr>
                <w:lang w:eastAsia="zh-CN"/>
              </w:rPr>
            </w:pPr>
          </w:p>
          <w:p w14:paraId="6411585F">
            <w:pPr>
              <w:pStyle w:val="136"/>
              <w:keepNext/>
              <w:rPr>
                <w:rFonts w:ascii="Arial" w:hAnsi="Arial"/>
                <w:i/>
                <w:sz w:val="22"/>
                <w:szCs w:val="22"/>
                <w:lang w:val="en-GB"/>
              </w:rPr>
            </w:pPr>
          </w:p>
        </w:tc>
      </w:tr>
    </w:tbl>
    <w:p w14:paraId="5AEEB896">
      <w:pPr>
        <w:pStyle w:val="130"/>
        <w:jc w:val="both"/>
        <w:rPr>
          <w:color w:val="0070C0"/>
          <w:sz w:val="22"/>
          <w:szCs w:val="22"/>
          <w:lang w:val="en-GB"/>
        </w:rPr>
      </w:pPr>
    </w:p>
    <w:tbl>
      <w:tblPr>
        <w:tblStyle w:val="138"/>
        <w:tblW w:w="4965"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656"/>
        <w:gridCol w:w="800"/>
        <w:gridCol w:w="669"/>
        <w:gridCol w:w="715"/>
        <w:gridCol w:w="3445"/>
      </w:tblGrid>
      <w:tr w14:paraId="3CFD59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4916" w:type="pct"/>
            <w:gridSpan w:val="5"/>
            <w:shd w:val="clear" w:color="auto" w:fill="F1F1F1" w:themeFill="background1" w:themeFillShade="F2"/>
          </w:tcPr>
          <w:p w14:paraId="07A1C892">
            <w:pPr>
              <w:pStyle w:val="133"/>
              <w:numPr>
                <w:ilvl w:val="255"/>
                <w:numId w:val="0"/>
              </w:numPr>
              <w:ind w:firstLine="0"/>
              <w:rPr>
                <w:lang w:eastAsia="zh-CN"/>
              </w:rPr>
            </w:pPr>
            <w:r>
              <w:rPr>
                <w:rFonts w:hint="eastAsia"/>
                <w:lang w:eastAsia="zh-CN"/>
              </w:rPr>
              <w:t xml:space="preserve">7. DOCUMENT AND DATA INTEGRITY / RETENTION AND ARCHIVING</w:t>
            </w:r>
          </w:p>
        </w:tc>
      </w:tr>
      <w:tr w14:paraId="3ECD13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1935" w:type="pct"/>
            <w:vAlign w:val="center"/>
          </w:tcPr>
          <w:p w14:paraId="41E62856">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b/>
                <w:color w:val="000000"/>
                <w:lang w:val="nl-BE" w:eastAsia="zh-CN"/>
              </w:rPr>
              <w:t xml:space="preserve">Question</w:t>
            </w:r>
          </w:p>
        </w:tc>
        <w:tc>
          <w:tcPr>
            <w:tcW w:w="424" w:type="pct"/>
            <w:vAlign w:val="center"/>
          </w:tcPr>
          <w:p w14:paraId="419A3438">
            <w:pPr>
              <w:spacing w:after="0" w:line="240" w:lineRule="auto"/>
              <w:ind w:left="102"/>
              <w:rPr>
                <w:rFonts w:ascii="Arial" w:hAnsi="Arial" w:eastAsia="宋体" w:cs="Arial"/>
                <w:lang w:val="nl-BE" w:eastAsia="zh-CN"/>
              </w:rPr>
            </w:pPr>
            <w:r>
              <w:rPr>
                <w:rFonts w:hint="eastAsia" w:ascii="Times New Roman" w:hAnsi="Arial" w:eastAsia="微软雅黑" w:cs="Arial"/>
                <w:b/>
                <w:lang w:val="nl-BE" w:eastAsia="zh-CN"/>
              </w:rPr>
              <w:t xml:space="preserve">Yes</w:t>
            </w:r>
          </w:p>
        </w:tc>
        <w:tc>
          <w:tcPr>
            <w:tcW w:w="354" w:type="pct"/>
            <w:vAlign w:val="center"/>
          </w:tcPr>
          <w:p w14:paraId="591EA3EF">
            <w:pPr>
              <w:spacing w:after="0" w:line="240" w:lineRule="auto"/>
              <w:ind w:left="83"/>
              <w:rPr>
                <w:rFonts w:ascii="Arial" w:hAnsi="Arial" w:eastAsia="宋体" w:cs="Arial"/>
                <w:lang w:val="nl-BE" w:eastAsia="zh-CN"/>
              </w:rPr>
            </w:pPr>
            <w:r>
              <w:rPr>
                <w:rFonts w:hint="eastAsia" w:ascii="Times New Roman" w:hAnsi="Arial" w:eastAsia="微软雅黑" w:cs="Arial"/>
                <w:b/>
                <w:lang w:val="nl-BE" w:eastAsia="zh-CN"/>
              </w:rPr>
              <w:t xml:space="preserve">No</w:t>
            </w:r>
          </w:p>
        </w:tc>
        <w:tc>
          <w:tcPr>
            <w:tcW w:w="379" w:type="pct"/>
            <w:vAlign w:val="center"/>
          </w:tcPr>
          <w:p w14:paraId="05F9FADE">
            <w:pPr>
              <w:spacing w:after="0" w:line="240" w:lineRule="auto"/>
              <w:ind w:left="101"/>
              <w:rPr>
                <w:rFonts w:ascii="Arial" w:hAnsi="Arial" w:eastAsia="宋体" w:cs="Arial"/>
                <w:lang w:val="nl-BE" w:eastAsia="zh-CN"/>
              </w:rPr>
            </w:pPr>
            <w:r>
              <w:rPr>
                <w:rFonts w:hint="eastAsia" w:ascii="Times New Roman" w:hAnsi="Arial" w:eastAsia="微软雅黑" w:cs="Arial"/>
                <w:b/>
                <w:lang w:val="nl-BE" w:eastAsia="zh-CN"/>
              </w:rPr>
              <w:t>N/A</w:t>
            </w:r>
          </w:p>
        </w:tc>
        <w:tc>
          <w:tcPr>
            <w:tcW w:w="1821" w:type="pct"/>
            <w:vAlign w:val="center"/>
          </w:tcPr>
          <w:p w14:paraId="6308C6D3">
            <w:pPr>
              <w:autoSpaceDE w:val="0"/>
              <w:autoSpaceDN w:val="0"/>
              <w:adjustRightInd w:val="0"/>
              <w:spacing w:after="0" w:line="240" w:lineRule="auto"/>
              <w:rPr>
                <w:rFonts w:ascii="Arial" w:hAnsi="Arial" w:eastAsia="宋体" w:cs="Arial"/>
                <w:i/>
                <w:color w:val="000000"/>
                <w:lang w:val="nl-BE" w:eastAsia="zh-CN"/>
              </w:rPr>
            </w:pPr>
            <w:r>
              <w:rPr>
                <w:rFonts w:hint="eastAsia" w:ascii="Times New Roman" w:hAnsi="Arial" w:eastAsia="微软雅黑" w:cs="Arial"/>
                <w:b/>
                <w:color w:val="000000"/>
                <w:lang w:val="nl-BE" w:eastAsia="zh-CN"/>
              </w:rPr>
              <w:t xml:space="preserve">Comments / specification</w:t>
            </w:r>
          </w:p>
        </w:tc>
      </w:tr>
      <w:tr w14:paraId="412561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19" w:hRule="atLeast"/>
        </w:trPr>
        <w:tc>
          <w:tcPr>
            <w:tcW w:w="1935" w:type="pct"/>
            <w:shd w:val="clear" w:color="auto" w:fill="F1F1F1" w:themeFill="background1" w:themeFillShade="F2"/>
            <w:vAlign w:val="center"/>
          </w:tcPr>
          <w:p w14:paraId="6C506D3D">
            <w:pPr>
              <w:autoSpaceDE w:val="0"/>
              <w:autoSpaceDN w:val="0"/>
              <w:adjustRightInd w:val="0"/>
              <w:spacing w:after="0" w:line="240" w:lineRule="auto"/>
              <w:rPr>
                <w:rFonts w:ascii="Arial" w:hAnsi="Arial" w:eastAsia="宋体" w:cs="Arial"/>
                <w:b/>
                <w:color w:val="000000"/>
                <w:lang w:val="nl-BE" w:eastAsia="zh-CN"/>
              </w:rPr>
            </w:pPr>
            <w:r>
              <w:rPr>
                <w:rFonts w:hint="eastAsia" w:ascii="Times New Roman" w:hAnsi="Arial" w:eastAsia="微软雅黑" w:cs="Arial"/>
                <w:b/>
                <w:color w:val="000000"/>
                <w:lang w:val="nl-BE" w:eastAsia="zh-CN"/>
              </w:rPr>
              <w:t xml:space="preserve">How is record keeping performed?</w:t>
            </w:r>
          </w:p>
        </w:tc>
        <w:tc>
          <w:tcPr>
            <w:tcW w:w="2981" w:type="pct"/>
            <w:gridSpan w:val="4"/>
            <w:vAlign w:val="center"/>
          </w:tcPr>
          <w:p w14:paraId="7CF02694">
            <w:pPr>
              <w:autoSpaceDE w:val="0"/>
              <w:autoSpaceDN w:val="0"/>
              <w:adjustRightInd w:val="0"/>
              <w:spacing w:after="0" w:line="240" w:lineRule="auto"/>
              <w:rPr>
                <w:rFonts w:ascii="Arial" w:hAnsi="Arial" w:eastAsia="宋体" w:cs="Arial"/>
                <w:lang w:val="nl-BE" w:eastAsia="zh-CN"/>
              </w:rPr>
            </w:pPr>
            <w:r>
              <w:rPr>
                <w:rFonts w:hint="eastAsia" w:ascii="Times New Roman" w:hAnsi="Arial" w:eastAsia="微软雅黑" w:cs="Arial"/>
                <w:lang w:val="nl-BE" w:eastAsia="zh-CN"/>
              </w:rPr>
              <w:t xml:space="preserve">Electronic</w:t>
            </w: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eastAsia="zh-CN"/>
              </w:rPr>
              <w:instrText xml:space="preserve"> FORMCHECKBOX </w:instrText>
            </w:r>
            <w:r>
              <w:rPr>
                <w:rFonts w:ascii="Arial" w:hAnsi="Arial" w:cs="Arial"/>
                <w:lang w:val="nl-BE"/>
              </w:rPr>
              <w:fldChar w:fldCharType="separate"/>
            </w:r>
            <w:r>
              <w:rPr>
                <w:rFonts w:ascii="Arial" w:hAnsi="Arial" w:cs="Arial"/>
                <w:lang w:val="nl-BE"/>
              </w:rPr>
              <w:fldChar w:fldCharType="end"/>
            </w:r>
          </w:p>
          <w:p w14:paraId="1439FA2E">
            <w:pPr>
              <w:autoSpaceDE w:val="0"/>
              <w:autoSpaceDN w:val="0"/>
              <w:adjustRightInd w:val="0"/>
              <w:spacing w:after="0" w:line="240" w:lineRule="auto"/>
              <w:rPr>
                <w:rFonts w:ascii="Arial" w:hAnsi="Arial" w:eastAsia="宋体" w:cs="Arial"/>
                <w:lang w:val="nl-BE" w:eastAsia="zh-CN"/>
              </w:rPr>
            </w:pPr>
            <w:r>
              <w:rPr>
                <w:rFonts w:hint="eastAsia" w:ascii="Times New Roman" w:hAnsi="Arial" w:eastAsia="微软雅黑" w:cs="Arial"/>
                <w:lang w:val="nl-BE" w:eastAsia="zh-CN"/>
              </w:rPr>
              <w:t xml:space="preserve">Paper-based</w:t>
            </w: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eastAsia="zh-CN"/>
              </w:rPr>
              <w:instrText xml:space="preserve"> FORMCHECKBOX </w:instrText>
            </w:r>
            <w:r>
              <w:rPr>
                <w:rFonts w:ascii="Arial" w:hAnsi="Arial" w:cs="Arial"/>
                <w:lang w:val="nl-BE"/>
              </w:rPr>
              <w:fldChar w:fldCharType="separate"/>
            </w:r>
            <w:r>
              <w:rPr>
                <w:rFonts w:ascii="Arial" w:hAnsi="Arial" w:cs="Arial"/>
                <w:lang w:val="nl-BE"/>
              </w:rPr>
              <w:fldChar w:fldCharType="end"/>
            </w:r>
          </w:p>
          <w:p w14:paraId="57DA56BE">
            <w:pPr>
              <w:autoSpaceDE w:val="0"/>
              <w:autoSpaceDN w:val="0"/>
              <w:adjustRightInd w:val="0"/>
              <w:spacing w:after="0" w:line="240" w:lineRule="auto"/>
              <w:rPr>
                <w:rFonts w:ascii="Arial" w:hAnsi="Arial" w:eastAsia="宋体" w:cs="Arial"/>
                <w:b/>
                <w:color w:val="000000"/>
                <w:lang w:val="nl-BE" w:eastAsia="zh-CN"/>
              </w:rPr>
            </w:pPr>
            <w:r>
              <w:rPr>
                <w:rFonts w:hint="eastAsia" w:ascii="Times New Roman" w:hAnsi="Arial" w:eastAsia="微软雅黑" w:cs="Arial"/>
                <w:lang w:val="nl-BE" w:eastAsia="zh-CN"/>
              </w:rPr>
              <w:t xml:space="preserve">Electronic and paper-based</w:t>
            </w:r>
            <w:r>
              <w:rPr>
                <w:rFonts w:ascii="Arial" w:hAnsi="Arial" w:cs="Arial"/>
                <w:sz w:val="28"/>
                <w:szCs w:val="28"/>
                <w:lang w:val="nl-BE"/>
              </w:rPr>
              <w:sym w:font="Wingdings" w:char="00FE"/>
            </w:r>
          </w:p>
        </w:tc>
      </w:tr>
      <w:tr w14:paraId="43950F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7" w:hRule="atLeast"/>
        </w:trPr>
        <w:tc>
          <w:tcPr>
            <w:tcW w:w="1935" w:type="pct"/>
            <w:shd w:val="clear" w:color="auto" w:fill="F1F1F1" w:themeFill="background1" w:themeFillShade="F2"/>
          </w:tcPr>
          <w:p w14:paraId="0B3183F3">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 xml:space="preserve">Do you have a record retention plan/procedure?</w:t>
            </w:r>
          </w:p>
        </w:tc>
        <w:tc>
          <w:tcPr>
            <w:tcW w:w="424" w:type="pct"/>
            <w:vAlign w:val="center"/>
          </w:tcPr>
          <w:p w14:paraId="3EC3CC51">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51C306B0">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27969978">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29041945">
            <w:pPr>
              <w:autoSpaceDE w:val="0"/>
              <w:autoSpaceDN w:val="0"/>
              <w:adjustRightInd w:val="0"/>
              <w:spacing w:after="0" w:line="240" w:lineRule="auto"/>
              <w:rPr>
                <w:rFonts w:ascii="Arial" w:hAnsi="Arial" w:eastAsia="宋体" w:cs="Arial"/>
                <w:color w:val="000000"/>
                <w:lang w:val="nl-BE" w:eastAsia="zh-CN"/>
              </w:rPr>
            </w:pPr>
            <w:r>
              <w:rPr>
                <w:rFonts w:ascii="Segoe UI" w:hAnsi="Segoe UI" w:eastAsia="Segoe UI" w:cs="Segoe UI"/>
                <w:color w:val="0F1115"/>
                <w:sz w:val="24"/>
                <w:szCs w:val="24"/>
                <w:shd w:val="clear" w:color="auto" w:fill="FFFFFF"/>
                <w:lang w:val="nl-BE" w:eastAsia="zh-CN"/>
              </w:rPr>
              <w:t xml:space="preserve">Yes. ODC-CX-34 Record Management Procedure defines full lifecycle management of records: identification, entry, archiving, retention, retrieval and destruction.</w:t>
            </w:r>
          </w:p>
        </w:tc>
      </w:tr>
      <w:tr w14:paraId="188B49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015" w:hRule="atLeast"/>
        </w:trPr>
        <w:tc>
          <w:tcPr>
            <w:tcW w:w="1935" w:type="pct"/>
            <w:shd w:val="clear" w:color="auto" w:fill="F1F1F1" w:themeFill="background1" w:themeFillShade="F2"/>
          </w:tcPr>
          <w:p w14:paraId="6BD3C91A">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 xml:space="preserve">Please provide the retention period for your documentation. If this differs by document type, please provide details.</w:t>
            </w:r>
          </w:p>
        </w:tc>
        <w:tc>
          <w:tcPr>
            <w:tcW w:w="2981" w:type="pct"/>
            <w:gridSpan w:val="4"/>
            <w:vAlign w:val="center"/>
          </w:tcPr>
          <w:p w14:paraId="1E1E2A45">
            <w:pPr>
              <w:autoSpaceDE w:val="0"/>
              <w:autoSpaceDN w:val="0"/>
              <w:adjustRightInd w:val="0"/>
              <w:spacing w:after="0" w:line="240" w:lineRule="auto"/>
              <w:rPr>
                <w:rFonts w:ascii="Times New Roman" w:hAnsi="Arial" w:eastAsia="微软雅黑" w:cs="Arial"/>
                <w:color w:val="000000"/>
                <w:lang w:val="nl-BE" w:eastAsia="zh-CN"/>
              </w:rPr>
            </w:pPr>
            <w:r>
              <w:rPr>
                <w:rFonts w:ascii="Segoe UI" w:hAnsi="Segoe UI" w:eastAsia="Segoe UI" w:cs="Segoe UI"/>
                <w:b/>
                <w:bCs/>
                <w:color w:val="0F1115"/>
                <w:sz w:val="24"/>
                <w:szCs w:val="24"/>
                <w:shd w:val="clear" w:color="auto" w:fill="FFFFFF"/>
                <w:lang w:val="nl-BE" w:eastAsia="zh-CN"/>
              </w:rPr>
              <w:t xml:space="preserve">Retention periods differ by record type, as shown in the table below:</w:t>
            </w:r>
            <w:r>
              <w:rPr>
                <w:rFonts w:ascii="Segoe UI" w:hAnsi="Segoe UI" w:eastAsia="Segoe UI" w:cs="Segoe UI"/>
                <w:color w:val="0F1115"/>
                <w:sz w:val="24"/>
                <w:szCs w:val="24"/>
                <w:shd w:val="clear" w:color="auto" w:fill="FFFFFF"/>
                <w:lang w:val="nl-BE" w:eastAsia="zh-CN"/>
              </w:rPr>
              <w:t/>
            </w:r>
          </w:p>
          <w:tbl>
            <w:tblPr>
              <w:tblStyle w:val="32"/>
              <w:tblpPr w:leftFromText="180" w:rightFromText="180" w:vertAnchor="text" w:tblpXSpec="center" w:tblpY="1"/>
              <w:tblOverlap w:val="never"/>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2717"/>
              <w:gridCol w:w="2685"/>
            </w:tblGrid>
            <w:tr w14:paraId="20E9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110" w:hRule="atLeast"/>
                <w:tblHeader/>
                <w:jc w:val="center"/>
              </w:trPr>
              <w:tc>
                <w:tcPr>
                  <w:tcW w:w="2514" w:type="pct"/>
                  <w:tcBorders>
                    <w:tl2br w:val="nil"/>
                    <w:tr2bl w:val="nil"/>
                  </w:tcBorders>
                  <w:shd w:val="clear" w:color="auto" w:fill="FFFFFF"/>
                  <w:tcMar>
                    <w:top w:w="150" w:type="dxa"/>
                    <w:left w:w="0" w:type="dxa"/>
                    <w:bottom w:w="150" w:type="dxa"/>
                    <w:right w:w="240" w:type="dxa"/>
                  </w:tcMar>
                  <w:vAlign w:val="center"/>
                </w:tcPr>
                <w:p w14:paraId="6F2E1231">
                  <w:pPr>
                    <w:spacing w:after="0" w:line="240" w:lineRule="auto"/>
                    <w:jc w:val="center"/>
                    <w:rPr>
                      <w:rFonts w:hint="eastAsia" w:ascii="宋体" w:hAnsi="宋体" w:eastAsia="宋体" w:cs="宋体"/>
                      <w:b/>
                      <w:bCs/>
                      <w:color w:val="0F1115"/>
                    </w:rPr>
                  </w:pPr>
                  <w:r>
                    <w:rPr>
                      <w:rFonts w:hint="eastAsia" w:ascii="宋体" w:hAnsi="宋体" w:eastAsia="宋体" w:cs="宋体"/>
                      <w:b/>
                      <w:bCs/>
                      <w:color w:val="0F1115"/>
                      <w:lang w:eastAsia="zh-CN" w:bidi="ar"/>
                    </w:rPr>
                    <w:t xml:space="preserve">Record type</w:t>
                  </w:r>
                </w:p>
              </w:tc>
              <w:tc>
                <w:tcPr>
                  <w:tcW w:w="2485" w:type="pct"/>
                  <w:tcBorders>
                    <w:tl2br w:val="nil"/>
                    <w:tr2bl w:val="nil"/>
                  </w:tcBorders>
                  <w:shd w:val="clear" w:color="auto" w:fill="FFFFFF"/>
                  <w:tcMar>
                    <w:top w:w="150" w:type="dxa"/>
                    <w:left w:w="240" w:type="dxa"/>
                    <w:bottom w:w="150" w:type="dxa"/>
                    <w:right w:w="240" w:type="dxa"/>
                  </w:tcMar>
                  <w:vAlign w:val="center"/>
                </w:tcPr>
                <w:p w14:paraId="6DB6DD10">
                  <w:pPr>
                    <w:spacing w:after="0" w:line="240" w:lineRule="auto"/>
                    <w:jc w:val="center"/>
                    <w:rPr>
                      <w:rFonts w:hint="eastAsia" w:ascii="宋体" w:hAnsi="宋体" w:eastAsia="宋体" w:cs="宋体"/>
                      <w:b/>
                      <w:bCs/>
                      <w:color w:val="0F1115"/>
                    </w:rPr>
                  </w:pPr>
                  <w:r>
                    <w:rPr>
                      <w:rFonts w:hint="eastAsia" w:ascii="宋体" w:hAnsi="宋体" w:eastAsia="宋体" w:cs="宋体"/>
                      <w:b/>
                      <w:bCs/>
                      <w:color w:val="0F1115"/>
                      <w:lang w:eastAsia="zh-CN" w:bidi="ar"/>
                    </w:rPr>
                    <w:t xml:space="preserve">Retention period</w:t>
                  </w:r>
                </w:p>
              </w:tc>
            </w:tr>
            <w:tr w14:paraId="7BAE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3" w:hRule="atLeast"/>
                <w:jc w:val="center"/>
              </w:trPr>
              <w:tc>
                <w:tcPr>
                  <w:tcW w:w="2514" w:type="pct"/>
                  <w:tcBorders>
                    <w:tl2br w:val="nil"/>
                    <w:tr2bl w:val="nil"/>
                  </w:tcBorders>
                  <w:shd w:val="clear" w:color="auto" w:fill="FFFFFF"/>
                  <w:tcMar>
                    <w:top w:w="150" w:type="dxa"/>
                    <w:left w:w="0" w:type="dxa"/>
                    <w:bottom w:w="150" w:type="dxa"/>
                    <w:right w:w="240" w:type="dxa"/>
                  </w:tcMar>
                  <w:vAlign w:val="center"/>
                </w:tcPr>
                <w:p w14:paraId="2C9C142C">
                  <w:pPr>
                    <w:spacing w:after="0" w:line="240" w:lineRule="auto"/>
                    <w:jc w:val="center"/>
                    <w:rPr>
                      <w:rFonts w:hint="eastAsia" w:ascii="宋体" w:hAnsi="宋体" w:eastAsia="宋体" w:cs="宋体"/>
                      <w:color w:val="0F1115"/>
                      <w:highlight w:val="yellow"/>
                      <w:lang w:eastAsia="zh-CN" w:bidi="ar"/>
                    </w:rPr>
                  </w:pPr>
                  <w:r>
                    <w:rPr>
                      <w:rFonts w:hint="eastAsia" w:ascii="宋体" w:hAnsi="宋体" w:eastAsia="宋体" w:cs="宋体"/>
                      <w:color w:val="0F1115"/>
                      <w:highlight w:val="yellow"/>
                      <w:lang w:eastAsia="zh-CN" w:bidi="ar"/>
                    </w:rPr>
                    <w:t xml:space="preserve">All pharmaceutical clinical trial related</w:t>
                  </w:r>
                </w:p>
                <w:p w14:paraId="373B6A6F">
                  <w:pPr>
                    <w:spacing w:after="0" w:line="240" w:lineRule="auto"/>
                    <w:jc w:val="center"/>
                    <w:rPr>
                      <w:rFonts w:hint="eastAsia" w:ascii="宋体" w:hAnsi="宋体" w:eastAsia="宋体" w:cs="宋体"/>
                      <w:color w:val="0F1115"/>
                      <w:highlight w:val="yellow"/>
                      <w:lang w:eastAsia="zh-CN"/>
                    </w:rPr>
                  </w:pPr>
                  <w:r>
                    <w:rPr>
                      <w:rFonts w:hint="eastAsia" w:ascii="宋体" w:hAnsi="宋体" w:eastAsia="宋体" w:cs="宋体"/>
                      <w:color w:val="0F1115"/>
                      <w:highlight w:val="yellow"/>
                      <w:lang w:eastAsia="zh-CN" w:bidi="ar"/>
                    </w:rPr>
                    <w:t xml:space="preserve">records</w:t>
                  </w:r>
                </w:p>
              </w:tc>
              <w:tc>
                <w:tcPr>
                  <w:tcW w:w="2485" w:type="pct"/>
                  <w:tcBorders>
                    <w:tl2br w:val="nil"/>
                    <w:tr2bl w:val="nil"/>
                  </w:tcBorders>
                  <w:shd w:val="clear" w:color="auto" w:fill="FFFFFF"/>
                  <w:tcMar>
                    <w:top w:w="150" w:type="dxa"/>
                    <w:left w:w="240" w:type="dxa"/>
                    <w:bottom w:w="150" w:type="dxa"/>
                    <w:right w:w="0" w:type="dxa"/>
                  </w:tcMar>
                  <w:vAlign w:val="center"/>
                </w:tcPr>
                <w:p w14:paraId="7758954B">
                  <w:pPr>
                    <w:spacing w:after="0" w:line="240" w:lineRule="auto"/>
                    <w:jc w:val="center"/>
                    <w:rPr>
                      <w:rFonts w:hint="eastAsia" w:ascii="宋体" w:hAnsi="宋体" w:eastAsia="宋体" w:cs="宋体"/>
                      <w:color w:val="0F1115"/>
                      <w:highlight w:val="yellow"/>
                    </w:rPr>
                  </w:pPr>
                  <w:r>
                    <w:rPr>
                      <w:rFonts w:hint="eastAsia" w:ascii="宋体" w:hAnsi="宋体" w:eastAsia="宋体" w:cs="宋体"/>
                      <w:color w:val="0F1115"/>
                      <w:highlight w:val="yellow"/>
                      <w:lang w:eastAsia="zh-CN" w:bidi="ar"/>
                    </w:rPr>
                    <w:t xml:space="preserve">25 years (or per customer requirement)</w:t>
                  </w:r>
                </w:p>
              </w:tc>
            </w:tr>
          </w:tbl>
          <w:p w14:paraId="0254163B">
            <w:pPr>
              <w:autoSpaceDE w:val="0"/>
              <w:autoSpaceDN w:val="0"/>
              <w:adjustRightInd w:val="0"/>
              <w:spacing w:after="0" w:line="240" w:lineRule="auto"/>
              <w:rPr>
                <w:rFonts w:ascii="Arial" w:hAnsi="Arial" w:eastAsia="宋体" w:cs="Arial"/>
                <w:color w:val="000000"/>
                <w:lang w:val="nl-BE" w:eastAsia="zh-CN"/>
              </w:rPr>
            </w:pPr>
          </w:p>
        </w:tc>
      </w:tr>
      <w:tr w14:paraId="5D43D2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76" w:hRule="atLeast"/>
        </w:trPr>
        <w:tc>
          <w:tcPr>
            <w:tcW w:w="1935" w:type="pct"/>
            <w:shd w:val="clear" w:color="auto" w:fill="F1F1F1" w:themeFill="background1" w:themeFillShade="F2"/>
          </w:tcPr>
          <w:p w14:paraId="30E30CB6">
            <w:pPr>
              <w:autoSpaceDE w:val="0"/>
              <w:autoSpaceDN w:val="0"/>
              <w:adjustRightInd w:val="0"/>
              <w:spacing w:after="0" w:line="240" w:lineRule="auto"/>
              <w:rPr>
                <w:rFonts w:ascii="Arial" w:hAnsi="Arial" w:eastAsia="宋体" w:cs="Arial"/>
                <w:color w:val="000000"/>
                <w:lang w:val="nl-BE" w:eastAsia="zh-CN"/>
              </w:rPr>
            </w:pPr>
            <w:r>
              <w:rPr>
                <w:rFonts w:ascii="宋体" w:hAnsi="宋体" w:eastAsia="宋体" w:cs="宋体"/>
                <w:sz w:val="24"/>
                <w:szCs w:val="24"/>
                <w:lang w:val="nl-BE" w:eastAsia="zh-CN"/>
              </w:rPr>
              <w:t xml:space="preserve">Are records stored in a manner that will protect their integrity for the required time period?</w:t>
            </w:r>
          </w:p>
        </w:tc>
        <w:tc>
          <w:tcPr>
            <w:tcW w:w="424" w:type="pct"/>
            <w:vAlign w:val="center"/>
          </w:tcPr>
          <w:p w14:paraId="52190895">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75A6582D">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043FE18A">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229C7F4A">
            <w:pPr>
              <w:autoSpaceDE/>
              <w:autoSpaceDN/>
              <w:adjustRightInd/>
              <w:spacing w:after="0" w:line="240" w:lineRule="auto"/>
              <w:rPr>
                <w:rFonts w:ascii="Times New Roman" w:hAnsi="Arial" w:eastAsia="微软雅黑" w:cs="Arial"/>
                <w:color w:val="000000"/>
                <w:lang w:val="nl-BE" w:eastAsia="zh-CN"/>
              </w:rPr>
            </w:pPr>
            <w:r>
              <w:rPr>
                <w:rFonts w:hint="eastAsia" w:ascii="Segoe UI" w:hAnsi="Segoe UI" w:eastAsia="宋体" w:cs="Segoe UI"/>
                <w:color w:val="0F1115"/>
                <w:sz w:val="24"/>
                <w:szCs w:val="24"/>
                <w:shd w:val="clear" w:color="auto" w:fill="FFFFFF"/>
                <w:lang w:val="nl-BE" w:eastAsia="zh-CN"/>
              </w:rPr>
              <w:t xml:space="preserve">Per ODC-CX-34 Record Management Procedure, records shall be stored in a suitable environment (protection against mould, insects, rodents and fire). Electronic records are maintained and backed up per the Computer Hardware and Software Management Procedure. Temporary files are deleted promptly to prevent loss, damage or unauthorized modification.</w:t>
            </w:r>
            <w:r>
              <w:rPr>
                <w:rFonts w:ascii="Segoe UI" w:hAnsi="Segoe UI" w:eastAsia="Segoe UI" w:cs="Segoe UI"/>
                <w:color w:val="0F1115"/>
                <w:sz w:val="24"/>
                <w:szCs w:val="24"/>
                <w:shd w:val="clear" w:color="auto" w:fill="FFFFFF"/>
                <w:lang w:val="nl-BE" w:eastAsia="zh-CN"/>
              </w:rPr>
              <w:t/>
            </w:r>
            <w:r>
              <w:rPr>
                <w:rFonts w:hint="eastAsia" w:ascii="Segoe UI" w:hAnsi="Segoe UI" w:eastAsia="宋体" w:cs="Segoe UI"/>
                <w:color w:val="0F1115"/>
                <w:sz w:val="24"/>
                <w:szCs w:val="24"/>
                <w:shd w:val="clear" w:color="auto" w:fill="FFFFFF"/>
                <w:lang w:val="nl-BE" w:eastAsia="zh-CN"/>
              </w:rPr>
              <w:t/>
            </w:r>
            <w:r>
              <w:rPr>
                <w:rFonts w:ascii="Segoe UI" w:hAnsi="Segoe UI" w:eastAsia="Segoe UI" w:cs="Segoe UI"/>
                <w:color w:val="0F1115"/>
                <w:sz w:val="24"/>
                <w:szCs w:val="24"/>
                <w:shd w:val="clear" w:color="auto" w:fill="FFFFFF"/>
                <w:lang w:val="nl-BE" w:eastAsia="zh-CN"/>
              </w:rPr>
              <w:t/>
            </w:r>
          </w:p>
        </w:tc>
      </w:tr>
      <w:tr w14:paraId="03DF6C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48" w:hRule="atLeast"/>
        </w:trPr>
        <w:tc>
          <w:tcPr>
            <w:tcW w:w="1935" w:type="pct"/>
            <w:shd w:val="clear" w:color="auto" w:fill="F1F1F1" w:themeFill="background1" w:themeFillShade="F2"/>
          </w:tcPr>
          <w:p w14:paraId="2EC1959C">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 xml:space="preserve">Do you have a management system in place for archiving?</w:t>
            </w:r>
          </w:p>
        </w:tc>
        <w:tc>
          <w:tcPr>
            <w:tcW w:w="424" w:type="pct"/>
            <w:vAlign w:val="center"/>
          </w:tcPr>
          <w:p w14:paraId="787D367B">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75BD9196">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2630E7E8">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1F5AF88C">
            <w:pPr>
              <w:autoSpaceDE w:val="0"/>
              <w:autoSpaceDN w:val="0"/>
              <w:adjustRightInd w:val="0"/>
              <w:spacing w:after="0" w:line="240" w:lineRule="auto"/>
              <w:rPr>
                <w:rFonts w:ascii="Times New Roman" w:hAnsi="Arial" w:eastAsia="宋体" w:cs="Arial"/>
                <w:color w:val="000000"/>
                <w:lang w:val="nl-BE" w:eastAsia="zh-CN"/>
              </w:rPr>
            </w:pPr>
            <w:r>
              <w:rPr>
                <w:rFonts w:hint="eastAsia" w:ascii="Segoe UI" w:hAnsi="Segoe UI" w:eastAsia="宋体" w:cs="Segoe UI"/>
                <w:color w:val="0F1115"/>
                <w:sz w:val="24"/>
                <w:szCs w:val="24"/>
                <w:highlight w:val="yellow"/>
                <w:shd w:val="clear" w:color="auto" w:fill="FFFFFF"/>
                <w:lang w:val="nl-BE" w:eastAsia="zh-CN"/>
              </w:rPr>
              <w:t xml:space="preserve">A complete archive management system is established under ODC-CX-34 Record Management Procedure. Records of the previous year are archived in the first quarter; the Record Archiving Registration Form is completed and the Archived Records List is updated. Technical groups collate and bind records by category; the archive administrator signs for receipt.</w:t>
            </w:r>
            <w:r>
              <w:rPr>
                <w:rFonts w:ascii="Segoe UI" w:hAnsi="Segoe UI" w:eastAsia="Segoe UI" w:cs="Segoe UI"/>
                <w:color w:val="0F1115"/>
                <w:sz w:val="24"/>
                <w:szCs w:val="24"/>
                <w:highlight w:val="yellow"/>
                <w:shd w:val="clear" w:color="auto" w:fill="FFFFFF"/>
                <w:lang w:val="nl-BE" w:eastAsia="zh-CN"/>
              </w:rPr>
              <w:t/>
            </w:r>
            <w:r>
              <w:rPr>
                <w:rFonts w:hint="eastAsia" w:ascii="Segoe UI" w:hAnsi="Segoe UI" w:eastAsia="宋体" w:cs="Segoe UI"/>
                <w:color w:val="0F1115"/>
                <w:sz w:val="24"/>
                <w:szCs w:val="24"/>
                <w:highlight w:val="yellow"/>
                <w:shd w:val="clear" w:color="auto" w:fill="FFFFFF"/>
                <w:lang w:val="nl-BE" w:eastAsia="zh-CN"/>
              </w:rPr>
              <w:t/>
            </w:r>
            <w:r>
              <w:rPr>
                <w:rFonts w:ascii="Segoe UI" w:hAnsi="Segoe UI" w:eastAsia="Segoe UI" w:cs="Segoe UI"/>
                <w:color w:val="0F1115"/>
                <w:sz w:val="24"/>
                <w:szCs w:val="24"/>
                <w:highlight w:val="yellow"/>
                <w:shd w:val="clear" w:color="auto" w:fill="FFFFFF"/>
                <w:lang w:val="nl-BE" w:eastAsia="zh-CN"/>
              </w:rPr>
              <w:t/>
            </w:r>
            <w:r>
              <w:rPr>
                <w:rFonts w:hint="eastAsia" w:ascii="Segoe UI" w:hAnsi="Segoe UI" w:eastAsia="宋体" w:cs="Segoe UI"/>
                <w:color w:val="0F1115"/>
                <w:sz w:val="24"/>
                <w:szCs w:val="24"/>
                <w:highlight w:val="yellow"/>
                <w:shd w:val="clear" w:color="auto" w:fill="FFFFFF"/>
                <w:lang w:val="nl-BE" w:eastAsia="zh-CN"/>
              </w:rPr>
              <w:t/>
            </w:r>
          </w:p>
        </w:tc>
      </w:tr>
      <w:tr w14:paraId="732F80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trPr>
        <w:tc>
          <w:tcPr>
            <w:tcW w:w="1935" w:type="pct"/>
            <w:shd w:val="clear" w:color="auto" w:fill="F1F1F1" w:themeFill="background1" w:themeFillShade="F2"/>
          </w:tcPr>
          <w:p w14:paraId="4972371B">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 xml:space="preserve">Are records retained in the facility or stored at an external archiving facility?</w:t>
            </w:r>
          </w:p>
        </w:tc>
        <w:tc>
          <w:tcPr>
            <w:tcW w:w="424" w:type="pct"/>
            <w:vAlign w:val="center"/>
          </w:tcPr>
          <w:p w14:paraId="787099A2">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167A43F5">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6CA886C2">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0C613B85">
            <w:pPr>
              <w:autoSpaceDE w:val="0"/>
              <w:autoSpaceDN w:val="0"/>
              <w:adjustRightInd w:val="0"/>
              <w:spacing w:after="0" w:line="240" w:lineRule="auto"/>
              <w:rPr>
                <w:rFonts w:ascii="Times New Roman" w:hAnsi="Arial" w:eastAsia="微软雅黑" w:cs="Arial"/>
                <w:color w:val="000000"/>
                <w:lang w:val="nl-BE" w:eastAsia="zh-CN"/>
              </w:rPr>
            </w:pPr>
            <w:r>
              <w:rPr>
                <w:rFonts w:hint="eastAsia" w:ascii="Times New Roman" w:hAnsi="Arial" w:eastAsia="微软雅黑" w:cs="Arial"/>
                <w:color w:val="000000"/>
                <w:lang w:val="nl-BE" w:eastAsia="zh-CN"/>
              </w:rPr>
              <w:t xml:space="preserve">Retained in-house.</w:t>
            </w:r>
          </w:p>
          <w:p w14:paraId="4A268D70">
            <w:pPr>
              <w:autoSpaceDE w:val="0"/>
              <w:autoSpaceDN w:val="0"/>
              <w:adjustRightInd w:val="0"/>
              <w:spacing w:after="0" w:line="240" w:lineRule="auto"/>
              <w:rPr>
                <w:rFonts w:ascii="Times New Roman" w:hAnsi="Arial" w:eastAsia="宋体" w:cs="Arial"/>
                <w:color w:val="000000"/>
                <w:lang w:val="nl-BE" w:eastAsia="zh-CN"/>
              </w:rPr>
            </w:pPr>
            <w:r>
              <w:rPr>
                <w:rFonts w:hint="eastAsia" w:ascii="Segoe UI" w:hAnsi="Segoe UI" w:eastAsia="宋体" w:cs="Segoe UI"/>
                <w:color w:val="0F1115"/>
                <w:sz w:val="24"/>
                <w:szCs w:val="24"/>
                <w:shd w:val="clear" w:color="auto" w:fill="FFFFFF"/>
                <w:lang w:val="nl-BE" w:eastAsia="zh-CN"/>
              </w:rPr>
              <w:t xml:space="preserve">Per ODC-CX-34 Record Management Procedure, records are held by departments and technical groups, temporarily stored locally, and periodically transferred to laboratory-managed archives.</w:t>
            </w:r>
            <w:r>
              <w:rPr>
                <w:rFonts w:ascii="Segoe UI" w:hAnsi="Segoe UI" w:eastAsia="Segoe UI" w:cs="Segoe UI"/>
                <w:color w:val="0F1115"/>
                <w:sz w:val="24"/>
                <w:szCs w:val="24"/>
                <w:shd w:val="clear" w:color="auto" w:fill="FFFFFF"/>
                <w:lang w:val="nl-BE" w:eastAsia="zh-CN"/>
              </w:rPr>
              <w:t/>
            </w:r>
            <w:r>
              <w:rPr>
                <w:rFonts w:hint="eastAsia" w:ascii="Segoe UI" w:hAnsi="Segoe UI" w:eastAsia="宋体" w:cs="Segoe UI"/>
                <w:color w:val="0F1115"/>
                <w:sz w:val="24"/>
                <w:szCs w:val="24"/>
                <w:shd w:val="clear" w:color="auto" w:fill="FFFFFF"/>
                <w:lang w:val="nl-BE" w:eastAsia="zh-CN"/>
              </w:rPr>
              <w:t/>
            </w:r>
            <w:r>
              <w:rPr>
                <w:rFonts w:ascii="Segoe UI" w:hAnsi="Segoe UI" w:eastAsia="Segoe UI" w:cs="Segoe UI"/>
                <w:color w:val="0F1115"/>
                <w:sz w:val="24"/>
                <w:szCs w:val="24"/>
                <w:shd w:val="clear" w:color="auto" w:fill="FFFFFF"/>
                <w:lang w:val="nl-BE" w:eastAsia="zh-CN"/>
              </w:rPr>
              <w:t/>
            </w:r>
            <w:r>
              <w:rPr>
                <w:rFonts w:hint="eastAsia" w:ascii="Segoe UI" w:hAnsi="Segoe UI" w:eastAsia="宋体" w:cs="Segoe UI"/>
                <w:color w:val="0F1115"/>
                <w:sz w:val="24"/>
                <w:szCs w:val="24"/>
                <w:shd w:val="clear" w:color="auto" w:fill="FFFFFF"/>
                <w:lang w:val="nl-BE" w:eastAsia="zh-CN"/>
              </w:rPr>
              <w:t/>
            </w:r>
          </w:p>
        </w:tc>
      </w:tr>
      <w:tr w14:paraId="62B447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39" w:hRule="atLeast"/>
        </w:trPr>
        <w:tc>
          <w:tcPr>
            <w:tcW w:w="1935" w:type="pct"/>
            <w:shd w:val="clear" w:color="auto" w:fill="F1F1F1" w:themeFill="background1" w:themeFillShade="F2"/>
          </w:tcPr>
          <w:p w14:paraId="2D080C15">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 xml:space="preserve">Are records stored at an internal archive?</w:t>
            </w:r>
          </w:p>
        </w:tc>
        <w:tc>
          <w:tcPr>
            <w:tcW w:w="424" w:type="pct"/>
            <w:vAlign w:val="center"/>
          </w:tcPr>
          <w:p w14:paraId="4FB5BF0B">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50724777">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6BF37ACC">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54BA6441">
            <w:pPr>
              <w:rPr>
                <w:lang w:val="nl-BE"/>
              </w:rPr>
            </w:pPr>
          </w:p>
          <w:p w14:paraId="2CBE8636">
            <w:pPr>
              <w:autoSpaceDE w:val="0"/>
              <w:autoSpaceDN w:val="0"/>
              <w:adjustRightInd w:val="0"/>
              <w:spacing w:after="0" w:line="240" w:lineRule="auto"/>
              <w:rPr>
                <w:rFonts w:ascii="Times New Roman" w:hAnsi="Arial" w:eastAsia="宋体" w:cs="Arial"/>
                <w:color w:val="000000"/>
                <w:lang w:val="nl-BE" w:eastAsia="zh-CN"/>
              </w:rPr>
            </w:pPr>
            <w:r>
              <w:rPr>
                <w:rFonts w:hint="eastAsia" w:ascii="Segoe UI" w:hAnsi="Segoe UI" w:eastAsia="宋体" w:cs="Segoe UI"/>
                <w:color w:val="0F1115"/>
                <w:sz w:val="24"/>
                <w:szCs w:val="24"/>
                <w:shd w:val="clear" w:color="auto" w:fill="FFFFFF"/>
                <w:lang w:val="nl-BE" w:eastAsia="zh-CN"/>
              </w:rPr>
              <w:t xml:space="preserve">Per ODC-CX-34 Record Management Procedure, records are archived in the laboratory’s internal archive room and managed uniformly by the document administrator or information administrator.</w:t>
            </w:r>
            <w:r>
              <w:rPr>
                <w:rFonts w:ascii="Segoe UI" w:hAnsi="Segoe UI" w:eastAsia="Segoe UI" w:cs="Segoe UI"/>
                <w:color w:val="0F1115"/>
                <w:sz w:val="24"/>
                <w:szCs w:val="24"/>
                <w:shd w:val="clear" w:color="auto" w:fill="FFFFFF"/>
                <w:lang w:val="nl-BE" w:eastAsia="zh-CN"/>
              </w:rPr>
              <w:t/>
            </w:r>
            <w:r>
              <w:rPr>
                <w:rFonts w:hint="eastAsia" w:ascii="Segoe UI" w:hAnsi="Segoe UI" w:eastAsia="宋体" w:cs="Segoe UI"/>
                <w:color w:val="0F1115"/>
                <w:sz w:val="24"/>
                <w:szCs w:val="24"/>
                <w:shd w:val="clear" w:color="auto" w:fill="FFFFFF"/>
                <w:lang w:val="nl-BE" w:eastAsia="zh-CN"/>
              </w:rPr>
              <w:t/>
            </w:r>
            <w:r>
              <w:rPr>
                <w:rFonts w:ascii="Segoe UI" w:hAnsi="Segoe UI" w:eastAsia="Segoe UI" w:cs="Segoe UI"/>
                <w:color w:val="0F1115"/>
                <w:sz w:val="24"/>
                <w:szCs w:val="24"/>
                <w:shd w:val="clear" w:color="auto" w:fill="FFFFFF"/>
                <w:lang w:val="nl-BE" w:eastAsia="zh-CN"/>
              </w:rPr>
              <w:t/>
            </w:r>
            <w:r>
              <w:rPr>
                <w:rFonts w:hint="eastAsia" w:ascii="Segoe UI" w:hAnsi="Segoe UI" w:eastAsia="等线" w:cs="Segoe UI"/>
                <w:color w:val="0F1115"/>
                <w:sz w:val="24"/>
                <w:szCs w:val="24"/>
                <w:shd w:val="clear" w:color="auto" w:fill="FFFFFF"/>
                <w:lang w:val="nl-BE" w:eastAsia="zh-CN"/>
              </w:rPr>
              <w:t/>
            </w:r>
            <w:r>
              <w:rPr>
                <w:rFonts w:ascii="Segoe UI" w:hAnsi="Segoe UI" w:eastAsia="Segoe UI" w:cs="Segoe UI"/>
                <w:color w:val="0F1115"/>
                <w:sz w:val="24"/>
                <w:szCs w:val="24"/>
                <w:shd w:val="clear" w:color="auto" w:fill="FFFFFF"/>
                <w:lang w:val="nl-BE" w:eastAsia="zh-CN"/>
              </w:rPr>
              <w:t/>
            </w:r>
            <w:r>
              <w:rPr>
                <w:rFonts w:hint="eastAsia" w:ascii="Segoe UI" w:hAnsi="Segoe UI" w:eastAsia="宋体" w:cs="Segoe UI"/>
                <w:color w:val="0F1115"/>
                <w:sz w:val="24"/>
                <w:szCs w:val="24"/>
                <w:shd w:val="clear" w:color="auto" w:fill="FFFFFF"/>
                <w:lang w:val="nl-BE" w:eastAsia="zh-CN"/>
              </w:rPr>
              <w:t/>
            </w:r>
          </w:p>
        </w:tc>
      </w:tr>
      <w:tr w14:paraId="26C984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trPr>
        <w:tc>
          <w:tcPr>
            <w:tcW w:w="1935" w:type="pct"/>
            <w:shd w:val="clear" w:color="auto" w:fill="F1F1F1" w:themeFill="background1" w:themeFillShade="F2"/>
          </w:tcPr>
          <w:p w14:paraId="7A8E538F">
            <w:pPr>
              <w:autoSpaceDE w:val="0"/>
              <w:autoSpaceDN w:val="0"/>
              <w:adjustRightInd w:val="0"/>
              <w:spacing w:after="0" w:line="240" w:lineRule="auto"/>
              <w:rPr>
                <w:rFonts w:ascii="Arial" w:hAnsi="Arial" w:eastAsia="宋体" w:cs="Arial"/>
                <w:color w:val="000000"/>
                <w:lang w:val="en-GB" w:eastAsia="zh-CN"/>
              </w:rPr>
            </w:pPr>
            <w:r>
              <w:rPr>
                <w:rFonts w:hint="eastAsia" w:ascii="Times New Roman" w:hAnsi="Arial" w:eastAsia="微软雅黑" w:cs="Arial"/>
                <w:color w:val="000000"/>
                <w:lang w:val="nl-BE" w:eastAsia="zh-CN"/>
              </w:rPr>
              <w:t xml:space="preserve">Are records stored at an external archiving facility?</w:t>
            </w:r>
          </w:p>
        </w:tc>
        <w:tc>
          <w:tcPr>
            <w:tcW w:w="424" w:type="pct"/>
            <w:vAlign w:val="center"/>
          </w:tcPr>
          <w:p w14:paraId="7D9BFE1A">
            <w:pPr>
              <w:spacing w:after="0" w:line="240" w:lineRule="auto"/>
              <w:ind w:left="102"/>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54" w:type="pct"/>
            <w:vAlign w:val="center"/>
          </w:tcPr>
          <w:p w14:paraId="1B41E854">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79" w:type="pct"/>
            <w:vAlign w:val="center"/>
          </w:tcPr>
          <w:p w14:paraId="7AB3D8E2">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3B60138F">
            <w:pPr>
              <w:autoSpaceDE w:val="0"/>
              <w:autoSpaceDN w:val="0"/>
              <w:adjustRightInd w:val="0"/>
              <w:spacing w:after="0" w:line="240" w:lineRule="auto"/>
              <w:rPr>
                <w:rFonts w:ascii="Arial" w:hAnsi="Arial" w:eastAsia="宋体" w:cs="Arial"/>
                <w:i/>
                <w:lang w:val="nl-BE" w:eastAsia="zh-CN"/>
              </w:rPr>
            </w:pPr>
            <w:r>
              <w:rPr>
                <w:rFonts w:hint="eastAsia" w:ascii="Times New Roman" w:hAnsi="Arial" w:eastAsia="微软雅黑" w:cs="Arial"/>
                <w:color w:val="000000"/>
                <w:lang w:val="nl-BE" w:eastAsia="zh-CN"/>
              </w:rPr>
              <w:t xml:space="preserve">Records are not stored at an external archiving facility.</w:t>
            </w:r>
          </w:p>
        </w:tc>
      </w:tr>
      <w:tr w14:paraId="7495BB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935" w:type="pct"/>
            <w:shd w:val="clear" w:color="auto" w:fill="F1F1F1" w:themeFill="background1" w:themeFillShade="F2"/>
          </w:tcPr>
          <w:p w14:paraId="6189748E">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 xml:space="preserve">Has the external archiving facility been audited by a company representative?</w:t>
            </w:r>
          </w:p>
        </w:tc>
        <w:tc>
          <w:tcPr>
            <w:tcW w:w="424" w:type="pct"/>
            <w:vAlign w:val="center"/>
          </w:tcPr>
          <w:p w14:paraId="4839A377">
            <w:pPr>
              <w:spacing w:after="0" w:line="240" w:lineRule="auto"/>
              <w:ind w:left="102"/>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54" w:type="pct"/>
            <w:vAlign w:val="center"/>
          </w:tcPr>
          <w:p w14:paraId="40C926EF">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4A786B32">
            <w:pPr>
              <w:spacing w:after="0" w:line="240" w:lineRule="auto"/>
              <w:ind w:left="101"/>
              <w:rPr>
                <w:rFonts w:ascii="Arial" w:hAnsi="Arial" w:cs="Arial"/>
                <w:lang w:val="nl-BE"/>
              </w:rPr>
            </w:pPr>
            <w:r>
              <w:rPr>
                <w:rFonts w:ascii="Arial" w:hAnsi="Arial" w:cs="Arial"/>
                <w:sz w:val="28"/>
                <w:szCs w:val="28"/>
                <w:lang w:val="nl-BE"/>
              </w:rPr>
              <w:sym w:font="Wingdings" w:char="00FE"/>
            </w:r>
          </w:p>
        </w:tc>
        <w:tc>
          <w:tcPr>
            <w:tcW w:w="1821" w:type="pct"/>
          </w:tcPr>
          <w:p w14:paraId="07A7084B">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 xml:space="preserve">Not applicable.</w:t>
            </w:r>
          </w:p>
        </w:tc>
      </w:tr>
      <w:tr w14:paraId="4FE4A5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413" w:hRule="atLeast"/>
        </w:trPr>
        <w:tc>
          <w:tcPr>
            <w:tcW w:w="1935" w:type="pct"/>
            <w:shd w:val="clear" w:color="auto" w:fill="F1F1F1" w:themeFill="background1" w:themeFillShade="F2"/>
          </w:tcPr>
          <w:p w14:paraId="107CBFC9">
            <w:pPr>
              <w:autoSpaceDE w:val="0"/>
              <w:autoSpaceDN w:val="0"/>
              <w:adjustRightInd w:val="0"/>
              <w:spacing w:after="0" w:line="240" w:lineRule="auto"/>
              <w:rPr>
                <w:rFonts w:ascii="Arial" w:hAnsi="Arial" w:eastAsia="宋体" w:cs="Arial"/>
                <w:lang w:val="en-GB" w:eastAsia="zh-CN"/>
              </w:rPr>
            </w:pPr>
            <w:r>
              <w:rPr>
                <w:rFonts w:hint="eastAsia" w:ascii="Times New Roman" w:hAnsi="Arial" w:eastAsia="微软雅黑" w:cs="Arial"/>
                <w:lang w:val="nl-BE" w:eastAsia="zh-CN"/>
              </w:rPr>
              <w:t xml:space="preserve">Does your business manage confidentiality and privacy for subject-related data?</w:t>
            </w:r>
          </w:p>
        </w:tc>
        <w:tc>
          <w:tcPr>
            <w:tcW w:w="424" w:type="pct"/>
            <w:vAlign w:val="center"/>
          </w:tcPr>
          <w:p w14:paraId="1517CAD2">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4EF16EC9">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641C53B8">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5778FDFB">
            <w:pPr>
              <w:rPr>
                <w:lang w:val="nl-BE"/>
              </w:rPr>
            </w:pPr>
          </w:p>
          <w:p w14:paraId="3EA145B2">
            <w:pPr>
              <w:autoSpaceDE w:val="0"/>
              <w:autoSpaceDN w:val="0"/>
              <w:adjustRightInd w:val="0"/>
              <w:spacing w:after="0" w:line="240" w:lineRule="auto"/>
              <w:rPr>
                <w:rFonts w:ascii="Times New Roman" w:hAnsi="Arial" w:eastAsia="宋体" w:cs="Arial"/>
                <w:i/>
                <w:color w:val="000000"/>
                <w:lang w:val="nl-BE" w:eastAsia="zh-CN"/>
              </w:rPr>
            </w:pPr>
            <w:r>
              <w:rPr>
                <w:rFonts w:hint="eastAsia" w:ascii="Segoe UI" w:hAnsi="Segoe UI" w:eastAsia="宋体" w:cs="Segoe UI"/>
                <w:color w:val="0F1115"/>
                <w:sz w:val="24"/>
                <w:szCs w:val="24"/>
                <w:shd w:val="clear" w:color="auto" w:fill="FFFFFF"/>
                <w:lang w:val="nl-BE" w:eastAsia="zh-CN"/>
              </w:rPr>
              <w:t xml:space="preserve">Yes. ODC-CX-04 Confidentiality Management Procedure has been established, specifying protection of patients’ personal information, examination results, examination data and other confidential information. All personnel shall sign a Confidentiality Agreement.</w:t>
            </w:r>
            <w:r>
              <w:rPr>
                <w:rFonts w:ascii="Segoe UI" w:hAnsi="Segoe UI" w:eastAsia="Segoe UI" w:cs="Segoe UI"/>
                <w:color w:val="0F1115"/>
                <w:sz w:val="24"/>
                <w:szCs w:val="24"/>
                <w:shd w:val="clear" w:color="auto" w:fill="FFFFFF"/>
                <w:lang w:val="nl-BE" w:eastAsia="zh-CN"/>
              </w:rPr>
              <w:t/>
            </w:r>
            <w:r>
              <w:rPr>
                <w:rFonts w:hint="eastAsia" w:ascii="Segoe UI" w:hAnsi="Segoe UI" w:eastAsia="宋体" w:cs="Segoe UI"/>
                <w:color w:val="0F1115"/>
                <w:sz w:val="24"/>
                <w:szCs w:val="24"/>
                <w:shd w:val="clear" w:color="auto" w:fill="FFFFFF"/>
                <w:lang w:val="nl-BE" w:eastAsia="zh-CN"/>
              </w:rPr>
              <w:t/>
            </w:r>
          </w:p>
        </w:tc>
      </w:tr>
      <w:tr w14:paraId="02A73D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91" w:hRule="atLeast"/>
        </w:trPr>
        <w:tc>
          <w:tcPr>
            <w:tcW w:w="1935" w:type="pct"/>
            <w:shd w:val="clear" w:color="auto" w:fill="F1F1F1" w:themeFill="background1" w:themeFillShade="F2"/>
          </w:tcPr>
          <w:p w14:paraId="24C81651">
            <w:pPr>
              <w:autoSpaceDE w:val="0"/>
              <w:autoSpaceDN w:val="0"/>
              <w:adjustRightInd w:val="0"/>
              <w:spacing w:after="0" w:line="240" w:lineRule="auto"/>
              <w:rPr>
                <w:rFonts w:ascii="Arial" w:hAnsi="Arial" w:eastAsia="宋体" w:cs="Arial"/>
                <w:lang w:val="nl-BE" w:eastAsia="zh-CN"/>
              </w:rPr>
            </w:pPr>
            <w:r>
              <w:rPr>
                <w:rFonts w:hint="eastAsia" w:ascii="Times New Roman" w:hAnsi="Arial" w:eastAsia="微软雅黑" w:cs="Arial"/>
                <w:lang w:val="nl-BE" w:eastAsia="zh-CN"/>
              </w:rPr>
              <w:t xml:space="preserve">How is confidentiality and privacy assured?</w:t>
            </w:r>
          </w:p>
        </w:tc>
        <w:tc>
          <w:tcPr>
            <w:tcW w:w="2981" w:type="pct"/>
            <w:gridSpan w:val="4"/>
          </w:tcPr>
          <w:p w14:paraId="79CC8926">
            <w:pPr>
              <w:rPr>
                <w:lang w:val="nl-BE"/>
              </w:rPr>
            </w:pPr>
            <w:r>
              <w:rPr>
                <w:rFonts w:hint="eastAsia" w:ascii="宋体" w:hAnsi="宋体" w:eastAsia="宋体" w:cs="宋体"/>
                <w:color w:val="0F1115"/>
                <w:sz w:val="24"/>
                <w:szCs w:val="24"/>
                <w:shd w:val="clear" w:color="auto" w:fill="FFFFFF"/>
                <w:lang w:val="nl-BE" w:eastAsia="zh-CN"/>
              </w:rPr>
              <w:t xml:space="preserve">Per ODC-CX-04 Confidentiality Management Procedure,</w:t>
            </w:r>
            <w:r>
              <w:rPr>
                <w:rFonts w:hint="eastAsia" w:ascii="宋体" w:hAnsi="宋体" w:eastAsia="宋体" w:cs="宋体"/>
                <w:color w:val="0F1115"/>
                <w:sz w:val="24"/>
                <w:szCs w:val="24"/>
                <w:shd w:val="clear" w:color="auto" w:fill="FFFFFF"/>
                <w:lang w:val="nl-BE"/>
              </w:rPr>
              <w:t/>
            </w:r>
            <w:r>
              <w:rPr>
                <w:rFonts w:hint="eastAsia" w:ascii="宋体" w:hAnsi="宋体" w:eastAsia="宋体" w:cs="宋体"/>
                <w:color w:val="0F1115"/>
                <w:sz w:val="24"/>
                <w:szCs w:val="24"/>
                <w:shd w:val="clear" w:color="auto" w:fill="FFFFFF"/>
                <w:lang w:val="nl-BE" w:eastAsia="zh-CN"/>
              </w:rPr>
              <w:t/>
            </w:r>
          </w:p>
          <w:p w14:paraId="3EDD2694">
            <w:pPr>
              <w:pStyle w:val="29"/>
              <w:numPr>
                <w:ilvl w:val="255"/>
                <w:numId w:val="0"/>
              </w:numPr>
              <w:spacing w:beforeAutospacing="0" w:afterAutospacing="0"/>
              <w:rPr>
                <w:lang w:val="nl-BE"/>
              </w:rPr>
            </w:pPr>
            <w:r>
              <w:rPr>
                <w:rFonts w:ascii="Segoe UI" w:hAnsi="Segoe UI" w:eastAsia="Segoe UI" w:cs="Segoe UI"/>
                <w:b/>
                <w:bCs/>
                <w:color w:val="0F1115"/>
                <w:szCs w:val="24"/>
                <w:shd w:val="clear" w:color="auto" w:fill="FFFFFF"/>
                <w:lang w:val="nl-BE"/>
              </w:rPr>
              <w:t xml:space="preserve">Protection measures include:</w:t>
            </w:r>
            <w:r>
              <w:rPr>
                <w:rFonts w:ascii="Segoe UI" w:hAnsi="Segoe UI" w:eastAsia="Segoe UI" w:cs="Segoe UI"/>
                <w:color w:val="0F1115"/>
                <w:szCs w:val="24"/>
                <w:shd w:val="clear" w:color="auto" w:fill="FFFFFF"/>
                <w:lang w:val="nl-BE"/>
              </w:rPr>
              <w:t/>
            </w:r>
          </w:p>
          <w:p w14:paraId="149D479F">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 xml:space="preserve">All personnel (internal and external) sign a Confidentiality Agreement;</w:t>
            </w:r>
          </w:p>
          <w:p w14:paraId="5539F461">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 xml:space="preserve">Information is classified and access is authorized; unauthorized persons shall not have access;</w:t>
            </w:r>
          </w:p>
          <w:p w14:paraId="0D12B7CF">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 xml:space="preserve">Computer information is encrypted or access-controlled and shall not be connected to networks without approval;</w:t>
            </w:r>
          </w:p>
          <w:p w14:paraId="54E6FC8F">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 xml:space="preserve">Unrelated persons shall not enter examination areas; visitors are registered on entry and exit;</w:t>
            </w:r>
          </w:p>
          <w:p w14:paraId="308E9CE0">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 xml:space="preserve">Customers shall not observe unrelated testing or take photographs/videos;</w:t>
            </w:r>
          </w:p>
          <w:p w14:paraId="731A486A">
            <w:pPr>
              <w:pStyle w:val="29"/>
              <w:numPr>
                <w:ilvl w:val="0"/>
                <w:numId w:val="22"/>
              </w:numPr>
              <w:rPr>
                <w:rFonts w:ascii="Times New Roman" w:hAnsi="Arial" w:eastAsia="微软雅黑" w:cs="Arial"/>
                <w:i/>
                <w:sz w:val="22"/>
                <w:lang w:val="nl-BE"/>
              </w:rPr>
            </w:pPr>
            <w:r>
              <w:rPr>
                <w:rFonts w:ascii="Segoe UI" w:hAnsi="Segoe UI" w:eastAsia="Segoe UI" w:cs="Segoe UI"/>
                <w:color w:val="0F1115"/>
                <w:szCs w:val="24"/>
                <w:shd w:val="clear" w:color="auto" w:fill="FFFFFF"/>
                <w:lang w:val="nl-BE"/>
              </w:rPr>
              <w:t xml:space="preserve">The General Manager or Quality Responsible Person inspects confidentiality implementation quarterly.</w:t>
            </w:r>
            <w:r>
              <w:rPr>
                <w:rFonts w:hint="eastAsia" w:ascii="Segoe UI" w:hAnsi="Segoe UI" w:eastAsia="宋体" w:cs="Segoe UI"/>
                <w:color w:val="0F1115"/>
                <w:szCs w:val="24"/>
                <w:shd w:val="clear" w:color="auto" w:fill="FFFFFF"/>
                <w:lang w:val="nl-BE"/>
              </w:rPr>
              <w:t/>
            </w:r>
            <w:r>
              <w:rPr>
                <w:rFonts w:ascii="Segoe UI" w:hAnsi="Segoe UI" w:eastAsia="Segoe UI" w:cs="Segoe UI"/>
                <w:color w:val="0F1115"/>
                <w:szCs w:val="24"/>
                <w:shd w:val="clear" w:color="auto" w:fill="FFFFFF"/>
                <w:lang w:val="nl-BE"/>
              </w:rPr>
              <w:t/>
            </w:r>
          </w:p>
        </w:tc>
      </w:tr>
      <w:tr w14:paraId="6FECFA3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38" w:hRule="atLeast"/>
        </w:trPr>
        <w:tc>
          <w:tcPr>
            <w:tcW w:w="1935" w:type="pct"/>
            <w:shd w:val="clear" w:color="auto" w:fill="F1F1F1" w:themeFill="background1" w:themeFillShade="F2"/>
          </w:tcPr>
          <w:p w14:paraId="77EC56D7">
            <w:pPr>
              <w:autoSpaceDE w:val="0"/>
              <w:autoSpaceDN w:val="0"/>
              <w:adjustRightInd w:val="0"/>
              <w:spacing w:after="0" w:line="240" w:lineRule="auto"/>
              <w:rPr>
                <w:rFonts w:ascii="Arial" w:hAnsi="Arial" w:eastAsia="宋体" w:cs="Arial"/>
                <w:color w:val="000000"/>
                <w:highlight w:val="yellow"/>
                <w:lang w:val="nl-BE" w:eastAsia="zh-CN"/>
              </w:rPr>
            </w:pPr>
            <w:r>
              <w:rPr>
                <w:rFonts w:hint="eastAsia" w:ascii="Times New Roman" w:hAnsi="Arial" w:eastAsia="微软雅黑" w:cs="Arial"/>
                <w:highlight w:val="yellow"/>
                <w:lang w:val="en-GB" w:eastAsia="zh-CN"/>
              </w:rPr>
              <w:t xml:space="preserve">Are data changes documented in the systems used (i.e. audit trail), including an editing trail with date/time stamping?</w:t>
            </w:r>
          </w:p>
        </w:tc>
        <w:tc>
          <w:tcPr>
            <w:tcW w:w="424" w:type="pct"/>
            <w:vAlign w:val="center"/>
          </w:tcPr>
          <w:p w14:paraId="28381D90">
            <w:pPr>
              <w:spacing w:after="0" w:line="240" w:lineRule="auto"/>
              <w:ind w:left="102"/>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54" w:type="pct"/>
            <w:vAlign w:val="center"/>
          </w:tcPr>
          <w:p w14:paraId="61D50576">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7DBBF377">
            <w:pPr>
              <w:spacing w:after="0" w:line="240" w:lineRule="auto"/>
              <w:ind w:left="101"/>
              <w:rPr>
                <w:rFonts w:ascii="Arial" w:hAnsi="Arial" w:cs="Arial"/>
                <w:lang w:val="nl-BE"/>
              </w:rPr>
            </w:pPr>
            <w:r>
              <w:rPr>
                <w:rFonts w:ascii="Arial" w:hAnsi="Arial" w:cs="Arial"/>
                <w:sz w:val="28"/>
                <w:szCs w:val="28"/>
                <w:lang w:val="nl-BE"/>
              </w:rPr>
              <w:sym w:font="Wingdings" w:char="00FE"/>
            </w:r>
          </w:p>
        </w:tc>
        <w:tc>
          <w:tcPr>
            <w:tcW w:w="1821" w:type="pct"/>
          </w:tcPr>
          <w:p w14:paraId="2230E863">
            <w:pPr>
              <w:rPr>
                <w:lang w:val="nl-BE"/>
              </w:rPr>
            </w:pPr>
          </w:p>
          <w:p w14:paraId="7082A810">
            <w:pPr>
              <w:autoSpaceDE w:val="0"/>
              <w:autoSpaceDN w:val="0"/>
              <w:adjustRightInd w:val="0"/>
              <w:spacing w:after="0" w:line="240" w:lineRule="auto"/>
              <w:rPr>
                <w:rFonts w:ascii="Times New Roman" w:hAnsi="Arial" w:eastAsia="微软雅黑" w:cs="Arial"/>
                <w:iCs/>
                <w:color w:val="000000"/>
                <w:highlight w:val="yellow"/>
                <w:lang w:val="nl-BE" w:eastAsia="zh-CN"/>
              </w:rPr>
            </w:pPr>
            <w:r>
              <w:rPr>
                <w:rFonts w:ascii="Segoe UI" w:hAnsi="Segoe UI" w:eastAsia="Segoe UI" w:cs="Segoe UI"/>
                <w:color w:val="0F1115"/>
                <w:sz w:val="24"/>
                <w:szCs w:val="24"/>
                <w:shd w:val="clear" w:color="auto" w:fill="FFFFFF"/>
                <w:lang w:val="nl-BE" w:eastAsia="zh-CN"/>
              </w:rPr>
              <w:t xml:space="preserve">A LIS is not used for this project. The study-related ABI 7500 PCR instrument and ABI 3500DX sequencer both have audit-trail functionality.</w:t>
            </w:r>
            <w:r>
              <w:rPr>
                <w:rFonts w:hint="eastAsia" w:ascii="Segoe UI" w:hAnsi="Segoe UI" w:eastAsia="等线" w:cs="Segoe UI"/>
                <w:color w:val="0F1115"/>
                <w:sz w:val="24"/>
                <w:szCs w:val="24"/>
                <w:shd w:val="clear" w:color="auto" w:fill="FFFFFF"/>
                <w:lang w:val="nl-BE" w:eastAsia="zh-CN"/>
              </w:rPr>
              <w:t/>
            </w:r>
            <w:r>
              <w:rPr>
                <w:rFonts w:ascii="Segoe UI" w:hAnsi="Segoe UI" w:eastAsia="Segoe UI" w:cs="Segoe UI"/>
                <w:color w:val="0F1115"/>
                <w:sz w:val="24"/>
                <w:szCs w:val="24"/>
                <w:shd w:val="clear" w:color="auto" w:fill="FFFFFF"/>
                <w:lang w:val="nl-BE" w:eastAsia="zh-CN"/>
              </w:rPr>
              <w:t/>
            </w:r>
            <w:r>
              <w:rPr>
                <w:rFonts w:hint="eastAsia" w:ascii="Segoe UI" w:hAnsi="Segoe UI" w:eastAsia="等线" w:cs="Segoe UI"/>
                <w:color w:val="0F1115"/>
                <w:sz w:val="24"/>
                <w:szCs w:val="24"/>
                <w:shd w:val="clear" w:color="auto" w:fill="FFFFFF"/>
                <w:lang w:val="nl-BE" w:eastAsia="zh-CN"/>
              </w:rPr>
              <w:t/>
            </w:r>
            <w:r>
              <w:rPr>
                <w:rFonts w:ascii="Segoe UI" w:hAnsi="Segoe UI" w:eastAsia="Segoe UI" w:cs="Segoe UI"/>
                <w:color w:val="0F1115"/>
                <w:sz w:val="24"/>
                <w:szCs w:val="24"/>
                <w:shd w:val="clear" w:color="auto" w:fill="FFFFFF"/>
                <w:lang w:val="nl-BE" w:eastAsia="zh-CN"/>
              </w:rPr>
              <w:t/>
            </w:r>
            <w:r>
              <w:rPr>
                <w:rFonts w:hint="eastAsia" w:ascii="Segoe UI" w:hAnsi="Segoe UI" w:eastAsia="等线" w:cs="Segoe UI"/>
                <w:color w:val="0F1115"/>
                <w:sz w:val="24"/>
                <w:szCs w:val="24"/>
                <w:shd w:val="clear" w:color="auto" w:fill="FFFFFF"/>
                <w:lang w:val="nl-BE" w:eastAsia="zh-CN"/>
              </w:rPr>
              <w:t/>
            </w:r>
            <w:r>
              <w:rPr>
                <w:rFonts w:ascii="Segoe UI" w:hAnsi="Segoe UI" w:eastAsia="Segoe UI" w:cs="Segoe UI"/>
                <w:color w:val="0F1115"/>
                <w:sz w:val="24"/>
                <w:szCs w:val="24"/>
                <w:shd w:val="clear" w:color="auto" w:fill="FFFFFF"/>
                <w:lang w:val="nl-BE" w:eastAsia="zh-CN"/>
              </w:rPr>
              <w:t/>
            </w:r>
          </w:p>
        </w:tc>
      </w:tr>
      <w:tr w14:paraId="2F4236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43" w:hRule="atLeast"/>
        </w:trPr>
        <w:tc>
          <w:tcPr>
            <w:tcW w:w="1935" w:type="pct"/>
            <w:shd w:val="clear" w:color="auto" w:fill="F1F1F1" w:themeFill="background1" w:themeFillShade="F2"/>
          </w:tcPr>
          <w:p w14:paraId="2D80FDBF">
            <w:pPr>
              <w:spacing w:after="0" w:line="240" w:lineRule="auto"/>
              <w:rPr>
                <w:rFonts w:ascii="Arial" w:hAnsi="Arial" w:eastAsia="宋体" w:cs="Arial"/>
                <w:highlight w:val="yellow"/>
                <w:lang w:val="en-GB" w:eastAsia="zh-CN"/>
              </w:rPr>
            </w:pPr>
            <w:r>
              <w:rPr>
                <w:rFonts w:hint="eastAsia" w:ascii="Times New Roman" w:hAnsi="Arial" w:eastAsia="微软雅黑" w:cs="Arial"/>
                <w:highlight w:val="yellow"/>
                <w:lang w:val="en-GB" w:eastAsia="zh-CN"/>
              </w:rPr>
              <w:t xml:space="preserve">Does the business have computer-generated, time-stamped audit trails to track creation, modification and deletion of records that describe when, by whom and why changes were made, without obscuring original information?</w:t>
            </w:r>
          </w:p>
        </w:tc>
        <w:tc>
          <w:tcPr>
            <w:tcW w:w="424" w:type="pct"/>
            <w:vAlign w:val="center"/>
          </w:tcPr>
          <w:p w14:paraId="65320256">
            <w:pPr>
              <w:spacing w:after="0" w:line="240" w:lineRule="auto"/>
              <w:ind w:left="102"/>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54" w:type="pct"/>
            <w:vAlign w:val="center"/>
          </w:tcPr>
          <w:p w14:paraId="03466504">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0A029F05">
            <w:pPr>
              <w:spacing w:after="0" w:line="240" w:lineRule="auto"/>
              <w:ind w:left="101"/>
              <w:rPr>
                <w:rFonts w:ascii="Arial" w:hAnsi="Arial" w:cs="Arial"/>
                <w:lang w:val="nl-BE"/>
              </w:rPr>
            </w:pPr>
            <w:r>
              <w:rPr>
                <w:rFonts w:ascii="Arial" w:hAnsi="Arial" w:cs="Arial"/>
                <w:sz w:val="28"/>
                <w:szCs w:val="28"/>
                <w:lang w:val="nl-BE"/>
              </w:rPr>
              <w:sym w:font="Wingdings" w:char="00FE"/>
            </w:r>
          </w:p>
        </w:tc>
        <w:tc>
          <w:tcPr>
            <w:tcW w:w="1821" w:type="pct"/>
          </w:tcPr>
          <w:p w14:paraId="7717A2B3">
            <w:pPr>
              <w:rPr>
                <w:lang w:val="nl-BE"/>
              </w:rPr>
            </w:pPr>
          </w:p>
          <w:p w14:paraId="476A4B59">
            <w:pPr>
              <w:autoSpaceDE w:val="0"/>
              <w:autoSpaceDN w:val="0"/>
              <w:adjustRightInd w:val="0"/>
              <w:spacing w:after="0" w:line="240" w:lineRule="auto"/>
              <w:rPr>
                <w:rFonts w:ascii="Times New Roman" w:hAnsi="Arial" w:eastAsia="微软雅黑" w:cs="Arial"/>
                <w:i/>
                <w:color w:val="000000"/>
                <w:highlight w:val="yellow"/>
                <w:lang w:val="nl-BE" w:eastAsia="zh-CN"/>
              </w:rPr>
            </w:pPr>
            <w:r>
              <w:rPr>
                <w:rFonts w:hint="eastAsia" w:ascii="Times New Roman" w:hAnsi="Arial" w:eastAsia="微软雅黑" w:cs="Arial"/>
                <w:iCs/>
                <w:color w:val="000000"/>
                <w:highlight w:val="yellow"/>
                <w:lang w:val="nl-BE" w:eastAsia="zh-CN"/>
              </w:rPr>
              <w:t xml:space="preserve">Not applicable to this project; a LIS is not used.</w:t>
            </w:r>
          </w:p>
        </w:tc>
      </w:tr>
      <w:tr w14:paraId="7731B7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0" w:hRule="atLeast"/>
        </w:trPr>
        <w:tc>
          <w:tcPr>
            <w:tcW w:w="1935" w:type="pct"/>
            <w:shd w:val="clear" w:color="auto" w:fill="F1F1F1" w:themeFill="background1" w:themeFillShade="F2"/>
          </w:tcPr>
          <w:p w14:paraId="1C5B9D0A">
            <w:pPr>
              <w:pStyle w:val="130"/>
              <w:keepNext/>
              <w:rPr>
                <w:rFonts w:eastAsia="宋体"/>
                <w:highlight w:val="yellow"/>
                <w:lang w:val="en-US" w:eastAsia="zh-CN"/>
              </w:rPr>
            </w:pPr>
            <w:r>
              <w:rPr>
                <w:rFonts w:hint="eastAsia" w:ascii="Times New Roman" w:eastAsia="微软雅黑"/>
                <w:sz w:val="22"/>
                <w:szCs w:val="22"/>
                <w:highlight w:val="yellow"/>
                <w:lang w:val="en-US" w:eastAsia="zh-CN"/>
              </w:rPr>
              <w:t xml:space="preserve">How long can data be electronically stored in and retrieved from the system?</w:t>
            </w:r>
          </w:p>
        </w:tc>
        <w:tc>
          <w:tcPr>
            <w:tcW w:w="2981" w:type="pct"/>
            <w:gridSpan w:val="4"/>
          </w:tcPr>
          <w:p w14:paraId="64635EB8">
            <w:pPr>
              <w:autoSpaceDE w:val="0"/>
              <w:autoSpaceDN w:val="0"/>
              <w:adjustRightInd w:val="0"/>
              <w:spacing w:after="0" w:line="240" w:lineRule="auto"/>
              <w:rPr>
                <w:rFonts w:ascii="Arial" w:hAnsi="Arial" w:eastAsia="宋体" w:cs="Arial"/>
                <w:i/>
                <w:color w:val="000000"/>
                <w:lang w:val="nl-BE" w:eastAsia="zh-CN"/>
              </w:rPr>
            </w:pPr>
            <w:r>
              <w:rPr>
                <w:rFonts w:hint="eastAsia" w:ascii="Times New Roman" w:hAnsi="Arial" w:eastAsia="微软雅黑" w:cs="Arial"/>
                <w:iCs/>
                <w:color w:val="000000"/>
                <w:highlight w:val="yellow"/>
                <w:lang w:val="nl-BE" w:eastAsia="zh-CN"/>
              </w:rPr>
              <w:t xml:space="preserve">Not applicable to this project; a LIS is not used.</w:t>
            </w:r>
          </w:p>
        </w:tc>
      </w:tr>
    </w:tbl>
    <w:p w14:paraId="1CEF2836">
      <w:pPr>
        <w:pStyle w:val="136"/>
        <w:rPr>
          <w:rFonts w:ascii="Arial" w:hAnsi="Arial"/>
          <w:color w:val="FF0000"/>
          <w:lang w:val="en-US"/>
        </w:rPr>
      </w:pPr>
    </w:p>
    <w:tbl>
      <w:tblPr>
        <w:tblStyle w:val="33"/>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707"/>
        <w:gridCol w:w="621"/>
        <w:gridCol w:w="640"/>
        <w:gridCol w:w="730"/>
        <w:gridCol w:w="3396"/>
      </w:tblGrid>
      <w:tr w14:paraId="4E226B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9094" w:type="dxa"/>
            <w:gridSpan w:val="5"/>
            <w:shd w:val="clear" w:color="auto" w:fill="F1F1F1" w:themeFill="background1" w:themeFillShade="F2"/>
            <w:vAlign w:val="center"/>
          </w:tcPr>
          <w:p w14:paraId="1A85EA17">
            <w:pPr>
              <w:pStyle w:val="133"/>
              <w:numPr>
                <w:ilvl w:val="255"/>
                <w:numId w:val="0"/>
              </w:numPr>
            </w:pPr>
            <w:r>
              <w:rPr>
                <w:rFonts w:hint="eastAsia"/>
                <w:lang w:eastAsia="zh-CN"/>
              </w:rPr>
              <w:t xml:space="preserve">8. CHANGE MANAGEMENT</w:t>
            </w:r>
          </w:p>
        </w:tc>
      </w:tr>
      <w:tr w14:paraId="14826C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3707" w:type="dxa"/>
            <w:vAlign w:val="center"/>
          </w:tcPr>
          <w:p w14:paraId="4C178E49">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 xml:space="preserve">Question</w:t>
            </w:r>
          </w:p>
        </w:tc>
        <w:tc>
          <w:tcPr>
            <w:tcW w:w="621" w:type="dxa"/>
            <w:vAlign w:val="center"/>
          </w:tcPr>
          <w:p w14:paraId="5A05071D">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 xml:space="preserve">Yes</w:t>
            </w:r>
          </w:p>
        </w:tc>
        <w:tc>
          <w:tcPr>
            <w:tcW w:w="640" w:type="dxa"/>
            <w:vAlign w:val="center"/>
          </w:tcPr>
          <w:p w14:paraId="7E6760D4">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 xml:space="preserve">No</w:t>
            </w:r>
          </w:p>
        </w:tc>
        <w:tc>
          <w:tcPr>
            <w:tcW w:w="730" w:type="dxa"/>
            <w:vAlign w:val="center"/>
          </w:tcPr>
          <w:p w14:paraId="0F0FDFC1">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N/A</w:t>
            </w:r>
          </w:p>
        </w:tc>
        <w:tc>
          <w:tcPr>
            <w:tcW w:w="3396" w:type="dxa"/>
            <w:vAlign w:val="center"/>
          </w:tcPr>
          <w:p w14:paraId="3DF6EAB0">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 xml:space="preserve">Comments / specification</w:t>
            </w:r>
          </w:p>
        </w:tc>
      </w:tr>
      <w:tr w14:paraId="40162A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707" w:type="dxa"/>
            <w:shd w:val="clear" w:color="auto" w:fill="F1F1F1" w:themeFill="background1" w:themeFillShade="F2"/>
            <w:vAlign w:val="center"/>
          </w:tcPr>
          <w:p w14:paraId="11D51E7B">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Is there a procedure in place for change management?</w:t>
            </w:r>
          </w:p>
          <w:p w14:paraId="7E8EDD6A">
            <w:pPr>
              <w:pStyle w:val="130"/>
              <w:keepNext/>
              <w:rPr>
                <w:sz w:val="22"/>
                <w:szCs w:val="22"/>
                <w:lang w:val="en-US"/>
              </w:rPr>
            </w:pPr>
          </w:p>
        </w:tc>
        <w:tc>
          <w:tcPr>
            <w:tcW w:w="621" w:type="dxa"/>
            <w:vAlign w:val="center"/>
          </w:tcPr>
          <w:p w14:paraId="68973FEC">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7DD64703">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78F24F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7E091964"/>
          <w:p w14:paraId="75A9FA78">
            <w:pPr>
              <w:autoSpaceDE w:val="0"/>
              <w:autoSpaceDN w:val="0"/>
              <w:adjustRightInd w:val="0"/>
              <w:spacing w:after="0" w:line="240" w:lineRule="auto"/>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 xml:space="preserve">Change management is implemented across multiple procedures, covering documents (ODC-CX-33 Document Control Procedure), examination procedures (ODC-CX-20 Selection, Verification and Validation of Examination Procedures), IT systems (ODC-CX-30 Computer Hardware and Software Management Procedure), personnel (ODC-CX-09 Human Resource Management Procedure) and reagent suppliers (ODC-CX-14 Reagent and Consumable Management Procedure).</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xml:space="preserve"/>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p>
        </w:tc>
      </w:tr>
      <w:tr w14:paraId="3459C1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06" w:hRule="atLeast"/>
        </w:trPr>
        <w:tc>
          <w:tcPr>
            <w:tcW w:w="3707" w:type="dxa"/>
            <w:shd w:val="clear" w:color="auto" w:fill="F1F1F1" w:themeFill="background1" w:themeFillShade="F2"/>
            <w:vAlign w:val="center"/>
          </w:tcPr>
          <w:p w14:paraId="0D3D9D3F">
            <w:pPr>
              <w:pStyle w:val="136"/>
              <w:rPr>
                <w:rFonts w:ascii="Arial" w:hAnsi="Arial" w:eastAsia="宋体"/>
                <w:sz w:val="22"/>
                <w:szCs w:val="22"/>
                <w:highlight w:val="yellow"/>
                <w:lang w:val="en-US" w:eastAsia="zh-CN"/>
              </w:rPr>
            </w:pPr>
            <w:r>
              <w:rPr>
                <w:rFonts w:hint="eastAsia" w:ascii="Times New Roman" w:hAnsi="Arial" w:eastAsia="微软雅黑"/>
                <w:sz w:val="22"/>
                <w:szCs w:val="22"/>
                <w:highlight w:val="yellow"/>
                <w:lang w:val="en-US" w:eastAsia="zh-CN"/>
              </w:rPr>
              <w:t xml:space="preserve">Is a risk-based approach implemented during the change management process?</w:t>
            </w:r>
          </w:p>
          <w:p w14:paraId="362618B2">
            <w:pPr>
              <w:pStyle w:val="136"/>
              <w:rPr>
                <w:rFonts w:ascii="Arial" w:hAnsi="Arial" w:eastAsia="宋体"/>
                <w:sz w:val="22"/>
                <w:szCs w:val="22"/>
                <w:lang w:val="en-US" w:eastAsia="zh-CN"/>
              </w:rPr>
            </w:pPr>
          </w:p>
        </w:tc>
        <w:tc>
          <w:tcPr>
            <w:tcW w:w="621" w:type="dxa"/>
            <w:vAlign w:val="center"/>
          </w:tcPr>
          <w:p w14:paraId="736D94C6">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387E6B7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1AB44E9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23D21A82"/>
          <w:p w14:paraId="67CF7536">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ODC-CX-09 Human Resource Management Procedure, personnel/role changes require revision and approval of job descriptions; accreditation-related changes are notified to CNAS within 20 working days; retraining and reassessment are required upon role change, return after more than 6 months’ absence, or policy/procedure/technology change. The procedure does not explicitly use the wording “risk-based approach”. Per ODC-CX-10 Facility and Environmental Management Procedure, a laboratory safety risk assessment is performed annually and is re-performed when facilities change, with reference to the Risk Management Procedure. Change-triggered re-assessment reflects a risk-based approach.</w:t>
            </w:r>
            <w:r>
              <w:rPr>
                <w:rFonts w:hint="eastAsia" w:ascii="宋体" w:hAnsi="宋体" w:eastAsia="宋体" w:cs="宋体"/>
                <w:color w:val="0F1115"/>
                <w:sz w:val="24"/>
                <w:szCs w:val="24"/>
                <w:shd w:val="clear" w:color="auto" w:fill="FFFFFF"/>
                <w:lang w:eastAsia="zh-CN"/>
              </w:rPr>
              <w:t/>
            </w:r>
            <w:r>
              <w:rPr>
                <w:rFonts w:hint="eastAsia" w:ascii="宋体" w:hAnsi="宋体" w:eastAsia="宋体" w:cs="宋体"/>
                <w:b/>
                <w:bCs/>
                <w:color w:val="0F1115"/>
                <w:sz w:val="24"/>
                <w:szCs w:val="24"/>
                <w:shd w:val="clear" w:color="auto" w:fill="FFFFFF"/>
                <w:lang w:eastAsia="zh-CN"/>
              </w:rPr>
              <w:t/>
            </w:r>
            <w:r>
              <w:rPr>
                <w:rFonts w:hint="eastAsia" w:ascii="宋体" w:hAnsi="宋体" w:eastAsia="宋体" w:cs="宋体"/>
                <w:color w:val="0F1115"/>
                <w:sz w:val="24"/>
                <w:szCs w:val="24"/>
                <w:shd w:val="clear" w:color="auto" w:fill="FFFFFF"/>
                <w:lang w:eastAsia="zh-CN"/>
              </w:rPr>
              <w:t/>
            </w:r>
          </w:p>
          <w:p w14:paraId="0A187E84">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ODC-CX-12 Equipment Management Procedure, application and approval are required before return to use after repair, storage or transfer; after fault repair, calibration, IQC, comparison or retained-sample retest is selected according to the impact on analytical performance. Status labelling is qualified / restricted use / out of service. The procedure does not explicitly use the wording “risk-based approach”.</w:t>
            </w:r>
            <w:r>
              <w:rPr>
                <w:rFonts w:hint="eastAsia" w:ascii="宋体" w:hAnsi="宋体" w:eastAsia="宋体" w:cs="宋体"/>
                <w:color w:val="0F1115"/>
                <w:sz w:val="24"/>
                <w:szCs w:val="24"/>
                <w:shd w:val="clear" w:color="auto" w:fill="FFFFFF"/>
                <w:lang w:eastAsia="zh-CN"/>
              </w:rPr>
              <w:t/>
            </w:r>
          </w:p>
          <w:p w14:paraId="4B1FF8B7">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ODC-CX-14 Reagent and Consumable Management Procedure, supplier changes require re-evaluation; reagents/consumables of different lots/shipments shall be verified before use; nonconforming materials are returned and used as input to supplier evaluation; quality risk of materials within 2 months of expiry is assessed before return/exchange.</w:t>
            </w:r>
            <w:r>
              <w:rPr>
                <w:rFonts w:hint="eastAsia" w:ascii="宋体" w:hAnsi="宋体" w:eastAsia="宋体" w:cs="宋体"/>
                <w:color w:val="0F1115"/>
                <w:sz w:val="24"/>
                <w:szCs w:val="24"/>
                <w:shd w:val="clear" w:color="auto" w:fill="FFFFFF"/>
                <w:lang w:eastAsia="zh-CN"/>
              </w:rPr>
              <w:t/>
            </w:r>
          </w:p>
          <w:p w14:paraId="38F94F73">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ODC-CX-20 Selection, Verification and Validation of Examination Procedures, examination-procedure changes are approved on an Examination Procedure Change Approval Form; whether existing verification/validation protocols can be used is assessed; reagent upgrades, instrument updates and calibrator-traceability changes are verified as a new system; partial performance verification is required after events that severely affect analytical performance. The scope of verification is determined by the impact of the change, reflecting a risk-based approach.</w:t>
            </w:r>
            <w:r>
              <w:rPr>
                <w:rFonts w:hint="eastAsia" w:ascii="宋体" w:hAnsi="宋体" w:eastAsia="宋体" w:cs="宋体"/>
                <w:color w:val="0F1115"/>
                <w:sz w:val="24"/>
                <w:szCs w:val="24"/>
                <w:shd w:val="clear" w:color="auto" w:fill="FFFFFF"/>
                <w:lang w:eastAsia="zh-CN"/>
              </w:rPr>
              <w:t/>
            </w:r>
          </w:p>
          <w:p w14:paraId="442E79EC">
            <w:pPr>
              <w:autoSpaceDE w:val="0"/>
              <w:autoSpaceDN w:val="0"/>
              <w:adjustRightInd w:val="0"/>
              <w:spacing w:after="0" w:line="240" w:lineRule="auto"/>
              <w:rPr>
                <w:rFonts w:hint="eastAsia" w:ascii="宋体" w:hAnsi="宋体" w:eastAsia="宋体" w:cs="宋体"/>
                <w:i/>
                <w:color w:val="000000"/>
                <w:sz w:val="24"/>
                <w:szCs w:val="24"/>
                <w:lang w:eastAsia="nl-BE"/>
              </w:rPr>
            </w:pPr>
            <w:r>
              <w:rPr>
                <w:rFonts w:hint="eastAsia" w:ascii="宋体" w:hAnsi="宋体" w:eastAsia="宋体" w:cs="宋体"/>
                <w:b/>
                <w:bCs/>
                <w:color w:val="0F1115"/>
                <w:sz w:val="24"/>
                <w:szCs w:val="24"/>
                <w:shd w:val="clear" w:color="auto" w:fill="FFFFFF"/>
                <w:lang w:eastAsia="zh-CN"/>
              </w:rPr>
              <w:t xml:space="preserve">Per ODC-CX-33 Document Control Procedure, document revision and addition follow the Document Application Form for review by the original reviewer and approval/release by the approver. Risk grading is not defined, nor are risk-based review frequency or methods specified.</w:t>
            </w:r>
            <w:r>
              <w:rPr>
                <w:rFonts w:hint="eastAsia" w:ascii="宋体" w:hAnsi="宋体" w:eastAsia="宋体" w:cs="宋体"/>
                <w:color w:val="0F1115"/>
                <w:sz w:val="24"/>
                <w:szCs w:val="24"/>
                <w:shd w:val="clear" w:color="auto" w:fill="FFFFFF"/>
                <w:lang w:eastAsia="zh-CN"/>
              </w:rPr>
              <w:t/>
            </w:r>
          </w:p>
        </w:tc>
      </w:tr>
      <w:tr w14:paraId="6EBC7C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18" w:hRule="atLeast"/>
        </w:trPr>
        <w:tc>
          <w:tcPr>
            <w:tcW w:w="3707" w:type="dxa"/>
            <w:shd w:val="clear" w:color="auto" w:fill="F1F1F1" w:themeFill="background1" w:themeFillShade="F2"/>
            <w:vAlign w:val="center"/>
          </w:tcPr>
          <w:p w14:paraId="7E6B7871">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Is the change management process implemented throughout the company, relating to all activities (e.g. project changes, IT changes)?</w:t>
            </w:r>
          </w:p>
          <w:p w14:paraId="7DF2403F">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 </w:t>
            </w:r>
          </w:p>
        </w:tc>
        <w:tc>
          <w:tcPr>
            <w:tcW w:w="5387" w:type="dxa"/>
            <w:gridSpan w:val="4"/>
            <w:vAlign w:val="center"/>
          </w:tcPr>
          <w:p w14:paraId="4440595C">
            <w:pPr>
              <w:rPr>
                <w:lang w:eastAsia="zh-CN"/>
              </w:rPr>
            </w:pPr>
          </w:p>
          <w:p w14:paraId="56FC204D">
            <w:pPr>
              <w:autoSpaceDE w:val="0"/>
              <w:autoSpaceDN w:val="0"/>
              <w:adjustRightInd w:val="0"/>
              <w:spacing w:after="0" w:line="240" w:lineRule="auto"/>
              <w:rPr>
                <w:rFonts w:ascii="Arial" w:hAnsi="Arial" w:eastAsia="Calibri" w:cs="Arial"/>
                <w:i/>
                <w:color w:val="000000"/>
                <w:lang w:eastAsia="nl-BE"/>
              </w:rPr>
            </w:pPr>
            <w:r>
              <w:rPr>
                <w:rFonts w:hint="eastAsia" w:ascii="微软雅黑" w:hAnsi="微软雅黑" w:eastAsia="微软雅黑" w:cs="微软雅黑"/>
                <w:color w:val="0F1115"/>
                <w:sz w:val="24"/>
                <w:szCs w:val="24"/>
                <w:shd w:val="clear" w:color="auto" w:fill="FFFFFF"/>
                <w:lang w:eastAsia="zh-CN"/>
              </w:rPr>
              <w:t xml:space="preserve">The company implements unified change control. Change management is defined in multiple procedures covering documents (ODC-CX-33 Document Control Procedure), examination procedures (ODC-CX-20 Selection, Verification and Validation of Examination Procedures), IT systems (ODC-CX-30 Computer Hardware and Software Management Procedure), personnel (ODC-CX-09 Human Resource Management Procedure) and reagent suppliers (ODC-CX-14 Reagent and Consumable Management Procedure).</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p>
        </w:tc>
      </w:tr>
      <w:tr w14:paraId="26B99F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707" w:type="dxa"/>
            <w:shd w:val="clear" w:color="auto" w:fill="F1F1F1" w:themeFill="background1" w:themeFillShade="F2"/>
            <w:vAlign w:val="center"/>
          </w:tcPr>
          <w:p w14:paraId="4BBFA597">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Are all changes approved before execution?</w:t>
            </w:r>
          </w:p>
          <w:p w14:paraId="71917A77">
            <w:pPr>
              <w:pStyle w:val="136"/>
              <w:rPr>
                <w:rFonts w:ascii="Arial" w:hAnsi="Arial" w:eastAsia="宋体"/>
                <w:sz w:val="22"/>
                <w:szCs w:val="22"/>
                <w:lang w:val="en-US" w:eastAsia="zh-CN"/>
              </w:rPr>
            </w:pPr>
          </w:p>
        </w:tc>
        <w:tc>
          <w:tcPr>
            <w:tcW w:w="621" w:type="dxa"/>
            <w:vAlign w:val="center"/>
          </w:tcPr>
          <w:p w14:paraId="42056C62">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33B8D00A">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6049A7D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7A6BEF4"/>
          <w:p w14:paraId="58E19D34">
            <w:pPr>
              <w:autoSpaceDE w:val="0"/>
              <w:autoSpaceDN w:val="0"/>
              <w:adjustRightInd w:val="0"/>
              <w:spacing w:after="0" w:line="240" w:lineRule="auto"/>
              <w:rPr>
                <w:rFonts w:ascii="Arial" w:hAnsi="Arial" w:eastAsia="宋体" w:cs="Arial"/>
                <w:i/>
                <w:color w:val="000000"/>
                <w:lang w:eastAsia="zh-CN"/>
              </w:rPr>
            </w:pPr>
            <w:r>
              <w:rPr>
                <w:rFonts w:ascii="Segoe UI" w:hAnsi="Segoe UI" w:eastAsia="Segoe UI" w:cs="Segoe UI"/>
                <w:color w:val="0F1115"/>
                <w:sz w:val="24"/>
                <w:szCs w:val="24"/>
                <w:shd w:val="clear" w:color="auto" w:fill="FFFFFF"/>
                <w:lang w:eastAsia="zh-CN"/>
              </w:rPr>
              <w:t xml:space="preserve">Yes. All changes shall be approved by the designated approver before execution (per ODC-CX-33 Document Control Procedure; ODC-CX-20 Selection, Verification and Validation of Examination Procedures; ODC-CX-30 Computer Hardware and Software Management Procedure).</w:t>
            </w:r>
            <w:r>
              <w:rPr>
                <w:rFonts w:hint="eastAsia" w:ascii="微软雅黑" w:hAnsi="微软雅黑" w:eastAsia="微软雅黑" w:cs="微软雅黑"/>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xml:space="preserve"/>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xml:space="preserve"/>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p>
        </w:tc>
      </w:tr>
      <w:tr w14:paraId="7B3C70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248" w:hRule="atLeast"/>
        </w:trPr>
        <w:tc>
          <w:tcPr>
            <w:tcW w:w="3707" w:type="dxa"/>
            <w:shd w:val="clear" w:color="auto" w:fill="F1F1F1" w:themeFill="background1" w:themeFillShade="F2"/>
            <w:vAlign w:val="center"/>
          </w:tcPr>
          <w:p w14:paraId="42D7BBE3">
            <w:pPr>
              <w:pStyle w:val="136"/>
              <w:rPr>
                <w:rFonts w:ascii="Arial" w:hAnsi="Arial" w:eastAsia="宋体"/>
                <w:sz w:val="22"/>
                <w:szCs w:val="22"/>
                <w:highlight w:val="yellow"/>
                <w:lang w:val="en-US" w:eastAsia="zh-CN"/>
              </w:rPr>
            </w:pPr>
            <w:bookmarkStart w:id="3" w:name="OLE_LINK3"/>
            <w:r>
              <w:rPr>
                <w:rFonts w:hint="eastAsia" w:ascii="Times New Roman" w:hAnsi="Arial" w:eastAsia="微软雅黑"/>
                <w:sz w:val="22"/>
                <w:szCs w:val="22"/>
                <w:highlight w:val="yellow"/>
                <w:lang w:val="en-US" w:eastAsia="zh-CN"/>
              </w:rPr>
              <w:t xml:space="preserve">Are all changes managed in a system?</w:t>
            </w:r>
          </w:p>
          <w:bookmarkEnd w:id="3"/>
          <w:p w14:paraId="7AB26BEB">
            <w:pPr>
              <w:pStyle w:val="136"/>
              <w:rPr>
                <w:rFonts w:ascii="Arial" w:hAnsi="Arial" w:eastAsia="宋体"/>
                <w:sz w:val="22"/>
                <w:szCs w:val="22"/>
                <w:lang w:val="en-US" w:eastAsia="zh-CN"/>
              </w:rPr>
            </w:pPr>
          </w:p>
        </w:tc>
        <w:tc>
          <w:tcPr>
            <w:tcW w:w="621" w:type="dxa"/>
            <w:vAlign w:val="center"/>
          </w:tcPr>
          <w:p w14:paraId="7C85B5F4">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30B4BD23">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58AE5F6E">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B0B9B83">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ODC-CX-30 Computer Hardware and Software Management Procedure, software go-live/authorization uses the Computer Software Validation Record; new/changed tests use the System New Examination Item Application Form and System Examination Item Information Change Record; access-right changes use the Information System Access Rights Record; database changes use the Database Server Maintenance, Upgrade and Change Record. However, UPS maintenance, breakdown repair and workstation rounds still use paper forms and are not fully systematized.</w:t>
            </w:r>
            <w:r>
              <w:rPr>
                <w:rFonts w:hint="eastAsia" w:ascii="宋体" w:hAnsi="宋体" w:eastAsia="宋体" w:cs="宋体"/>
                <w:color w:val="0F1115"/>
                <w:sz w:val="24"/>
                <w:szCs w:val="24"/>
                <w:shd w:val="clear" w:color="auto" w:fill="FFFFFF"/>
                <w:lang w:eastAsia="zh-CN"/>
              </w:rPr>
              <w:t/>
            </w:r>
          </w:p>
          <w:p w14:paraId="5AAF3EE0">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ODC-CX-09 Human Resource Management Procedure, recruitment applications and personnel changes are processed via Administrative and HR; training plans, competency assessments and personnel files are paper forms.</w:t>
            </w:r>
            <w:r>
              <w:rPr>
                <w:rFonts w:hint="eastAsia" w:ascii="宋体" w:hAnsi="宋体" w:eastAsia="宋体" w:cs="宋体"/>
                <w:color w:val="0F1115"/>
                <w:sz w:val="24"/>
                <w:szCs w:val="24"/>
                <w:shd w:val="clear" w:color="auto" w:fill="FFFFFF"/>
                <w:lang w:eastAsia="zh-CN"/>
              </w:rPr>
              <w:t/>
            </w:r>
          </w:p>
          <w:p w14:paraId="3C744E03">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ODC-CX-10 Facility and Environmental Management Procedure, facility/environment out-of-control records, temperature/humidity records, water-quality monitoring, housekeeping checks and visitor registers are paper records.</w:t>
            </w:r>
            <w:r>
              <w:rPr>
                <w:rFonts w:hint="eastAsia" w:ascii="宋体" w:hAnsi="宋体" w:eastAsia="宋体" w:cs="宋体"/>
                <w:color w:val="0F1115"/>
                <w:sz w:val="24"/>
                <w:szCs w:val="24"/>
                <w:shd w:val="clear" w:color="auto" w:fill="FFFFFF"/>
                <w:lang w:eastAsia="zh-CN"/>
              </w:rPr>
              <w:t/>
            </w:r>
          </w:p>
          <w:p w14:paraId="798C49E3">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ODC-CX-12 Equipment Management Procedure, equipment procurement follows OA application under the External Service and Supply Management Procedure; equipment status labelling, acceptance, repair, calibration and decommissioning/scrapping use paper forms.</w:t>
            </w:r>
            <w:r>
              <w:rPr>
                <w:rFonts w:hint="eastAsia" w:ascii="宋体" w:hAnsi="宋体" w:eastAsia="宋体" w:cs="宋体"/>
                <w:color w:val="0F1115"/>
                <w:sz w:val="24"/>
                <w:szCs w:val="24"/>
                <w:shd w:val="clear" w:color="auto" w:fill="FFFFFF"/>
                <w:lang w:eastAsia="zh-CN"/>
              </w:rPr>
              <w:t/>
            </w:r>
          </w:p>
          <w:p w14:paraId="4D5DC080">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ODC-CX-14 Reagent and Consumable Management Procedure, purchase requests go through the OA system; inbound, outbound and inventory use the “reagent and consumable intelligent management system”; paper forms are used only when the system is unavailable. Acceptance, QC, scrapping and returns still use paper forms.</w:t>
            </w:r>
            <w:r>
              <w:rPr>
                <w:rFonts w:hint="eastAsia" w:ascii="宋体" w:hAnsi="宋体" w:eastAsia="宋体" w:cs="宋体"/>
                <w:color w:val="0F1115"/>
                <w:sz w:val="24"/>
                <w:szCs w:val="24"/>
                <w:shd w:val="clear" w:color="auto" w:fill="FFFFFF"/>
                <w:lang w:eastAsia="zh-CN"/>
              </w:rPr>
              <w:t/>
            </w:r>
          </w:p>
          <w:p w14:paraId="2B485A42">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ODC-CX-20 Selection, Verification and Validation of Examination Procedures, examination-procedure change requests are raised in OA; reagent purchases for new projects are requested in OA. However, the Examination Procedure Change Approval Form, New Technology and New Project Initiation Review Form and performance verification reports remain paper/file-based.</w:t>
            </w:r>
            <w:r>
              <w:rPr>
                <w:rFonts w:hint="eastAsia" w:ascii="宋体" w:hAnsi="宋体" w:eastAsia="宋体" w:cs="宋体"/>
                <w:color w:val="0F1115"/>
                <w:sz w:val="24"/>
                <w:szCs w:val="24"/>
                <w:shd w:val="clear" w:color="auto" w:fill="FFFFFF"/>
                <w:lang w:eastAsia="zh-CN"/>
              </w:rPr>
              <w:t/>
            </w:r>
          </w:p>
          <w:p w14:paraId="648EF8AF">
            <w:pPr>
              <w:rPr>
                <w:lang w:eastAsia="zh-CN"/>
              </w:rPr>
            </w:pPr>
            <w:r>
              <w:rPr>
                <w:rFonts w:hint="eastAsia" w:ascii="宋体" w:hAnsi="宋体" w:eastAsia="宋体" w:cs="宋体"/>
                <w:b/>
                <w:bCs/>
                <w:color w:val="0F1115"/>
                <w:sz w:val="24"/>
                <w:szCs w:val="24"/>
                <w:shd w:val="clear" w:color="auto" w:fill="FFFFFF"/>
                <w:lang w:eastAsia="zh-CN"/>
              </w:rPr>
              <w:t xml:space="preserve">Per ODC-CX-33 Document Control Procedure, document revision, addition, review, issue, retrieval, destruction and loan all use paper forms (Document Application Form, Document Change Register, Document Destruction Application and Record, etc.); electronic copies are stored only on designated computers.</w:t>
            </w:r>
            <w:r>
              <w:rPr>
                <w:rFonts w:hint="eastAsia" w:ascii="宋体" w:hAnsi="宋体" w:eastAsia="宋体" w:cs="宋体"/>
                <w:color w:val="0F1115"/>
                <w:sz w:val="24"/>
                <w:szCs w:val="24"/>
                <w:shd w:val="clear" w:color="auto" w:fill="FFFFFF"/>
                <w:lang w:eastAsia="zh-CN"/>
              </w:rPr>
              <w:t/>
            </w:r>
          </w:p>
          <w:p w14:paraId="41CABFEC">
            <w:pPr>
              <w:autoSpaceDE w:val="0"/>
              <w:autoSpaceDN w:val="0"/>
              <w:adjustRightInd w:val="0"/>
              <w:spacing w:after="0" w:line="240" w:lineRule="auto"/>
              <w:rPr>
                <w:rFonts w:hint="eastAsia" w:ascii="宋体" w:hAnsi="宋体" w:eastAsia="宋体" w:cs="宋体"/>
                <w:i/>
                <w:color w:val="000000"/>
                <w:sz w:val="24"/>
                <w:szCs w:val="24"/>
                <w:lang w:eastAsia="nl-BE"/>
              </w:rPr>
            </w:pPr>
          </w:p>
        </w:tc>
      </w:tr>
      <w:tr w14:paraId="06EA37E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11" w:hRule="atLeast"/>
        </w:trPr>
        <w:tc>
          <w:tcPr>
            <w:tcW w:w="3707" w:type="dxa"/>
            <w:shd w:val="clear" w:color="auto" w:fill="F1F1F1" w:themeFill="background1" w:themeFillShade="F2"/>
            <w:vAlign w:val="center"/>
          </w:tcPr>
          <w:p w14:paraId="394F0F3F">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Is an effectiveness review performed after finalization of changes?</w:t>
            </w:r>
          </w:p>
          <w:p w14:paraId="5DA587CD">
            <w:pPr>
              <w:pStyle w:val="136"/>
              <w:rPr>
                <w:rFonts w:ascii="Arial" w:hAnsi="Arial" w:eastAsia="宋体"/>
                <w:sz w:val="22"/>
                <w:szCs w:val="22"/>
                <w:lang w:val="en-US" w:eastAsia="zh-CN"/>
              </w:rPr>
            </w:pPr>
          </w:p>
        </w:tc>
        <w:tc>
          <w:tcPr>
            <w:tcW w:w="621" w:type="dxa"/>
            <w:vAlign w:val="center"/>
          </w:tcPr>
          <w:p w14:paraId="38B4284C">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6F95324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1465D507">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78FBE0ED"/>
          <w:p w14:paraId="2F08707A">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ODC-CX-09 Human Resource Management Procedure, upon role change, return after more than 6 months’ absence, or policy/procedure/technology change, personnel shall be retrained and reassessed and may resume duty only after qualification, with records.</w:t>
            </w:r>
            <w:r>
              <w:rPr>
                <w:rFonts w:hint="eastAsia" w:ascii="宋体" w:hAnsi="宋体" w:eastAsia="宋体" w:cs="宋体"/>
                <w:color w:val="0F1115"/>
                <w:sz w:val="24"/>
                <w:szCs w:val="24"/>
                <w:shd w:val="clear" w:color="auto" w:fill="FFFFFF"/>
                <w:lang w:eastAsia="zh-CN"/>
              </w:rPr>
              <w:t/>
            </w:r>
          </w:p>
          <w:p w14:paraId="54EFDEF7">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ODC-CX-10 Facility and Environmental Management Procedure, a laboratory safety risk assessment is performed annually and is re-performed when facilities change (4.5); environmental out-of-control handling shall be recorded and followed up.</w:t>
            </w:r>
            <w:r>
              <w:rPr>
                <w:rFonts w:hint="eastAsia" w:ascii="宋体" w:hAnsi="宋体" w:eastAsia="宋体" w:cs="宋体"/>
                <w:color w:val="0F1115"/>
                <w:sz w:val="24"/>
                <w:szCs w:val="24"/>
                <w:shd w:val="clear" w:color="auto" w:fill="FFFFFF"/>
                <w:lang w:eastAsia="zh-CN"/>
              </w:rPr>
              <w:t/>
            </w:r>
            <w:r>
              <w:rPr>
                <w:rFonts w:hint="eastAsia" w:ascii="宋体" w:hAnsi="宋体" w:eastAsia="宋体" w:cs="宋体"/>
                <w:b/>
                <w:bCs/>
                <w:color w:val="0F1115"/>
                <w:sz w:val="24"/>
                <w:szCs w:val="24"/>
                <w:shd w:val="clear" w:color="auto" w:fill="FFFFFF"/>
                <w:lang w:eastAsia="zh-CN"/>
              </w:rPr>
              <w:t/>
            </w:r>
            <w:r>
              <w:rPr>
                <w:rFonts w:hint="eastAsia" w:ascii="宋体" w:hAnsi="宋体" w:eastAsia="宋体" w:cs="宋体"/>
                <w:color w:val="0F1115"/>
                <w:sz w:val="24"/>
                <w:szCs w:val="24"/>
                <w:shd w:val="clear" w:color="auto" w:fill="FFFFFF"/>
                <w:lang w:eastAsia="zh-CN"/>
              </w:rPr>
              <w:t/>
            </w:r>
          </w:p>
          <w:p w14:paraId="35887C0C">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ODC-CX-12 Equipment Management Procedure, after repair, return from storage or transfer, the technical group leader shall apply; after review by the Technical Director and approval by the Laboratory Director the equipment may be placed in service. After fault repair, the cause is analysed and calibration, IQC, comparison or retained-sample retest is performed according to impact.</w:t>
            </w:r>
            <w:r>
              <w:rPr>
                <w:rFonts w:hint="eastAsia" w:ascii="宋体" w:hAnsi="宋体" w:eastAsia="宋体" w:cs="宋体"/>
                <w:color w:val="0F1115"/>
                <w:sz w:val="24"/>
                <w:szCs w:val="24"/>
                <w:shd w:val="clear" w:color="auto" w:fill="FFFFFF"/>
                <w:lang w:eastAsia="zh-CN"/>
              </w:rPr>
              <w:t/>
            </w:r>
          </w:p>
          <w:p w14:paraId="1C169FFE">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ODC-CX-14 Reagent and Consumable Management Procedure, when the supplier changes, the new supplier shall pass evaluation before being added to the supplier list; reagents/consumables of different lots/shipments shall be verified before use; nonconforming materials are returned and used as input to supplier evaluation.</w:t>
            </w:r>
            <w:r>
              <w:rPr>
                <w:rFonts w:hint="eastAsia" w:ascii="宋体" w:hAnsi="宋体" w:eastAsia="宋体" w:cs="宋体"/>
                <w:color w:val="0F1115"/>
                <w:sz w:val="24"/>
                <w:szCs w:val="24"/>
                <w:shd w:val="clear" w:color="auto" w:fill="FFFFFF"/>
                <w:lang w:eastAsia="zh-CN"/>
              </w:rPr>
              <w:t/>
            </w:r>
          </w:p>
          <w:p w14:paraId="63CAEA06">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ODC-CX-20 Selection, Verification and Validation of Examination Procedures, examination-procedure changes require an Examination Procedure Change Approval Form, reviewed by the Technical Director or Quality Responsible Person and approved by the Laboratory Director. The technical group leader assesses whether existing verification/validation protocols can be used; re-verification or validation is required after the change.</w:t>
            </w:r>
            <w:r>
              <w:rPr>
                <w:rFonts w:hint="eastAsia" w:ascii="宋体" w:hAnsi="宋体" w:eastAsia="宋体" w:cs="宋体"/>
                <w:color w:val="0F1115"/>
                <w:sz w:val="24"/>
                <w:szCs w:val="24"/>
                <w:shd w:val="clear" w:color="auto" w:fill="FFFFFF"/>
                <w:lang w:eastAsia="zh-CN"/>
              </w:rPr>
              <w:t/>
            </w:r>
          </w:p>
          <w:p w14:paraId="0C35BCCB">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ODC-CX-30 Computer Hardware and Software Management Procedure, software is tested and confirmed in writing by the Laboratory Director before go-live; after new/changed tests, the applicant and Laboratory Director sign confirmation; access-right changes are signed, enabled in the system and archived.</w:t>
            </w:r>
            <w:r>
              <w:rPr>
                <w:rFonts w:hint="eastAsia" w:ascii="宋体" w:hAnsi="宋体" w:eastAsia="宋体" w:cs="宋体"/>
                <w:color w:val="0F1115"/>
                <w:sz w:val="24"/>
                <w:szCs w:val="24"/>
                <w:shd w:val="clear" w:color="auto" w:fill="FFFFFF"/>
                <w:lang w:eastAsia="zh-CN"/>
              </w:rPr>
              <w:t/>
            </w:r>
          </w:p>
          <w:p w14:paraId="154BC662">
            <w:pPr>
              <w:autoSpaceDE w:val="0"/>
              <w:autoSpaceDN w:val="0"/>
              <w:adjustRightInd w:val="0"/>
              <w:spacing w:after="0" w:line="240" w:lineRule="auto"/>
              <w:rPr>
                <w:rFonts w:hint="eastAsia" w:ascii="宋体" w:hAnsi="宋体" w:eastAsia="宋体" w:cs="宋体"/>
                <w:b/>
                <w:bCs/>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Per ODC-CX-33 Document Control Procedure, document revisions are reviewed by the original reviewer and approved/released by the designated approver. After review results are confirmed, the document administrator prepares the Annual Document Review Record and arranges revision after approval.</w:t>
            </w:r>
            <w:r>
              <w:rPr>
                <w:rFonts w:hint="eastAsia" w:ascii="宋体" w:hAnsi="宋体" w:eastAsia="宋体" w:cs="宋体"/>
                <w:color w:val="0F1115"/>
                <w:sz w:val="24"/>
                <w:szCs w:val="24"/>
                <w:shd w:val="clear" w:color="auto" w:fill="FFFFFF"/>
                <w:lang w:eastAsia="zh-CN"/>
              </w:rPr>
              <w:t/>
            </w:r>
          </w:p>
        </w:tc>
      </w:tr>
      <w:tr w14:paraId="209572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11" w:hRule="atLeast"/>
        </w:trPr>
        <w:tc>
          <w:tcPr>
            <w:tcW w:w="3707" w:type="dxa"/>
            <w:shd w:val="clear" w:color="auto" w:fill="F1F1F1" w:themeFill="background1" w:themeFillShade="F2"/>
            <w:vAlign w:val="center"/>
          </w:tcPr>
          <w:p w14:paraId="7E7801FC">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Is an effectiveness review performed after finalization of changes?</w:t>
            </w:r>
          </w:p>
          <w:p w14:paraId="286C5B96">
            <w:pPr>
              <w:pStyle w:val="136"/>
              <w:rPr>
                <w:rFonts w:ascii="Arial" w:hAnsi="Arial" w:eastAsia="宋体"/>
                <w:sz w:val="22"/>
                <w:szCs w:val="22"/>
                <w:lang w:val="en-US" w:eastAsia="zh-CN"/>
              </w:rPr>
            </w:pPr>
          </w:p>
        </w:tc>
        <w:tc>
          <w:tcPr>
            <w:tcW w:w="621" w:type="dxa"/>
            <w:vAlign w:val="center"/>
          </w:tcPr>
          <w:p w14:paraId="762195C7">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1C373FAA">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9BDBAE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5A4046D"/>
          <w:p w14:paraId="6B60625B">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ODC-CX-30 Computer Hardware and Software Management Procedure: software is tested and confirmed by the Laboratory Director before go-live; after new/changed tests the applicant and Laboratory Director sign confirmation; access-right changes are signed, enabled and archived.</w:t>
            </w:r>
            <w:r>
              <w:rPr>
                <w:rFonts w:hint="eastAsia" w:ascii="宋体" w:hAnsi="宋体" w:eastAsia="宋体" w:cs="宋体"/>
                <w:color w:val="0F1115"/>
                <w:sz w:val="24"/>
                <w:szCs w:val="24"/>
                <w:shd w:val="clear" w:color="auto" w:fill="FFFFFF"/>
                <w:lang w:eastAsia="zh-CN"/>
              </w:rPr>
              <w:t/>
            </w:r>
          </w:p>
          <w:p w14:paraId="54CBC5E0">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ODC-CX-09 Human Resource Management Procedure: upon role change, return after more than 6 months’ absence, or policy/procedure/technology change, personnel shall be retrained and reassessed and may resume duty only after qualification.</w:t>
            </w:r>
            <w:r>
              <w:rPr>
                <w:rFonts w:hint="eastAsia" w:ascii="宋体" w:hAnsi="宋体" w:eastAsia="宋体" w:cs="宋体"/>
                <w:color w:val="0F1115"/>
                <w:sz w:val="24"/>
                <w:szCs w:val="24"/>
                <w:shd w:val="clear" w:color="auto" w:fill="FFFFFF"/>
                <w:lang w:eastAsia="zh-CN"/>
              </w:rPr>
              <w:t/>
            </w:r>
          </w:p>
          <w:p w14:paraId="6FA63ACA">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ODC-CX-10 Facility and Environmental Management Procedure: a laboratory safety risk assessment is performed annually and is re-performed when facilities change, with reference to the Risk Management Procedure.</w:t>
            </w:r>
            <w:r>
              <w:rPr>
                <w:rFonts w:hint="eastAsia" w:ascii="宋体" w:hAnsi="宋体" w:eastAsia="宋体" w:cs="宋体"/>
                <w:color w:val="0F1115"/>
                <w:sz w:val="24"/>
                <w:szCs w:val="24"/>
                <w:shd w:val="clear" w:color="auto" w:fill="FFFFFF"/>
                <w:lang w:eastAsia="zh-CN"/>
              </w:rPr>
              <w:t/>
            </w:r>
          </w:p>
          <w:p w14:paraId="374260BA">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ODC-CX-12 Equipment Management Procedure: after repair, return from storage or transfer, equipment may be used only after application by the technical group, review by the Technical Director and approval by the Laboratory Director; after fault repair, calibration, IQC, comparison or retained-sample retest is performed according to impact.</w:t>
            </w:r>
            <w:r>
              <w:rPr>
                <w:rFonts w:hint="eastAsia" w:ascii="宋体" w:hAnsi="宋体" w:eastAsia="宋体" w:cs="宋体"/>
                <w:color w:val="0F1115"/>
                <w:sz w:val="24"/>
                <w:szCs w:val="24"/>
                <w:shd w:val="clear" w:color="auto" w:fill="FFFFFF"/>
                <w:lang w:eastAsia="zh-CN"/>
              </w:rPr>
              <w:t/>
            </w:r>
          </w:p>
          <w:p w14:paraId="6668D540">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ODC-CX-14 Reagent and Consumable Management Procedure: when the supplier changes, the new supplier shall pass evaluation before being added to the supplier list; reagents/consumables of different lots/shipments shall be verified before use.</w:t>
            </w:r>
            <w:r>
              <w:rPr>
                <w:rFonts w:hint="eastAsia" w:ascii="宋体" w:hAnsi="宋体" w:eastAsia="宋体" w:cs="宋体"/>
                <w:color w:val="0F1115"/>
                <w:sz w:val="24"/>
                <w:szCs w:val="24"/>
                <w:shd w:val="clear" w:color="auto" w:fill="FFFFFF"/>
                <w:lang w:eastAsia="zh-CN"/>
              </w:rPr>
              <w:t/>
            </w:r>
          </w:p>
          <w:p w14:paraId="36E870D7">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 xml:space="preserve">ODC-CX-20 Selection, Verification and Validation of Examination Procedures: examination-procedure changes require an Examination Procedure Change Approval Form, reviewed by the Technical Director or Quality Responsible Person and approved by the Laboratory Director; re-verification or validation is required after the change; examination-procedure performance is reviewed annually.</w:t>
            </w:r>
            <w:r>
              <w:rPr>
                <w:rFonts w:hint="eastAsia" w:ascii="宋体" w:hAnsi="宋体" w:eastAsia="宋体" w:cs="宋体"/>
                <w:color w:val="0F1115"/>
                <w:sz w:val="24"/>
                <w:szCs w:val="24"/>
                <w:shd w:val="clear" w:color="auto" w:fill="FFFFFF"/>
                <w:lang w:eastAsia="zh-CN"/>
              </w:rPr>
              <w:t/>
            </w:r>
          </w:p>
          <w:p w14:paraId="66FCCF90">
            <w:pPr>
              <w:autoSpaceDE w:val="0"/>
              <w:autoSpaceDN w:val="0"/>
              <w:adjustRightInd w:val="0"/>
              <w:spacing w:after="0" w:line="240" w:lineRule="auto"/>
              <w:rPr>
                <w:rFonts w:hint="eastAsia" w:ascii="宋体" w:hAnsi="宋体" w:eastAsia="宋体" w:cs="宋体"/>
                <w:i/>
                <w:color w:val="000000"/>
                <w:sz w:val="24"/>
                <w:szCs w:val="24"/>
                <w:lang w:eastAsia="nl-BE"/>
              </w:rPr>
            </w:pPr>
            <w:r>
              <w:rPr>
                <w:rFonts w:hint="eastAsia" w:ascii="宋体" w:hAnsi="宋体" w:eastAsia="宋体" w:cs="宋体"/>
                <w:b/>
                <w:bCs/>
                <w:color w:val="0F1115"/>
                <w:sz w:val="24"/>
                <w:szCs w:val="24"/>
                <w:shd w:val="clear" w:color="auto" w:fill="FFFFFF"/>
                <w:lang w:eastAsia="zh-CN"/>
              </w:rPr>
              <w:t xml:space="preserve">ODC-CX-33 Document Control Procedure: document revisions are reviewed by the original reviewer and approved/released by the designated approver; after review results are confirmed, the document administrator prepares the Annual Document Review Record and arranges revision after approval.</w:t>
            </w:r>
            <w:r>
              <w:rPr>
                <w:rFonts w:hint="eastAsia" w:ascii="宋体" w:hAnsi="宋体" w:eastAsia="宋体" w:cs="宋体"/>
                <w:color w:val="0F1115"/>
                <w:sz w:val="24"/>
                <w:szCs w:val="24"/>
                <w:shd w:val="clear" w:color="auto" w:fill="FFFFFF"/>
                <w:lang w:eastAsia="zh-CN"/>
              </w:rPr>
              <w:t/>
            </w:r>
          </w:p>
        </w:tc>
      </w:tr>
    </w:tbl>
    <w:p w14:paraId="73CC0EAA">
      <w:pPr>
        <w:rPr>
          <w:rFonts w:ascii="Arial" w:hAnsi="Arial" w:cs="Arial"/>
          <w:lang w:eastAsia="zh-CN"/>
        </w:rPr>
      </w:pPr>
    </w:p>
    <w:tbl>
      <w:tblPr>
        <w:tblStyle w:val="33"/>
        <w:tblpPr w:leftFromText="180" w:rightFromText="180" w:vertAnchor="text" w:horzAnchor="page" w:tblpX="1438" w:tblpY="240"/>
        <w:tblOverlap w:val="never"/>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820"/>
        <w:gridCol w:w="621"/>
        <w:gridCol w:w="640"/>
        <w:gridCol w:w="730"/>
        <w:gridCol w:w="3300"/>
      </w:tblGrid>
      <w:tr w14:paraId="1E17A1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9111" w:type="dxa"/>
            <w:gridSpan w:val="5"/>
            <w:shd w:val="clear" w:color="auto" w:fill="F1F1F1" w:themeFill="background1" w:themeFillShade="F2"/>
            <w:vAlign w:val="center"/>
          </w:tcPr>
          <w:p w14:paraId="2950E7E8">
            <w:pPr>
              <w:pStyle w:val="133"/>
              <w:numPr>
                <w:ilvl w:val="255"/>
                <w:numId w:val="0"/>
              </w:numPr>
            </w:pPr>
            <w:r>
              <w:rPr>
                <w:rFonts w:hint="eastAsia"/>
                <w:lang w:eastAsia="zh-CN"/>
              </w:rPr>
              <w:t xml:space="preserve">9. SYSTEM VALIDATION</w:t>
            </w:r>
          </w:p>
        </w:tc>
      </w:tr>
      <w:tr w14:paraId="15678C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3820" w:type="dxa"/>
            <w:vAlign w:val="center"/>
          </w:tcPr>
          <w:p w14:paraId="0BB35E9E">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 xml:space="preserve">Question</w:t>
            </w:r>
          </w:p>
        </w:tc>
        <w:tc>
          <w:tcPr>
            <w:tcW w:w="621" w:type="dxa"/>
            <w:vAlign w:val="center"/>
          </w:tcPr>
          <w:p w14:paraId="72E7C2A5">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 xml:space="preserve">Yes</w:t>
            </w:r>
          </w:p>
        </w:tc>
        <w:tc>
          <w:tcPr>
            <w:tcW w:w="640" w:type="dxa"/>
            <w:vAlign w:val="center"/>
          </w:tcPr>
          <w:p w14:paraId="0AB74712">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 xml:space="preserve">No</w:t>
            </w:r>
          </w:p>
        </w:tc>
        <w:tc>
          <w:tcPr>
            <w:tcW w:w="730" w:type="dxa"/>
            <w:vAlign w:val="center"/>
          </w:tcPr>
          <w:p w14:paraId="4AD9C373">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N/A</w:t>
            </w:r>
          </w:p>
        </w:tc>
        <w:tc>
          <w:tcPr>
            <w:tcW w:w="3300" w:type="dxa"/>
            <w:vAlign w:val="center"/>
          </w:tcPr>
          <w:p w14:paraId="4DC57A5F">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 xml:space="preserve">Comments / specification</w:t>
            </w:r>
          </w:p>
        </w:tc>
      </w:tr>
      <w:tr w14:paraId="6DF10CF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58" w:hRule="atLeast"/>
          <w:tblHeader/>
        </w:trPr>
        <w:tc>
          <w:tcPr>
            <w:tcW w:w="3820" w:type="dxa"/>
            <w:shd w:val="clear" w:color="auto" w:fill="F1F1F1" w:themeFill="background1" w:themeFillShade="F2"/>
            <w:vAlign w:val="center"/>
          </w:tcPr>
          <w:p w14:paraId="3150601D">
            <w:pPr>
              <w:spacing w:after="0" w:line="240" w:lineRule="auto"/>
              <w:rPr>
                <w:rFonts w:ascii="Arial" w:hAnsi="Arial" w:eastAsia="宋体" w:cs="Arial"/>
                <w:lang w:eastAsia="zh-CN"/>
              </w:rPr>
            </w:pPr>
            <w:r>
              <w:rPr>
                <w:rFonts w:hint="eastAsia" w:ascii="Times New Roman" w:hAnsi="Arial" w:eastAsia="微软雅黑" w:cs="Arial"/>
                <w:lang w:eastAsia="zh-CN"/>
              </w:rPr>
              <w:t xml:space="preserve">Does the business conduct validation of systems to ensure accuracy, reliability, consistent intended performance, and the ability to discern invalid or altered records?</w:t>
            </w:r>
          </w:p>
        </w:tc>
        <w:tc>
          <w:tcPr>
            <w:tcW w:w="621" w:type="dxa"/>
            <w:vAlign w:val="center"/>
          </w:tcPr>
          <w:p w14:paraId="6790F6D7">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16F5CA68">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0DCCCC22">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3E043074"/>
          <w:p w14:paraId="087F773E">
            <w:pPr>
              <w:autoSpaceDE w:val="0"/>
              <w:autoSpaceDN w:val="0"/>
              <w:adjustRightInd w:val="0"/>
              <w:spacing w:after="0" w:line="240" w:lineRule="auto"/>
              <w:rPr>
                <w:rFonts w:ascii="Arial" w:hAnsi="Arial" w:eastAsia="Calibri" w:cs="Arial"/>
                <w:i/>
                <w:color w:val="000000"/>
                <w:lang w:eastAsia="nl-BE"/>
              </w:rPr>
            </w:pPr>
            <w:del w:id="134" w:author="庞怡璟 [2]" w:date="2026-09-14T16:51:06Z">
              <w:r>
                <w:rPr>
                  <w:rFonts w:hint="eastAsia" w:ascii="宋体" w:hAnsi="宋体" w:eastAsia="宋体" w:cs="宋体"/>
                  <w:color w:val="0F1115"/>
                  <w:sz w:val="24"/>
                  <w:szCs w:val="24"/>
                  <w:shd w:val="clear" w:color="auto" w:fill="FFFFFF"/>
                  <w:lang w:val="en-US" w:eastAsia="zh-CN"/>
                  <w:rPrChange w:id="135" w:author="庞怡璟 [2]" w:date="2026-09-14T16:51:31Z">
                    <w:rPr>
                      <w:rFonts w:hint="default" w:ascii="微软雅黑" w:hAnsi="微软雅黑" w:eastAsia="微软雅黑" w:cs="微软雅黑"/>
                      <w:color w:val="0F1115"/>
                      <w:sz w:val="24"/>
                      <w:szCs w:val="24"/>
                      <w:shd w:val="clear" w:color="auto" w:fill="FFFFFF"/>
                      <w:lang w:val="en-US" w:eastAsia="zh-CN"/>
                    </w:rPr>
                  </w:rPrChange>
                </w:rPr>
                <w:delText>硬件按</w:delText>
              </w:r>
            </w:del>
            <w:ins w:id="136" w:author="庞怡璟 [2]" w:date="2026-09-14T16:51:09Z">
              <w:r>
                <w:rPr>
                  <w:rFonts w:hint="eastAsia" w:ascii="宋体" w:hAnsi="宋体" w:eastAsia="宋体" w:cs="宋体"/>
                  <w:color w:val="0F1115"/>
                  <w:sz w:val="24"/>
                  <w:szCs w:val="24"/>
                  <w:shd w:val="clear" w:color="auto" w:fill="FFFFFF"/>
                  <w:lang w:val="en-US" w:eastAsia="zh-CN"/>
                  <w:rPrChange w:id="137" w:author="庞怡璟 [2]" w:date="2026-09-14T16:51:31Z">
                    <w:rPr>
                      <w:rFonts w:hint="eastAsia" w:ascii="微软雅黑" w:hAnsi="微软雅黑" w:eastAsia="微软雅黑" w:cs="微软雅黑"/>
                      <w:color w:val="0F1115"/>
                      <w:sz w:val="24"/>
                      <w:szCs w:val="24"/>
                      <w:shd w:val="clear" w:color="auto" w:fill="FFFFFF"/>
                      <w:lang w:val="en-US" w:eastAsia="zh-CN"/>
                    </w:rPr>
                  </w:rPrChange>
                </w:rPr>
                <w:t xml:space="preserve">Per ODC-CX-12 Equipment Management Procedure, engineers install, commission, verify and calibrate instruments. After acceptance, the manufacturer’s engineer completes an installation report and issues a verification/calibration certificate. Paper records use strikethrough corrections with signature/annotation to prevent tampering and remain traceable for 25 years.</w:t>
              </w:r>
            </w:ins>
            <w:ins w:id="138" w:author="庞怡璟 [2]" w:date="2026-09-14T16:48:29Z">
              <w:r>
                <w:rPr>
                  <w:rFonts w:hint="eastAsia" w:ascii="宋体" w:hAnsi="宋体" w:eastAsia="宋体" w:cs="宋体"/>
                  <w:color w:val="0F1115"/>
                  <w:sz w:val="24"/>
                  <w:szCs w:val="24"/>
                  <w:shd w:val="clear" w:color="auto" w:fill="FFFFFF"/>
                  <w:lang w:val="en-US" w:eastAsia="zh-CN"/>
                  <w:rPrChange w:id="139"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40" w:author="庞怡璟 [2]" w:date="2026-09-14T16:48:32Z">
              <w:r>
                <w:rPr>
                  <w:rFonts w:hint="eastAsia" w:ascii="宋体" w:hAnsi="宋体" w:eastAsia="宋体" w:cs="宋体"/>
                  <w:color w:val="0F1115"/>
                  <w:sz w:val="24"/>
                  <w:szCs w:val="24"/>
                  <w:shd w:val="clear" w:color="auto" w:fill="FFFFFF"/>
                  <w:lang w:val="en-US" w:eastAsia="zh-CN"/>
                  <w:rPrChange w:id="141"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42" w:author="庞怡璟 [2]" w:date="2026-09-14T16:49:46Z">
              <w:r>
                <w:rPr>
                  <w:rFonts w:hint="eastAsia" w:ascii="宋体" w:hAnsi="宋体" w:eastAsia="宋体" w:cs="宋体"/>
                  <w:color w:val="0F1115"/>
                  <w:sz w:val="24"/>
                  <w:szCs w:val="24"/>
                  <w:shd w:val="clear" w:color="auto" w:fill="FFFFFF"/>
                  <w:lang w:val="en-US" w:eastAsia="zh-CN"/>
                  <w:rPrChange w:id="143"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44" w:author="庞怡璟 [2]" w:date="2026-09-14T16:49:47Z">
              <w:r>
                <w:rPr>
                  <w:rFonts w:hint="eastAsia" w:ascii="宋体" w:hAnsi="宋体" w:eastAsia="宋体" w:cs="宋体"/>
                  <w:color w:val="0F1115"/>
                  <w:sz w:val="24"/>
                  <w:szCs w:val="24"/>
                  <w:shd w:val="clear" w:color="auto" w:fill="FFFFFF"/>
                  <w:lang w:val="en-US" w:eastAsia="zh-CN"/>
                  <w:rPrChange w:id="145"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46" w:author="庞怡璟 [2]" w:date="2026-09-14T16:49:43Z">
              <w:r>
                <w:rPr>
                  <w:rFonts w:hint="eastAsia" w:ascii="宋体" w:hAnsi="宋体" w:eastAsia="宋体" w:cs="宋体"/>
                  <w:color w:val="0F1115"/>
                  <w:sz w:val="24"/>
                  <w:szCs w:val="24"/>
                  <w:shd w:val="clear" w:color="auto" w:fill="FFFFFF"/>
                  <w:lang w:val="en-US" w:eastAsia="zh-CN"/>
                  <w:rPrChange w:id="147"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48" w:author="庞怡璟 [2]" w:date="2026-09-14T16:49:33Z">
              <w:r>
                <w:rPr>
                  <w:rFonts w:hint="eastAsia" w:ascii="宋体" w:hAnsi="宋体" w:eastAsia="宋体" w:cs="宋体"/>
                  <w:color w:val="0F1115"/>
                  <w:sz w:val="24"/>
                  <w:szCs w:val="24"/>
                  <w:shd w:val="clear" w:color="auto" w:fill="FFFFFF"/>
                  <w:lang w:val="en-US" w:eastAsia="zh-CN"/>
                  <w:rPrChange w:id="149"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50" w:author="庞怡璟 [2]" w:date="2026-09-14T16:49:40Z">
              <w:r>
                <w:rPr>
                  <w:rFonts w:hint="eastAsia" w:ascii="宋体" w:hAnsi="宋体" w:eastAsia="宋体" w:cs="宋体"/>
                  <w:color w:val="0F1115"/>
                  <w:sz w:val="24"/>
                  <w:szCs w:val="24"/>
                  <w:shd w:val="clear" w:color="auto" w:fill="FFFFFF"/>
                  <w:lang w:val="en-US" w:eastAsia="zh-CN"/>
                  <w:rPrChange w:id="151"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52" w:author="庞怡璟 [2]" w:date="2026-09-14T16:51:15Z">
              <w:r>
                <w:rPr>
                  <w:rFonts w:hint="eastAsia" w:ascii="宋体" w:hAnsi="宋体" w:eastAsia="宋体" w:cs="宋体"/>
                  <w:color w:val="0F1115"/>
                  <w:sz w:val="24"/>
                  <w:szCs w:val="24"/>
                  <w:shd w:val="clear" w:color="auto" w:fill="FFFFFF"/>
                  <w:lang w:val="en-US" w:eastAsia="zh-CN"/>
                  <w:rPrChange w:id="153"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54" w:author="庞怡璟 [2]" w:date="2026-09-14T16:51:20Z">
              <w:r>
                <w:rPr>
                  <w:rFonts w:hint="eastAsia" w:ascii="宋体" w:hAnsi="宋体" w:eastAsia="宋体" w:cs="宋体"/>
                  <w:color w:val="0F1115"/>
                  <w:sz w:val="24"/>
                  <w:szCs w:val="24"/>
                  <w:shd w:val="clear" w:color="auto" w:fill="FFFFFF"/>
                  <w:lang w:val="en-US" w:eastAsia="zh-CN"/>
                  <w:rPrChange w:id="155"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56" w:author="庞怡璟 [2]" w:date="2026-09-14T16:51:22Z">
              <w:r>
                <w:rPr>
                  <w:rFonts w:hint="eastAsia" w:ascii="宋体" w:hAnsi="宋体" w:eastAsia="宋体" w:cs="宋体"/>
                  <w:color w:val="0F1115"/>
                  <w:sz w:val="24"/>
                  <w:szCs w:val="24"/>
                  <w:shd w:val="clear" w:color="auto" w:fill="FFFFFF"/>
                  <w:lang w:val="en-US" w:eastAsia="zh-CN"/>
                  <w:rPrChange w:id="157" w:author="庞怡璟 [2]" w:date="2026-09-14T16:51:31Z">
                    <w:rPr>
                      <w:rFonts w:hint="eastAsia" w:ascii="微软雅黑" w:hAnsi="微软雅黑" w:eastAsia="微软雅黑" w:cs="微软雅黑"/>
                      <w:color w:val="0F1115"/>
                      <w:sz w:val="24"/>
                      <w:szCs w:val="24"/>
                      <w:shd w:val="clear" w:color="auto" w:fill="FFFFFF"/>
                      <w:lang w:val="en-US" w:eastAsia="zh-CN"/>
                    </w:rPr>
                  </w:rPrChange>
                </w:rPr>
                <w:t/>
              </w:r>
            </w:ins>
            <w:ins w:id="158" w:author="庞怡璟 [2]" w:date="2026-09-14T16:50:25Z">
              <w:r>
                <w:rPr>
                  <w:rFonts w:hint="eastAsia" w:ascii="宋体" w:hAnsi="宋体" w:eastAsia="宋体" w:cs="宋体"/>
                  <w:color w:val="0F1115"/>
                  <w:sz w:val="24"/>
                  <w:szCs w:val="24"/>
                  <w:shd w:val="clear" w:color="auto" w:fill="FFFFFF"/>
                  <w:lang w:eastAsia="zh-CN"/>
                  <w:rPrChange w:id="159" w:author="庞怡璟 [2]" w:date="2026-09-14T16:51:31Z">
                    <w:rPr>
                      <w:rFonts w:hint="eastAsia" w:ascii="宋体" w:hAnsi="宋体" w:cs="宋体"/>
                      <w:color w:val="000000"/>
                      <w:szCs w:val="21"/>
                    </w:rPr>
                  </w:rPrChange>
                </w:rPr>
                <w:t/>
              </w:r>
            </w:ins>
            <w:del w:id="160" w:author="庞怡璟 [2]" w:date="2026-09-14T16:50:25Z">
              <w:r>
                <w:rPr>
                  <w:rFonts w:hint="eastAsia" w:ascii="宋体" w:hAnsi="宋体" w:eastAsia="宋体" w:cs="宋体"/>
                  <w:color w:val="0F1115"/>
                  <w:sz w:val="24"/>
                  <w:szCs w:val="24"/>
                  <w:shd w:val="clear" w:color="auto" w:fill="FFFFFF"/>
                  <w:lang w:eastAsia="zh-CN"/>
                  <w:rPrChange w:id="161" w:author="庞怡璟 [2]" w:date="2026-09-14T16:51:31Z">
                    <w:rPr>
                      <w:rFonts w:ascii="Segoe UI" w:hAnsi="Segoe UI" w:eastAsia="Segoe UI" w:cs="Segoe UI"/>
                      <w:color w:val="0F1115"/>
                      <w:sz w:val="24"/>
                      <w:szCs w:val="24"/>
                      <w:shd w:val="clear" w:color="auto" w:fill="FFFFFF"/>
                      <w:lang w:eastAsia="zh-CN"/>
                    </w:rPr>
                  </w:rPrChange>
                </w:rPr>
                <w:delText>ODC-CX-12</w:delText>
              </w:r>
            </w:del>
            <w:del w:id="162" w:author="庞怡璟 [2]" w:date="2026-09-14T16:50:25Z">
              <w:r>
                <w:rPr>
                  <w:rFonts w:hint="eastAsia" w:ascii="宋体" w:hAnsi="宋体" w:eastAsia="宋体" w:cs="宋体"/>
                  <w:color w:val="0F1115"/>
                  <w:sz w:val="24"/>
                  <w:szCs w:val="24"/>
                  <w:shd w:val="clear" w:color="auto" w:fill="FFFFFF"/>
                  <w:lang w:eastAsia="zh-CN"/>
                  <w:rPrChange w:id="163" w:author="庞怡璟 [2]" w:date="2026-09-14T16:51:31Z">
                    <w:rPr>
                      <w:rFonts w:hint="eastAsia" w:ascii="微软雅黑" w:hAnsi="微软雅黑" w:eastAsia="微软雅黑" w:cs="微软雅黑"/>
                      <w:color w:val="0F1115"/>
                      <w:sz w:val="24"/>
                      <w:szCs w:val="24"/>
                      <w:shd w:val="clear" w:color="auto" w:fill="FFFFFF"/>
                      <w:lang w:eastAsia="zh-CN"/>
                    </w:rPr>
                  </w:rPrChange>
                </w:rPr>
                <w:delText>做</w:delText>
              </w:r>
            </w:del>
            <w:del w:id="164" w:author="庞怡璟 [2]" w:date="2026-09-14T16:50:25Z">
              <w:r>
                <w:rPr>
                  <w:rFonts w:hint="eastAsia" w:ascii="宋体" w:hAnsi="宋体" w:eastAsia="宋体" w:cs="宋体"/>
                  <w:color w:val="0F1115"/>
                  <w:sz w:val="24"/>
                  <w:szCs w:val="24"/>
                  <w:shd w:val="clear" w:color="auto" w:fill="FFFFFF"/>
                  <w:lang w:eastAsia="zh-CN"/>
                  <w:rPrChange w:id="165" w:author="庞怡璟 [2]" w:date="2026-09-14T16:51:31Z">
                    <w:rPr>
                      <w:rFonts w:ascii="Segoe UI" w:hAnsi="Segoe UI" w:eastAsia="Segoe UI" w:cs="Segoe UI"/>
                      <w:color w:val="0F1115"/>
                      <w:sz w:val="24"/>
                      <w:szCs w:val="24"/>
                      <w:shd w:val="clear" w:color="auto" w:fill="FFFFFF"/>
                      <w:lang w:eastAsia="zh-CN"/>
                    </w:rPr>
                  </w:rPrChange>
                </w:rPr>
                <w:delText>IQ/OQ+</w:delText>
              </w:r>
            </w:del>
            <w:del w:id="166" w:author="庞怡璟 [2]" w:date="2026-09-14T16:50:25Z">
              <w:r>
                <w:rPr>
                  <w:rFonts w:hint="eastAsia" w:ascii="宋体" w:hAnsi="宋体" w:eastAsia="宋体" w:cs="宋体"/>
                  <w:color w:val="0F1115"/>
                  <w:sz w:val="24"/>
                  <w:szCs w:val="24"/>
                  <w:shd w:val="clear" w:color="auto" w:fill="FFFFFF"/>
                  <w:lang w:eastAsia="zh-CN"/>
                  <w:rPrChange w:id="167" w:author="庞怡璟 [2]" w:date="2026-09-14T16:51:31Z">
                    <w:rPr>
                      <w:rFonts w:hint="eastAsia" w:ascii="微软雅黑" w:hAnsi="微软雅黑" w:eastAsia="微软雅黑" w:cs="微软雅黑"/>
                      <w:color w:val="0F1115"/>
                      <w:sz w:val="24"/>
                      <w:szCs w:val="24"/>
                      <w:shd w:val="clear" w:color="auto" w:fill="FFFFFF"/>
                      <w:lang w:eastAsia="zh-CN"/>
                    </w:rPr>
                  </w:rPrChange>
                </w:rPr>
                <w:delText>维修后再验证</w:delText>
              </w:r>
            </w:del>
            <w:r>
              <w:rPr>
                <w:rFonts w:hint="eastAsia" w:ascii="宋体" w:hAnsi="宋体" w:eastAsia="宋体" w:cs="宋体"/>
                <w:color w:val="0F1115"/>
                <w:sz w:val="24"/>
                <w:szCs w:val="24"/>
                <w:shd w:val="clear" w:color="auto" w:fill="FFFFFF"/>
                <w:lang w:eastAsia="zh-CN"/>
                <w:rPrChange w:id="168" w:author="庞怡璟 [2]" w:date="2026-09-14T16:51:31Z">
                  <w:rPr>
                    <w:rFonts w:hint="eastAsia" w:ascii="微软雅黑" w:hAnsi="微软雅黑" w:eastAsia="微软雅黑" w:cs="微软雅黑"/>
                    <w:color w:val="0F1115"/>
                    <w:sz w:val="24"/>
                    <w:szCs w:val="24"/>
                    <w:shd w:val="clear" w:color="auto" w:fill="FFFFFF"/>
                    <w:lang w:eastAsia="zh-CN"/>
                  </w:rPr>
                </w:rPrChange>
              </w:rPr>
              <w:t/>
            </w:r>
            <w:ins w:id="169" w:author="庞怡璟 [2]" w:date="2026-09-14T16:50:49Z">
              <w:r>
                <w:rPr>
                  <w:rFonts w:hint="eastAsia" w:ascii="宋体" w:hAnsi="宋体" w:eastAsia="宋体" w:cs="宋体"/>
                  <w:color w:val="0F1115"/>
                  <w:sz w:val="24"/>
                  <w:szCs w:val="24"/>
                  <w:shd w:val="clear" w:color="auto" w:fill="FFFFFF"/>
                  <w:lang w:eastAsia="zh-CN"/>
                  <w:rPrChange w:id="170" w:author="庞怡璟 [2]" w:date="2026-09-14T16:51:31Z">
                    <w:rPr>
                      <w:rFonts w:hint="eastAsia" w:ascii="宋体" w:hAnsi="宋体" w:cs="宋体"/>
                      <w:color w:val="000000"/>
                      <w:szCs w:val="21"/>
                    </w:rPr>
                  </w:rPrChange>
                </w:rPr>
                <w:t/>
              </w:r>
            </w:ins>
            <w:r>
              <w:rPr>
                <w:rFonts w:hint="eastAsia" w:ascii="宋体" w:hAnsi="宋体" w:eastAsia="宋体" w:cs="宋体"/>
                <w:color w:val="0F1115"/>
                <w:sz w:val="24"/>
                <w:szCs w:val="24"/>
                <w:shd w:val="clear" w:color="auto" w:fill="FFFFFF"/>
                <w:lang w:eastAsia="zh-CN"/>
                <w:rPrChange w:id="171" w:author="庞怡璟 [2]" w:date="2026-09-14T16:51:31Z">
                  <w:rPr>
                    <w:rFonts w:hint="eastAsia" w:ascii="微软雅黑" w:hAnsi="微软雅黑" w:eastAsia="微软雅黑" w:cs="微软雅黑"/>
                    <w:color w:val="0F1115"/>
                    <w:sz w:val="24"/>
                    <w:szCs w:val="24"/>
                    <w:shd w:val="clear" w:color="auto" w:fill="FFFFFF"/>
                    <w:lang w:eastAsia="zh-CN"/>
                  </w:rPr>
                </w:rPrChange>
              </w:rPr>
              <w:t/>
            </w:r>
            <w:r>
              <w:rPr>
                <w:rFonts w:hint="eastAsia" w:ascii="宋体" w:hAnsi="宋体" w:eastAsia="宋体" w:cs="宋体"/>
                <w:color w:val="0F1115"/>
                <w:sz w:val="24"/>
                <w:szCs w:val="24"/>
                <w:shd w:val="clear" w:color="auto" w:fill="FFFFFF"/>
                <w:lang w:eastAsia="zh-CN"/>
                <w:rPrChange w:id="172" w:author="庞怡璟 [2]" w:date="2026-09-14T16:51:31Z">
                  <w:rPr>
                    <w:rFonts w:ascii="Segoe UI" w:hAnsi="Segoe UI" w:eastAsia="Segoe UI" w:cs="Segoe UI"/>
                    <w:color w:val="0F1115"/>
                    <w:sz w:val="24"/>
                    <w:szCs w:val="24"/>
                    <w:shd w:val="clear" w:color="auto" w:fill="FFFFFF"/>
                    <w:lang w:eastAsia="zh-CN"/>
                  </w:rPr>
                </w:rPrChange>
              </w:rPr>
              <w:t/>
            </w:r>
            <w:r>
              <w:rPr>
                <w:rFonts w:hint="eastAsia" w:ascii="宋体" w:hAnsi="宋体" w:eastAsia="宋体" w:cs="宋体"/>
                <w:color w:val="0F1115"/>
                <w:sz w:val="24"/>
                <w:szCs w:val="24"/>
                <w:shd w:val="clear" w:color="auto" w:fill="FFFFFF"/>
                <w:lang w:eastAsia="zh-CN"/>
                <w:rPrChange w:id="173" w:author="庞怡璟 [2]" w:date="2026-09-14T16:51:31Z">
                  <w:rPr>
                    <w:rFonts w:hint="eastAsia" w:ascii="微软雅黑" w:hAnsi="微软雅黑" w:eastAsia="微软雅黑" w:cs="微软雅黑"/>
                    <w:color w:val="0F1115"/>
                    <w:sz w:val="24"/>
                    <w:szCs w:val="24"/>
                    <w:shd w:val="clear" w:color="auto" w:fill="FFFFFF"/>
                    <w:lang w:eastAsia="zh-CN"/>
                  </w:rPr>
                </w:rPrChange>
              </w:rPr>
              <w:t/>
            </w:r>
          </w:p>
        </w:tc>
      </w:tr>
      <w:tr w14:paraId="15B3FD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62" w:hRule="atLeast"/>
          <w:tblHeader/>
        </w:trPr>
        <w:tc>
          <w:tcPr>
            <w:tcW w:w="3820" w:type="dxa"/>
            <w:shd w:val="clear" w:color="auto" w:fill="F1F1F1" w:themeFill="background1" w:themeFillShade="F2"/>
            <w:vAlign w:val="center"/>
          </w:tcPr>
          <w:p w14:paraId="3A9C3D4C">
            <w:pPr>
              <w:spacing w:after="0" w:line="240" w:lineRule="auto"/>
              <w:rPr>
                <w:rFonts w:ascii="Arial" w:hAnsi="Arial" w:eastAsia="宋体" w:cs="Arial"/>
                <w:lang w:eastAsia="zh-CN"/>
              </w:rPr>
            </w:pPr>
            <w:r>
              <w:rPr>
                <w:rFonts w:ascii="宋体" w:hAnsi="宋体" w:eastAsia="宋体" w:cs="宋体"/>
                <w:sz w:val="24"/>
                <w:szCs w:val="24"/>
                <w:lang w:eastAsia="zh-CN"/>
              </w:rPr>
              <w:t xml:space="preserve">Is there a procedure for validation and/or qualification of equipment/devices?</w:t>
            </w:r>
          </w:p>
        </w:tc>
        <w:tc>
          <w:tcPr>
            <w:tcW w:w="621" w:type="dxa"/>
            <w:vAlign w:val="center"/>
          </w:tcPr>
          <w:p w14:paraId="035F2375">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13DE5FA1">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E9BB09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5BE996E3"/>
          <w:p w14:paraId="7A4097F0">
            <w:pPr>
              <w:autoSpaceDE w:val="0"/>
              <w:autoSpaceDN w:val="0"/>
              <w:adjustRightInd w:val="0"/>
              <w:spacing w:after="0" w:line="240" w:lineRule="auto"/>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 xml:space="preserve">Per ODC-CX-12 Equipment Management Procedure, newly purchased equipment shall complete acceptance and performance verification before use; after repair, equipment shall be verified as satisfactory before return to service.</w:t>
            </w:r>
          </w:p>
        </w:tc>
      </w:tr>
      <w:tr w14:paraId="1FD0C6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51" w:hRule="atLeast"/>
          <w:tblHeader/>
        </w:trPr>
        <w:tc>
          <w:tcPr>
            <w:tcW w:w="3820" w:type="dxa"/>
            <w:shd w:val="clear" w:color="auto" w:fill="F1F1F1" w:themeFill="background1" w:themeFillShade="F2"/>
            <w:vAlign w:val="center"/>
          </w:tcPr>
          <w:p w14:paraId="3A5C8E91">
            <w:pPr>
              <w:spacing w:after="0" w:line="240" w:lineRule="auto"/>
              <w:rPr>
                <w:rFonts w:ascii="Times New Roman" w:hAnsi="Arial" w:eastAsia="微软雅黑" w:cs="Arial"/>
                <w:highlight w:val="yellow"/>
                <w:lang w:eastAsia="zh-CN"/>
              </w:rPr>
            </w:pPr>
            <w:r>
              <w:rPr>
                <w:rFonts w:hint="eastAsia" w:ascii="Times New Roman" w:hAnsi="Arial" w:eastAsia="微软雅黑" w:cs="Arial"/>
                <w:highlight w:val="yellow"/>
                <w:lang w:eastAsia="zh-CN"/>
              </w:rPr>
              <w:t xml:space="preserve">Do you have an equipment-failure back-up plan?</w:t>
            </w:r>
          </w:p>
          <w:p w14:paraId="348BC21E">
            <w:pPr>
              <w:spacing w:after="0" w:line="240" w:lineRule="auto"/>
              <w:rPr>
                <w:rFonts w:ascii="Times New Roman" w:hAnsi="Arial" w:eastAsia="微软雅黑" w:cs="Arial"/>
                <w:highlight w:val="yellow"/>
                <w:lang w:eastAsia="zh-CN"/>
              </w:rPr>
            </w:pPr>
          </w:p>
        </w:tc>
        <w:tc>
          <w:tcPr>
            <w:tcW w:w="621" w:type="dxa"/>
            <w:vAlign w:val="center"/>
          </w:tcPr>
          <w:p w14:paraId="11D2D1BC">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0FB282AE">
            <w:pPr>
              <w:spacing w:after="0" w:line="240" w:lineRule="auto"/>
              <w:ind w:left="83"/>
              <w:rPr>
                <w:rFonts w:ascii="Arial" w:hAnsi="Arial" w:cs="Arial"/>
                <w:highlight w:val="lightGray"/>
              </w:rPr>
            </w:pPr>
          </w:p>
          <w:p w14:paraId="4E520D0C">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216CB22E">
            <w:pPr>
              <w:spacing w:after="0" w:line="240" w:lineRule="auto"/>
              <w:rPr>
                <w:rFonts w:ascii="Arial" w:hAnsi="Arial" w:cs="Arial"/>
                <w:highlight w:val="lightGray"/>
              </w:rPr>
            </w:pPr>
          </w:p>
        </w:tc>
        <w:tc>
          <w:tcPr>
            <w:tcW w:w="730" w:type="dxa"/>
            <w:vAlign w:val="center"/>
          </w:tcPr>
          <w:p w14:paraId="6F477363">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451D5FD0">
            <w:pPr>
              <w:autoSpaceDE w:val="0"/>
              <w:autoSpaceDN w:val="0"/>
              <w:adjustRightInd w:val="0"/>
              <w:spacing w:after="0" w:line="240" w:lineRule="auto"/>
              <w:rPr>
                <w:rFonts w:ascii="Arial" w:hAnsi="Arial" w:eastAsia="宋体" w:cs="Arial"/>
                <w:i/>
                <w:color w:val="000000"/>
                <w:lang w:eastAsia="zh-CN"/>
              </w:rPr>
            </w:pPr>
            <w:r>
              <w:rPr>
                <w:rFonts w:hint="eastAsia" w:ascii="宋体" w:hAnsi="宋体" w:eastAsia="宋体" w:cs="宋体"/>
                <w:color w:val="0F1115"/>
                <w:sz w:val="24"/>
                <w:szCs w:val="24"/>
                <w:shd w:val="clear" w:color="auto" w:fill="FFFFFF"/>
                <w:lang w:eastAsia="zh-CN"/>
              </w:rPr>
              <w:t xml:space="preserve">Per ODC-CX-32 Emergency Preparedness Procedure, in the event of instrument failure the supplier provides an equivalent-model replacement as an emergency back-up; the replacement shall complete performance verification before use.</w:t>
            </w:r>
          </w:p>
        </w:tc>
      </w:tr>
      <w:tr w14:paraId="1A1E233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92" w:hRule="atLeast"/>
          <w:tblHeader/>
        </w:trPr>
        <w:tc>
          <w:tcPr>
            <w:tcW w:w="3820" w:type="dxa"/>
            <w:shd w:val="clear" w:color="auto" w:fill="F1F1F1" w:themeFill="background1" w:themeFillShade="F2"/>
            <w:vAlign w:val="center"/>
          </w:tcPr>
          <w:p w14:paraId="2827ACB7">
            <w:pPr>
              <w:spacing w:after="0" w:line="240" w:lineRule="auto"/>
              <w:rPr>
                <w:rFonts w:ascii="Arial" w:hAnsi="Arial" w:eastAsia="宋体" w:cs="Arial"/>
                <w:lang w:eastAsia="zh-CN"/>
              </w:rPr>
            </w:pPr>
            <w:r>
              <w:rPr>
                <w:rFonts w:hint="eastAsia" w:ascii="Times New Roman" w:hAnsi="Arial" w:eastAsia="微软雅黑" w:cs="Arial"/>
                <w:highlight w:val="yellow"/>
                <w:lang w:eastAsia="zh-CN"/>
              </w:rPr>
              <w:t xml:space="preserve">Is there a procedure for validation and/or qualification of computerized systems?</w:t>
            </w:r>
          </w:p>
        </w:tc>
        <w:tc>
          <w:tcPr>
            <w:tcW w:w="621" w:type="dxa"/>
            <w:vAlign w:val="center"/>
          </w:tcPr>
          <w:p w14:paraId="4DF90131">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23B85257">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396837A">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59D1E012"/>
          <w:p w14:paraId="5B8307D9">
            <w:pPr>
              <w:autoSpaceDE w:val="0"/>
              <w:autoSpaceDN w:val="0"/>
              <w:adjustRightInd w:val="0"/>
              <w:spacing w:after="0" w:line="240" w:lineRule="auto"/>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 xml:space="preserve">Yes. ODC-CX-30 Computer Hardware and Software Management Procedure has been established, defining software validation requirements and record forms.</w:t>
            </w:r>
          </w:p>
        </w:tc>
      </w:tr>
      <w:tr w14:paraId="3521ED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36" w:hRule="atLeast"/>
          <w:tblHeader/>
        </w:trPr>
        <w:tc>
          <w:tcPr>
            <w:tcW w:w="3820" w:type="dxa"/>
            <w:shd w:val="clear" w:color="auto" w:fill="F1F1F1" w:themeFill="background1" w:themeFillShade="F2"/>
            <w:vAlign w:val="center"/>
          </w:tcPr>
          <w:p w14:paraId="382559E0">
            <w:pPr>
              <w:spacing w:after="0" w:line="240" w:lineRule="auto"/>
              <w:rPr>
                <w:rFonts w:ascii="Arial" w:hAnsi="Arial" w:eastAsia="宋体" w:cs="Arial"/>
                <w:lang w:eastAsia="zh-CN"/>
              </w:rPr>
            </w:pPr>
            <w:r>
              <w:rPr>
                <w:rFonts w:hint="eastAsia" w:ascii="Times New Roman" w:hAnsi="Arial" w:eastAsia="微软雅黑" w:cs="Arial"/>
                <w:highlight w:val="yellow"/>
                <w:lang w:eastAsia="zh-CN"/>
              </w:rPr>
              <w:t xml:space="preserve">What type of risk-based approach is in place for validation of computer systems?</w:t>
            </w:r>
          </w:p>
        </w:tc>
        <w:tc>
          <w:tcPr>
            <w:tcW w:w="5291" w:type="dxa"/>
            <w:gridSpan w:val="4"/>
            <w:vAlign w:val="center"/>
          </w:tcPr>
          <w:p w14:paraId="50906B12">
            <w:pPr>
              <w:rPr>
                <w:lang w:eastAsia="zh-CN"/>
              </w:rPr>
            </w:pPr>
            <w:r>
              <w:rPr>
                <w:rFonts w:ascii="Segoe UI" w:hAnsi="Segoe UI" w:eastAsia="Segoe UI" w:cs="Segoe UI"/>
                <w:color w:val="0F1115"/>
                <w:sz w:val="24"/>
                <w:szCs w:val="24"/>
                <w:shd w:val="clear" w:color="auto" w:fill="FFFFFF"/>
                <w:lang w:eastAsia="zh-CN"/>
              </w:rPr>
              <w:t xml:space="preserve">Per ODC-CX-30 Computer Hardware and Software Management Procedure, validation addresses functionality, performance, usability, compatibility and security. A risk-based approach requires risk classification according to impact on examination quality, patient safety and data integrity, and determines the scope and depth of validation accordingly.</w:t>
            </w:r>
            <w:del w:id="174" w:author="庞怡璟 [2]" w:date="2026-09-14T16:49:04Z">
              <w:r>
                <w:rPr>
                  <w:rFonts w:ascii="Segoe UI" w:hAnsi="Segoe UI" w:eastAsia="Segoe UI" w:cs="Segoe UI"/>
                  <w:color w:val="0F1115"/>
                  <w:sz w:val="24"/>
                  <w:szCs w:val="24"/>
                  <w:shd w:val="clear" w:color="auto" w:fill="FFFFFF"/>
                  <w:lang w:eastAsia="zh-CN"/>
                </w:rPr>
                <w:delText>但未明确所采用的风险分析方法类型（如FMEA等）。</w:delText>
              </w:r>
            </w:del>
            <w:r>
              <w:rPr>
                <w:rFonts w:ascii="Segoe UI" w:hAnsi="Segoe UI" w:eastAsia="Segoe UI" w:cs="Segoe UI"/>
                <w:color w:val="0F1115"/>
                <w:sz w:val="24"/>
                <w:szCs w:val="24"/>
                <w:shd w:val="clear" w:color="auto" w:fill="FFFFFF"/>
                <w:lang w:eastAsia="zh-CN"/>
              </w:rPr>
              <w:t/>
            </w:r>
          </w:p>
          <w:p w14:paraId="2478AB32">
            <w:pPr>
              <w:autoSpaceDE w:val="0"/>
              <w:autoSpaceDN w:val="0"/>
              <w:adjustRightInd w:val="0"/>
              <w:spacing w:after="0" w:line="240" w:lineRule="auto"/>
              <w:rPr>
                <w:rFonts w:ascii="Arial" w:hAnsi="Arial" w:eastAsia="Calibri" w:cs="Arial"/>
                <w:i/>
                <w:color w:val="000000"/>
                <w:lang w:eastAsia="nl-BE"/>
              </w:rPr>
            </w:pPr>
          </w:p>
        </w:tc>
      </w:tr>
      <w:tr w14:paraId="55DA145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9" w:hRule="atLeast"/>
          <w:tblHeader/>
        </w:trPr>
        <w:tc>
          <w:tcPr>
            <w:tcW w:w="3820" w:type="dxa"/>
            <w:shd w:val="clear" w:color="auto" w:fill="F1F1F1" w:themeFill="background1" w:themeFillShade="F2"/>
            <w:vAlign w:val="center"/>
          </w:tcPr>
          <w:p w14:paraId="0D14EFB1">
            <w:pPr>
              <w:pStyle w:val="130"/>
              <w:keepNext/>
              <w:rPr>
                <w:rFonts w:eastAsia="宋体"/>
                <w:sz w:val="22"/>
                <w:szCs w:val="22"/>
                <w:lang w:val="en-US" w:eastAsia="zh-CN"/>
              </w:rPr>
            </w:pPr>
            <w:r>
              <w:rPr>
                <w:rFonts w:hint="eastAsia" w:ascii="Times New Roman" w:eastAsia="微软雅黑"/>
                <w:sz w:val="22"/>
                <w:szCs w:val="22"/>
                <w:highlight w:val="yellow"/>
                <w:lang w:val="en-US" w:eastAsia="zh-CN"/>
              </w:rPr>
              <w:t xml:space="preserve">Are the computerized systems validated to ensure data integrity?</w:t>
            </w:r>
          </w:p>
        </w:tc>
        <w:tc>
          <w:tcPr>
            <w:tcW w:w="621" w:type="dxa"/>
            <w:vAlign w:val="center"/>
          </w:tcPr>
          <w:p w14:paraId="1E01C3E9">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4FBA87C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0EDCF7D9">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1EC97DFF"/>
          <w:p w14:paraId="05A6947F">
            <w:pPr>
              <w:autoSpaceDE w:val="0"/>
              <w:autoSpaceDN w:val="0"/>
              <w:adjustRightInd w:val="0"/>
              <w:spacing w:after="0" w:line="240" w:lineRule="auto"/>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 xml:space="preserve">Per ODC-CX-30 Computer Hardware and Software Management Procedure, software validation shall ensure protection of sensitive data and prevent unauthorized access; system additions or changes shall be verified; database backups shall be verified for integrity. A risk-based approach is used, focusing on data acquisition, transmission, storage, modification, audit trail, backup/restore and access control to ensure data integrity.</w:t>
            </w:r>
          </w:p>
        </w:tc>
      </w:tr>
      <w:tr w14:paraId="6A19BA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84" w:hRule="atLeast"/>
          <w:tblHeader/>
        </w:trPr>
        <w:tc>
          <w:tcPr>
            <w:tcW w:w="3820" w:type="dxa"/>
            <w:shd w:val="clear" w:color="auto" w:fill="F1F1F1" w:themeFill="background1" w:themeFillShade="F2"/>
            <w:vAlign w:val="center"/>
          </w:tcPr>
          <w:p w14:paraId="39C26E14">
            <w:pPr>
              <w:pStyle w:val="130"/>
              <w:keepNext/>
              <w:rPr>
                <w:rFonts w:eastAsia="宋体"/>
                <w:sz w:val="22"/>
                <w:szCs w:val="22"/>
                <w:highlight w:val="yellow"/>
                <w:lang w:val="en-US" w:eastAsia="zh-CN"/>
              </w:rPr>
            </w:pPr>
            <w:r>
              <w:rPr>
                <w:rFonts w:hint="eastAsia" w:ascii="Times New Roman" w:eastAsia="微软雅黑"/>
                <w:sz w:val="22"/>
                <w:szCs w:val="22"/>
                <w:highlight w:val="yellow"/>
                <w:lang w:val="en-US" w:eastAsia="zh-CN"/>
              </w:rPr>
              <w:t xml:space="preserve">Are computerized systems validated?</w:t>
            </w:r>
          </w:p>
          <w:p w14:paraId="06799CCB">
            <w:pPr>
              <w:pStyle w:val="130"/>
              <w:keepNext/>
              <w:numPr>
                <w:ilvl w:val="0"/>
                <w:numId w:val="23"/>
              </w:numPr>
              <w:rPr>
                <w:sz w:val="22"/>
                <w:szCs w:val="22"/>
                <w:highlight w:val="yellow"/>
                <w:lang w:val="en-US"/>
              </w:rPr>
            </w:pPr>
            <w:r>
              <w:rPr>
                <w:rFonts w:hint="eastAsia" w:ascii="Times New Roman" w:eastAsia="微软雅黑"/>
                <w:sz w:val="22"/>
                <w:szCs w:val="22"/>
                <w:highlight w:val="yellow"/>
                <w:lang w:val="en-US" w:eastAsia="zh-CN"/>
              </w:rPr>
              <w:t xml:space="preserve">In compliance with GCP / GCLP standards?</w:t>
            </w:r>
          </w:p>
          <w:p w14:paraId="5B21D766">
            <w:pPr>
              <w:pStyle w:val="130"/>
              <w:keepNext/>
              <w:numPr>
                <w:ilvl w:val="0"/>
                <w:numId w:val="23"/>
              </w:numPr>
              <w:rPr>
                <w:sz w:val="22"/>
                <w:szCs w:val="22"/>
                <w:highlight w:val="yellow"/>
                <w:lang w:val="en-US"/>
              </w:rPr>
            </w:pPr>
            <w:r>
              <w:rPr>
                <w:rFonts w:hint="eastAsia" w:ascii="Times New Roman" w:eastAsia="微软雅黑"/>
                <w:sz w:val="22"/>
                <w:szCs w:val="22"/>
                <w:highlight w:val="yellow"/>
                <w:lang w:val="en-US" w:eastAsia="zh-CN"/>
              </w:rPr>
              <w:t xml:space="preserve">In accordance with 21 CFR Part 11?</w:t>
            </w:r>
            <w:r>
              <w:rPr>
                <w:sz w:val="22"/>
                <w:szCs w:val="22"/>
                <w:highlight w:val="yellow"/>
                <w:lang w:val="en-US"/>
              </w:rPr>
              <w:t/>
            </w:r>
            <w:r>
              <w:rPr>
                <w:rFonts w:hint="eastAsia" w:ascii="Times New Roman" w:eastAsia="微软雅黑"/>
                <w:sz w:val="22"/>
                <w:szCs w:val="22"/>
                <w:highlight w:val="yellow"/>
                <w:lang w:val="en-US" w:eastAsia="zh-CN"/>
              </w:rPr>
              <w:t/>
            </w:r>
          </w:p>
          <w:p w14:paraId="6221E261">
            <w:pPr>
              <w:pStyle w:val="130"/>
              <w:keepNext/>
              <w:numPr>
                <w:ilvl w:val="0"/>
                <w:numId w:val="23"/>
              </w:numPr>
              <w:rPr>
                <w:sz w:val="22"/>
                <w:szCs w:val="22"/>
                <w:lang w:val="en-US"/>
              </w:rPr>
            </w:pPr>
            <w:r>
              <w:rPr>
                <w:rFonts w:hint="eastAsia" w:ascii="Times New Roman" w:eastAsia="微软雅黑"/>
                <w:sz w:val="22"/>
                <w:szCs w:val="22"/>
                <w:highlight w:val="yellow"/>
                <w:lang w:val="en-US" w:eastAsia="zh-CN"/>
              </w:rPr>
              <w:t xml:space="preserve">In accordance with GAMP 5 validation?</w:t>
            </w:r>
          </w:p>
        </w:tc>
        <w:tc>
          <w:tcPr>
            <w:tcW w:w="621" w:type="dxa"/>
            <w:vAlign w:val="center"/>
          </w:tcPr>
          <w:p w14:paraId="0565CFDE">
            <w:pPr>
              <w:spacing w:after="0" w:line="240" w:lineRule="auto"/>
              <w:ind w:left="102"/>
              <w:rPr>
                <w:rFonts w:ascii="Arial" w:hAnsi="Arial" w:cs="Arial"/>
                <w:highlight w:val="lightGray"/>
              </w:rPr>
            </w:pPr>
          </w:p>
          <w:p w14:paraId="65E1701B">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0C924F03">
            <w:pPr>
              <w:spacing w:after="0" w:line="240" w:lineRule="auto"/>
              <w:ind w:left="102"/>
              <w:rPr>
                <w:rFonts w:ascii="Arial" w:hAnsi="Arial" w:cs="Arial"/>
                <w:highlight w:val="lightGray"/>
              </w:rPr>
            </w:pPr>
          </w:p>
          <w:p w14:paraId="79C98B5A">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4EB51D2E">
            <w:pPr>
              <w:spacing w:after="0" w:line="240" w:lineRule="auto"/>
              <w:ind w:left="102"/>
              <w:rPr>
                <w:rFonts w:ascii="Arial" w:hAnsi="Arial" w:cs="Arial"/>
                <w:highlight w:val="lightGray"/>
              </w:rPr>
            </w:pPr>
          </w:p>
          <w:p w14:paraId="6B87D217">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5428BA5">
            <w:pPr>
              <w:spacing w:after="0" w:line="240" w:lineRule="auto"/>
              <w:ind w:left="102"/>
              <w:rPr>
                <w:rFonts w:ascii="Arial" w:hAnsi="Arial" w:cs="Arial"/>
                <w:highlight w:val="lightGray"/>
              </w:rPr>
            </w:pPr>
          </w:p>
          <w:p w14:paraId="1B592624">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08C953A"/>
          <w:p w14:paraId="2B4E0256"/>
          <w:p w14:paraId="374F5AA2">
            <w:pPr>
              <w:spacing w:after="0" w:line="240" w:lineRule="auto"/>
              <w:ind w:left="83"/>
              <w:rPr>
                <w:rFonts w:ascii="Arial" w:hAnsi="Arial" w:cs="Arial"/>
                <w:highlight w:val="lightGray"/>
              </w:rPr>
            </w:pPr>
          </w:p>
        </w:tc>
        <w:tc>
          <w:tcPr>
            <w:tcW w:w="730" w:type="dxa"/>
            <w:vAlign w:val="center"/>
          </w:tcPr>
          <w:p w14:paraId="4FF4E324">
            <w:pPr>
              <w:spacing w:after="0" w:line="240" w:lineRule="auto"/>
              <w:ind w:left="101"/>
              <w:rPr>
                <w:rFonts w:ascii="Arial" w:hAnsi="Arial" w:cs="Arial"/>
                <w:highlight w:val="lightGray"/>
              </w:rPr>
            </w:pPr>
          </w:p>
          <w:p w14:paraId="44528949">
            <w:pPr>
              <w:spacing w:after="0" w:line="240" w:lineRule="auto"/>
              <w:ind w:left="83"/>
              <w:rPr>
                <w:rFonts w:ascii="Arial" w:hAnsi="Arial" w:cs="Arial"/>
                <w:highlight w:val="lightGray"/>
              </w:rPr>
            </w:pPr>
            <w:r>
              <w:rPr>
                <w:rFonts w:ascii="Arial" w:hAnsi="Arial" w:cs="Arial"/>
                <w:sz w:val="28"/>
                <w:szCs w:val="28"/>
              </w:rPr>
              <w:sym w:font="Wingdings" w:char="00FE"/>
            </w:r>
          </w:p>
          <w:p w14:paraId="1BE596AD"/>
          <w:p w14:paraId="56B36342">
            <w:pPr>
              <w:spacing w:after="0" w:line="240" w:lineRule="auto"/>
              <w:ind w:left="101"/>
              <w:rPr>
                <w:rFonts w:ascii="Arial" w:hAnsi="Arial" w:cs="Arial"/>
                <w:highlight w:val="lightGray"/>
              </w:rPr>
            </w:pPr>
          </w:p>
          <w:p w14:paraId="3D0B8B99">
            <w:pPr>
              <w:spacing w:after="0" w:line="240" w:lineRule="auto"/>
              <w:ind w:left="83"/>
              <w:rPr>
                <w:rFonts w:ascii="Arial" w:hAnsi="Arial" w:cs="Arial"/>
                <w:highlight w:val="lightGray"/>
              </w:rPr>
            </w:pPr>
            <w:r>
              <w:rPr>
                <w:rFonts w:ascii="Arial" w:hAnsi="Arial" w:cs="Arial"/>
                <w:sz w:val="28"/>
                <w:szCs w:val="28"/>
              </w:rPr>
              <w:sym w:font="Wingdings" w:char="00FE"/>
            </w:r>
          </w:p>
          <w:p w14:paraId="0DCE32D8">
            <w:pPr>
              <w:spacing w:after="0" w:line="240" w:lineRule="auto"/>
              <w:ind w:left="101"/>
              <w:rPr>
                <w:rFonts w:ascii="Arial" w:hAnsi="Arial" w:cs="Arial"/>
                <w:highlight w:val="lightGray"/>
              </w:rPr>
            </w:pPr>
          </w:p>
        </w:tc>
        <w:tc>
          <w:tcPr>
            <w:tcW w:w="3300" w:type="dxa"/>
          </w:tcPr>
          <w:p w14:paraId="60F3FB9A"/>
          <w:p w14:paraId="17B8F726"/>
          <w:p w14:paraId="400B3D34">
            <w:pPr>
              <w:pStyle w:val="136"/>
              <w:keepNext/>
              <w:rPr>
                <w:rFonts w:hint="eastAsia" w:ascii="宋体" w:hAnsi="宋体" w:eastAsia="宋体" w:cs="宋体"/>
                <w:lang w:val="en-GB" w:eastAsia="zh-CN"/>
              </w:rPr>
            </w:pPr>
            <w:r>
              <w:rPr>
                <w:rFonts w:hint="eastAsia" w:ascii="宋体" w:hAnsi="宋体" w:eastAsia="宋体" w:cs="宋体"/>
                <w:lang w:val="en-GB" w:eastAsia="zh-CN"/>
              </w:rPr>
              <w:t xml:space="preserve">N/A, unless the relevant system is used for FDA-regulated electronic records/electronic signatures. Where applicable, assessment can be performed according to project requirements.</w:t>
            </w:r>
            <w:r>
              <w:rPr>
                <w:rFonts w:ascii="Arial" w:hAnsi="Arial"/>
                <w:lang w:val="en-GB" w:eastAsia="zh-CN"/>
              </w:rPr>
              <w:t/>
            </w:r>
            <w:r>
              <w:rPr>
                <w:rFonts w:hint="eastAsia" w:ascii="宋体" w:hAnsi="宋体" w:eastAsia="宋体" w:cs="宋体"/>
                <w:lang w:val="en-GB" w:eastAsia="zh-CN"/>
              </w:rPr>
              <w:t/>
            </w:r>
            <w:r>
              <w:rPr>
                <w:rFonts w:ascii="Arial" w:hAnsi="Arial"/>
                <w:lang w:val="en-GB" w:eastAsia="zh-CN"/>
              </w:rPr>
              <w:t/>
            </w:r>
            <w:r>
              <w:rPr>
                <w:rFonts w:hint="eastAsia" w:ascii="宋体" w:hAnsi="宋体" w:eastAsia="宋体" w:cs="宋体"/>
                <w:lang w:val="en-GB" w:eastAsia="zh-CN"/>
              </w:rPr>
              <w:t/>
            </w:r>
            <w:r>
              <w:rPr>
                <w:rFonts w:ascii="Arial" w:hAnsi="Arial"/>
                <w:lang w:val="en-GB" w:eastAsia="zh-CN"/>
              </w:rPr>
              <w:t/>
            </w:r>
            <w:r>
              <w:rPr>
                <w:rFonts w:hint="eastAsia" w:ascii="宋体" w:hAnsi="宋体" w:eastAsia="宋体" w:cs="宋体"/>
                <w:lang w:val="en-GB" w:eastAsia="zh-CN"/>
              </w:rPr>
              <w:t/>
            </w:r>
          </w:p>
          <w:p w14:paraId="11A934D4">
            <w:pPr>
              <w:pStyle w:val="136"/>
              <w:keepNext/>
              <w:rPr>
                <w:rFonts w:hint="eastAsia" w:ascii="宋体" w:hAnsi="宋体" w:eastAsia="宋体" w:cs="宋体"/>
                <w:lang w:val="en-GB" w:eastAsia="zh-CN"/>
              </w:rPr>
            </w:pPr>
            <w:r>
              <w:rPr>
                <w:rFonts w:ascii="宋体" w:hAnsi="宋体" w:eastAsia="宋体" w:cs="宋体"/>
                <w:lang w:val="en-GB" w:eastAsia="zh-CN"/>
              </w:rPr>
              <w:t xml:space="preserve">A risk-based computerized-system validation approach is used, referring to GAMP 5 risk-management and validation-lifecycle concepts.</w:t>
            </w:r>
          </w:p>
          <w:p w14:paraId="4C63256C">
            <w:pPr>
              <w:rPr>
                <w:lang w:eastAsia="zh-CN"/>
              </w:rPr>
            </w:pPr>
          </w:p>
          <w:p w14:paraId="79DCA778">
            <w:pPr>
              <w:rPr>
                <w:lang w:eastAsia="zh-CN"/>
              </w:rPr>
            </w:pPr>
          </w:p>
          <w:p w14:paraId="0837BE33">
            <w:pPr>
              <w:pStyle w:val="136"/>
              <w:keepNext/>
              <w:rPr>
                <w:rFonts w:ascii="Arial" w:hAnsi="Arial" w:eastAsia="宋体"/>
                <w:lang w:val="en-GB" w:eastAsia="zh-CN"/>
              </w:rPr>
            </w:pPr>
          </w:p>
        </w:tc>
      </w:tr>
      <w:tr w14:paraId="123968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5" w:hRule="atLeast"/>
          <w:tblHeader/>
        </w:trPr>
        <w:tc>
          <w:tcPr>
            <w:tcW w:w="9111" w:type="dxa"/>
            <w:gridSpan w:val="5"/>
            <w:shd w:val="clear" w:color="auto" w:fill="F1F1F1" w:themeFill="background1" w:themeFillShade="F2"/>
            <w:vAlign w:val="center"/>
          </w:tcPr>
          <w:p w14:paraId="4E15A207">
            <w:pPr>
              <w:autoSpaceDE w:val="0"/>
              <w:autoSpaceDN w:val="0"/>
              <w:adjustRightInd w:val="0"/>
              <w:spacing w:after="0" w:line="240" w:lineRule="auto"/>
              <w:rPr>
                <w:rFonts w:ascii="Arial" w:hAnsi="Arial" w:eastAsia="宋体" w:cs="Arial"/>
                <w:i/>
                <w:iCs/>
                <w:color w:val="000000"/>
                <w:lang w:eastAsia="zh-CN"/>
              </w:rPr>
            </w:pPr>
            <w:r>
              <w:rPr>
                <w:rFonts w:hint="eastAsia" w:ascii="Times New Roman" w:hAnsi="Arial" w:eastAsia="微软雅黑" w:cs="Arial"/>
                <w:i/>
                <w:iCs/>
                <w:highlight w:val="yellow"/>
                <w:lang w:eastAsia="zh-CN"/>
              </w:rPr>
              <w:t xml:space="preserve">Please provide a list of compliant computerized systems (addendum).</w:t>
            </w:r>
          </w:p>
        </w:tc>
      </w:tr>
    </w:tbl>
    <w:p w14:paraId="3C413DD5">
      <w:pPr>
        <w:rPr>
          <w:rFonts w:ascii="Arial" w:hAnsi="Arial" w:cs="Arial"/>
          <w:lang w:eastAsia="zh-CN"/>
        </w:rPr>
      </w:pPr>
    </w:p>
    <w:tbl>
      <w:tblPr>
        <w:tblStyle w:val="32"/>
        <w:tblW w:w="486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804"/>
        <w:gridCol w:w="717"/>
        <w:gridCol w:w="681"/>
        <w:gridCol w:w="513"/>
        <w:gridCol w:w="3388"/>
      </w:tblGrid>
      <w:tr w14:paraId="1289BFA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5000" w:type="pct"/>
            <w:gridSpan w:val="5"/>
            <w:shd w:val="clear" w:color="auto" w:fill="F1F1F1" w:themeFill="background1" w:themeFillShade="F2"/>
            <w:vAlign w:val="center"/>
          </w:tcPr>
          <w:p w14:paraId="428BBA9C">
            <w:pPr>
              <w:pStyle w:val="133"/>
              <w:numPr>
                <w:ilvl w:val="255"/>
                <w:numId w:val="0"/>
              </w:numPr>
              <w:ind w:firstLine="0"/>
            </w:pPr>
            <w:r>
              <w:rPr>
                <w:rFonts w:hint="eastAsia"/>
                <w:lang w:eastAsia="zh-CN"/>
              </w:rPr>
              <w:t xml:space="preserve">10. LABORATORY TEST SPECIFIC QUESTIONS</w:t>
            </w:r>
          </w:p>
        </w:tc>
      </w:tr>
      <w:tr w14:paraId="0432DA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89" w:type="pct"/>
            <w:vAlign w:val="center"/>
          </w:tcPr>
          <w:p w14:paraId="185DCBB7">
            <w:pPr>
              <w:ind w:left="13"/>
              <w:outlineLvl w:val="2"/>
              <w:rPr>
                <w:rFonts w:ascii="Arial" w:hAnsi="Arial" w:eastAsia="宋体" w:cs="Arial"/>
                <w:b/>
                <w:lang w:eastAsia="zh-CN"/>
              </w:rPr>
            </w:pPr>
            <w:r>
              <w:rPr>
                <w:rFonts w:hint="eastAsia" w:ascii="Times New Roman" w:hAnsi="Arial" w:eastAsia="微软雅黑" w:cs="Arial"/>
                <w:b/>
                <w:lang w:eastAsia="zh-CN"/>
              </w:rPr>
              <w:t xml:space="preserve">Question</w:t>
            </w:r>
          </w:p>
        </w:tc>
        <w:tc>
          <w:tcPr>
            <w:tcW w:w="394" w:type="pct"/>
            <w:vAlign w:val="center"/>
          </w:tcPr>
          <w:p w14:paraId="1F804EDF">
            <w:pPr>
              <w:ind w:left="13"/>
              <w:outlineLvl w:val="2"/>
              <w:rPr>
                <w:rFonts w:ascii="Arial" w:hAnsi="Arial" w:eastAsia="宋体" w:cs="Arial"/>
                <w:b/>
                <w:lang w:eastAsia="zh-CN"/>
              </w:rPr>
            </w:pPr>
            <w:r>
              <w:rPr>
                <w:rFonts w:hint="eastAsia" w:ascii="Times New Roman" w:hAnsi="Arial" w:eastAsia="微软雅黑" w:cs="Arial"/>
                <w:b/>
                <w:lang w:eastAsia="zh-CN"/>
              </w:rPr>
              <w:t xml:space="preserve">Yes</w:t>
            </w:r>
          </w:p>
        </w:tc>
        <w:tc>
          <w:tcPr>
            <w:tcW w:w="374" w:type="pct"/>
            <w:vAlign w:val="center"/>
          </w:tcPr>
          <w:p w14:paraId="24C81FE4">
            <w:pPr>
              <w:ind w:left="13"/>
              <w:outlineLvl w:val="2"/>
              <w:rPr>
                <w:rFonts w:ascii="Arial" w:hAnsi="Arial" w:eastAsia="宋体" w:cs="Arial"/>
                <w:b/>
                <w:lang w:eastAsia="zh-CN"/>
              </w:rPr>
            </w:pPr>
            <w:r>
              <w:rPr>
                <w:rFonts w:hint="eastAsia" w:ascii="Times New Roman" w:hAnsi="Arial" w:eastAsia="微软雅黑" w:cs="Arial"/>
                <w:b/>
                <w:lang w:eastAsia="zh-CN"/>
              </w:rPr>
              <w:t xml:space="preserve">No</w:t>
            </w:r>
          </w:p>
        </w:tc>
        <w:tc>
          <w:tcPr>
            <w:tcW w:w="281" w:type="pct"/>
            <w:vAlign w:val="center"/>
          </w:tcPr>
          <w:p w14:paraId="75D949DB">
            <w:pPr>
              <w:ind w:left="13"/>
              <w:outlineLvl w:val="2"/>
              <w:rPr>
                <w:rFonts w:ascii="Arial" w:hAnsi="Arial" w:eastAsia="宋体" w:cs="Arial"/>
                <w:b/>
                <w:lang w:eastAsia="zh-CN"/>
              </w:rPr>
            </w:pPr>
            <w:r>
              <w:rPr>
                <w:rFonts w:hint="eastAsia" w:ascii="Times New Roman" w:hAnsi="Arial" w:eastAsia="微软雅黑" w:cs="Arial"/>
                <w:b/>
                <w:lang w:eastAsia="zh-CN"/>
              </w:rPr>
              <w:t>N/A</w:t>
            </w:r>
          </w:p>
        </w:tc>
        <w:tc>
          <w:tcPr>
            <w:tcW w:w="1860" w:type="pct"/>
            <w:vAlign w:val="center"/>
          </w:tcPr>
          <w:p w14:paraId="6F213B9C">
            <w:pPr>
              <w:ind w:left="13"/>
              <w:outlineLvl w:val="2"/>
              <w:rPr>
                <w:rFonts w:ascii="Arial" w:hAnsi="Arial" w:eastAsia="宋体" w:cs="Arial"/>
                <w:b/>
                <w:lang w:eastAsia="zh-CN"/>
              </w:rPr>
            </w:pPr>
            <w:r>
              <w:rPr>
                <w:rFonts w:hint="eastAsia" w:ascii="Times New Roman" w:hAnsi="Arial" w:eastAsia="微软雅黑" w:cs="Arial"/>
                <w:b/>
                <w:lang w:eastAsia="zh-CN"/>
              </w:rPr>
              <w:t xml:space="preserve">Comments / specification</w:t>
            </w:r>
          </w:p>
        </w:tc>
      </w:tr>
      <w:tr w14:paraId="37116EC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58" w:hRule="atLeast"/>
        </w:trPr>
        <w:tc>
          <w:tcPr>
            <w:tcW w:w="5000" w:type="pct"/>
            <w:gridSpan w:val="5"/>
            <w:vAlign w:val="center"/>
          </w:tcPr>
          <w:p w14:paraId="6E69D102">
            <w:pPr>
              <w:spacing w:after="0"/>
              <w:ind w:left="13"/>
              <w:jc w:val="center"/>
              <w:outlineLvl w:val="2"/>
              <w:rPr>
                <w:rFonts w:ascii="Arial" w:hAnsi="Arial" w:eastAsia="宋体" w:cs="Arial"/>
                <w:b/>
                <w:lang w:eastAsia="zh-CN"/>
              </w:rPr>
            </w:pPr>
            <w:r>
              <w:rPr>
                <w:rFonts w:hint="eastAsia" w:ascii="Times New Roman" w:hAnsi="Arial" w:eastAsia="微软雅黑" w:cs="Arial"/>
                <w:b/>
                <w:lang w:eastAsia="zh-CN"/>
              </w:rPr>
              <w:t xml:space="preserve">Samples</w:t>
            </w:r>
          </w:p>
        </w:tc>
      </w:tr>
      <w:tr w14:paraId="2EB5D2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05" w:hRule="atLeast"/>
        </w:trPr>
        <w:tc>
          <w:tcPr>
            <w:tcW w:w="2089" w:type="pct"/>
            <w:shd w:val="clear" w:color="auto" w:fill="F1F1F1" w:themeFill="background1" w:themeFillShade="F2"/>
          </w:tcPr>
          <w:p w14:paraId="2924C922">
            <w:pPr>
              <w:pStyle w:val="130"/>
              <w:rPr>
                <w:rFonts w:eastAsia="宋体"/>
                <w:sz w:val="22"/>
                <w:szCs w:val="22"/>
                <w:lang w:val="en-US" w:eastAsia="zh-CN"/>
              </w:rPr>
            </w:pPr>
            <w:r>
              <w:rPr>
                <w:rFonts w:hint="eastAsia" w:ascii="Times New Roman" w:eastAsia="微软雅黑"/>
                <w:sz w:val="22"/>
                <w:szCs w:val="22"/>
                <w:lang w:val="en-US" w:eastAsia="zh-CN"/>
              </w:rPr>
              <w:t xml:space="preserve">Is there a procedure in place for sample reception?</w:t>
            </w:r>
          </w:p>
        </w:tc>
        <w:tc>
          <w:tcPr>
            <w:tcW w:w="394" w:type="pct"/>
            <w:vAlign w:val="center"/>
          </w:tcPr>
          <w:p w14:paraId="46292748">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5D99E7C9">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21DDEBD6">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2406CD70"/>
          <w:p w14:paraId="48CB3C4C">
            <w:pPr>
              <w:autoSpaceDE w:val="0"/>
              <w:autoSpaceDN w:val="0"/>
              <w:adjustRightInd w:val="0"/>
              <w:rPr>
                <w:rFonts w:eastAsia="宋体"/>
                <w:i/>
                <w:lang w:eastAsia="zh-CN"/>
              </w:rPr>
            </w:pPr>
            <w:r>
              <w:rPr>
                <w:rFonts w:ascii="Segoe UI" w:hAnsi="Segoe UI" w:eastAsia="Segoe UI" w:cs="Segoe UI"/>
                <w:color w:val="0F1115"/>
                <w:sz w:val="24"/>
                <w:szCs w:val="24"/>
                <w:shd w:val="clear" w:color="auto" w:fill="FFFFFF"/>
                <w:lang w:eastAsia="zh-CN"/>
              </w:rPr>
              <w:t xml:space="preserve">Yes. ODC-CX-19 Primary Sample Reception and Handling Procedure has been established, defining sample reconciliation, receipt, information entry, rejection of unsuitable samples and testing under concession.</w:t>
            </w:r>
            <w:r>
              <w:rPr>
                <w:rFonts w:hint="eastAsia" w:ascii="Segoe UI" w:hAnsi="Segoe UI" w:eastAsia="宋体" w:cs="Segoe UI"/>
                <w:color w:val="0F1115"/>
                <w:sz w:val="24"/>
                <w:szCs w:val="24"/>
                <w:shd w:val="clear" w:color="auto" w:fill="FFFFFF"/>
                <w:lang w:eastAsia="zh-CN"/>
              </w:rPr>
              <w:t/>
            </w:r>
          </w:p>
        </w:tc>
      </w:tr>
      <w:tr w14:paraId="2B2EB3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vAlign w:val="center"/>
          </w:tcPr>
          <w:p w14:paraId="4722752A">
            <w:pPr>
              <w:pStyle w:val="130"/>
              <w:rPr>
                <w:rFonts w:eastAsia="宋体"/>
                <w:sz w:val="22"/>
                <w:szCs w:val="22"/>
                <w:lang w:val="en-US" w:eastAsia="zh-CN"/>
              </w:rPr>
            </w:pPr>
            <w:r>
              <w:rPr>
                <w:rFonts w:hint="eastAsia" w:ascii="Segoe UI" w:hAnsi="Segoe UI" w:eastAsia="Segoe UI" w:cs="Segoe UI"/>
                <w:color w:val="2A2B2E"/>
                <w:sz w:val="21"/>
                <w:szCs w:val="21"/>
                <w:shd w:val="clear" w:color="auto" w:fill="FFFFFF"/>
              </w:rPr>
              <w:t xml:space="preserve">Can you guarantee complete cold-chain custody?</w:t>
            </w:r>
          </w:p>
          <w:p w14:paraId="38CC17CF">
            <w:pPr>
              <w:pStyle w:val="130"/>
              <w:rPr>
                <w:sz w:val="22"/>
                <w:szCs w:val="22"/>
                <w:lang w:val="en-US"/>
              </w:rPr>
            </w:pPr>
          </w:p>
        </w:tc>
        <w:tc>
          <w:tcPr>
            <w:tcW w:w="394" w:type="pct"/>
            <w:vAlign w:val="center"/>
          </w:tcPr>
          <w:p w14:paraId="3793E9F8">
            <w:pPr>
              <w:ind w:left="102"/>
              <w:rPr>
                <w:rFonts w:ascii="Arial" w:hAnsi="Arial" w:cs="Arial"/>
              </w:rPr>
            </w:pPr>
            <w:r>
              <w:rPr>
                <w:rFonts w:ascii="Arial" w:hAnsi="Arial" w:cs="Arial"/>
                <w:sz w:val="28"/>
                <w:szCs w:val="28"/>
              </w:rPr>
              <w:sym w:font="Wingdings" w:char="00FE"/>
            </w:r>
          </w:p>
        </w:tc>
        <w:tc>
          <w:tcPr>
            <w:tcW w:w="374" w:type="pct"/>
            <w:vAlign w:val="center"/>
          </w:tcPr>
          <w:p w14:paraId="5BE2A8DD">
            <w:pPr>
              <w:ind w:left="83"/>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2A51B488">
            <w:pPr>
              <w:ind w:left="101"/>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7D97DE1D"/>
          <w:p w14:paraId="25D82670">
            <w:pPr>
              <w:rPr>
                <w:lang w:eastAsia="zh-CN"/>
              </w:rPr>
            </w:pPr>
            <w:r>
              <w:rPr>
                <w:rFonts w:ascii="Segoe UI" w:hAnsi="Segoe UI" w:eastAsia="Segoe UI" w:cs="Segoe UI"/>
                <w:color w:val="0F1115"/>
                <w:sz w:val="24"/>
                <w:szCs w:val="24"/>
                <w:shd w:val="clear" w:color="auto" w:fill="FFFFFF"/>
                <w:lang w:eastAsia="zh-CN"/>
              </w:rPr>
              <w:t xml:space="preserve">Per ODC-CX-18 Primary Sample Collection and Transport Procedure, samples are transported in rigid specimen boxes under temperature control, with transport temperature recorded. Receipt includes a transport-temperature check; if temperature is out of control, impact on results is assessed. For storage, per ODC-CX-32 Emergency Preparedness Procedure, a remote real-time temperature/humidity monitoring system is in place and abnormalities are handled immediately.</w:t>
            </w:r>
          </w:p>
        </w:tc>
      </w:tr>
      <w:tr w14:paraId="6ACA08B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05" w:hRule="atLeast"/>
        </w:trPr>
        <w:tc>
          <w:tcPr>
            <w:tcW w:w="2089" w:type="pct"/>
            <w:shd w:val="clear" w:color="auto" w:fill="F1F1F1" w:themeFill="background1" w:themeFillShade="F2"/>
          </w:tcPr>
          <w:p w14:paraId="2AB37DEC">
            <w:pPr>
              <w:pStyle w:val="130"/>
              <w:rPr>
                <w:rFonts w:eastAsia="宋体"/>
                <w:sz w:val="22"/>
                <w:szCs w:val="22"/>
                <w:lang w:val="en-US" w:eastAsia="zh-CN"/>
              </w:rPr>
            </w:pPr>
            <w:r>
              <w:rPr>
                <w:rFonts w:hint="eastAsia" w:ascii="Times New Roman" w:eastAsia="微软雅黑"/>
                <w:sz w:val="22"/>
                <w:szCs w:val="22"/>
                <w:lang w:val="en-US" w:eastAsia="zh-CN"/>
              </w:rPr>
              <w:t xml:space="preserve">Do your processes describe sample integrity checks?</w:t>
            </w:r>
          </w:p>
        </w:tc>
        <w:tc>
          <w:tcPr>
            <w:tcW w:w="394" w:type="pct"/>
            <w:vAlign w:val="center"/>
          </w:tcPr>
          <w:p w14:paraId="24BEF9BC">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23B4D851">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17702F32">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4FBFD2A0"/>
          <w:p w14:paraId="1238F834">
            <w:pPr>
              <w:autoSpaceDE w:val="0"/>
              <w:autoSpaceDN w:val="0"/>
              <w:adjustRightInd w:val="0"/>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 xml:space="preserve">Per ODC-CX-19 Primary Sample Reception and Handling Procedure, incoming samples are checked against acceptance criteria, including integrity, identification and collection time. Unsuitable samples are rejected or, after assessment, tested under concession with a documented remark in the system.</w:t>
            </w:r>
          </w:p>
        </w:tc>
      </w:tr>
      <w:tr w14:paraId="34F4D3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05" w:hRule="atLeast"/>
        </w:trPr>
        <w:tc>
          <w:tcPr>
            <w:tcW w:w="2089" w:type="pct"/>
            <w:shd w:val="clear" w:color="auto" w:fill="F1F1F1" w:themeFill="background1" w:themeFillShade="F2"/>
          </w:tcPr>
          <w:p w14:paraId="25FBE030">
            <w:pPr>
              <w:rPr>
                <w:rFonts w:eastAsia="宋体"/>
                <w:lang w:eastAsia="zh-CN"/>
              </w:rPr>
            </w:pPr>
            <w:r>
              <w:rPr>
                <w:rFonts w:hint="eastAsia" w:ascii="Times New Roman" w:hAnsi="Arial" w:eastAsia="微软雅黑" w:cs="Arial"/>
                <w:lang w:eastAsia="zh-CN"/>
              </w:rPr>
              <w:t xml:space="preserve">Do you have a sample identification process (accession labels, barcode, readers, re-labelling) in place?</w:t>
            </w:r>
          </w:p>
        </w:tc>
        <w:tc>
          <w:tcPr>
            <w:tcW w:w="394" w:type="pct"/>
            <w:vAlign w:val="center"/>
          </w:tcPr>
          <w:p w14:paraId="601A2F79">
            <w:pPr>
              <w:ind w:left="102"/>
              <w:rPr>
                <w:rFonts w:ascii="Arial" w:hAnsi="Arial" w:cs="Arial"/>
                <w:highlight w:val="lightGray"/>
              </w:rPr>
            </w:pPr>
            <w:r>
              <w:rPr>
                <w:rFonts w:ascii="Arial" w:hAnsi="Arial" w:cs="Arial"/>
                <w:sz w:val="28"/>
                <w:szCs w:val="28"/>
              </w:rPr>
              <w:sym w:font="Wingdings" w:char="00FE"/>
            </w:r>
          </w:p>
          <w:p w14:paraId="6923A073">
            <w:pPr>
              <w:ind w:left="102"/>
              <w:rPr>
                <w:rFonts w:ascii="Arial" w:hAnsi="Arial" w:cs="Arial"/>
                <w:highlight w:val="lightGray"/>
              </w:rPr>
            </w:pPr>
          </w:p>
        </w:tc>
        <w:tc>
          <w:tcPr>
            <w:tcW w:w="374" w:type="pct"/>
            <w:vAlign w:val="center"/>
          </w:tcPr>
          <w:p w14:paraId="31C4A140">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48D831D5">
            <w:pPr>
              <w:ind w:left="83"/>
              <w:rPr>
                <w:rFonts w:ascii="Arial" w:hAnsi="Arial" w:cs="Arial"/>
                <w:highlight w:val="lightGray"/>
              </w:rPr>
            </w:pPr>
          </w:p>
        </w:tc>
        <w:tc>
          <w:tcPr>
            <w:tcW w:w="281" w:type="pct"/>
            <w:vAlign w:val="center"/>
          </w:tcPr>
          <w:p w14:paraId="46DC87CF">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746FEF68">
            <w:pPr>
              <w:ind w:left="101"/>
              <w:rPr>
                <w:rFonts w:ascii="Arial" w:hAnsi="Arial" w:cs="Arial"/>
                <w:highlight w:val="lightGray"/>
              </w:rPr>
            </w:pPr>
          </w:p>
        </w:tc>
        <w:tc>
          <w:tcPr>
            <w:tcW w:w="1860" w:type="pct"/>
          </w:tcPr>
          <w:p w14:paraId="4182961F"/>
          <w:p w14:paraId="32EA3A19">
            <w:pPr>
              <w:autoSpaceDE w:val="0"/>
              <w:autoSpaceDN w:val="0"/>
              <w:adjustRightInd w:val="0"/>
              <w:rPr>
                <w:rFonts w:ascii="Times New Roman" w:hAnsi="Arial" w:eastAsia="微软雅黑" w:cs="Arial"/>
                <w:i/>
                <w:color w:val="000000"/>
                <w:lang w:eastAsia="zh-CN"/>
              </w:rPr>
            </w:pPr>
            <w:r>
              <w:rPr>
                <w:rFonts w:ascii="Segoe UI" w:hAnsi="Segoe UI" w:eastAsia="Segoe UI" w:cs="Segoe UI"/>
                <w:color w:val="0F1115"/>
                <w:sz w:val="24"/>
                <w:szCs w:val="24"/>
                <w:shd w:val="clear" w:color="auto" w:fill="FFFFFF"/>
                <w:lang w:eastAsia="zh-CN"/>
              </w:rPr>
              <w:t xml:space="preserve">Samples are identified by a unique 12-digit barcode, ensuring traceability from collection, receipt, transfer, distribution and examination through reporting (ODC-CX-19 Primary Sample Reception and Handling Procedure). Pathology reports use the pathology number as the unique identifier (ODC-CX-26 Examination Result Reporting Procedure).</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hint="eastAsia" w:ascii="Segoe UI" w:hAnsi="Segoe UI" w:eastAsia="Segoe UI" w:cs="Segoe UI"/>
                <w:color w:val="0F1115"/>
                <w:sz w:val="24"/>
                <w:szCs w:val="24"/>
                <w:shd w:val="clear" w:color="auto" w:fill="FFFFFF"/>
                <w:lang w:eastAsia="zh-CN"/>
              </w:rPr>
              <w:t/>
            </w:r>
            <w:r>
              <w:rPr>
                <w:rFonts w:hint="eastAsia" w:ascii="Segoe UI" w:hAnsi="Segoe UI" w:eastAsia="宋体"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p>
        </w:tc>
      </w:tr>
      <w:tr w14:paraId="41B0DA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34" w:hRule="atLeast"/>
        </w:trPr>
        <w:tc>
          <w:tcPr>
            <w:tcW w:w="2089" w:type="pct"/>
            <w:shd w:val="clear" w:color="auto" w:fill="F1F1F1" w:themeFill="background1" w:themeFillShade="F2"/>
          </w:tcPr>
          <w:p w14:paraId="629ABF4A">
            <w:pPr>
              <w:pStyle w:val="130"/>
              <w:rPr>
                <w:rFonts w:eastAsia="宋体"/>
                <w:sz w:val="22"/>
                <w:szCs w:val="22"/>
                <w:highlight w:val="yellow"/>
                <w:lang w:val="en-US" w:eastAsia="zh-CN"/>
              </w:rPr>
            </w:pPr>
            <w:r>
              <w:rPr>
                <w:rFonts w:hint="eastAsia" w:ascii="Times New Roman" w:eastAsia="微软雅黑"/>
                <w:sz w:val="22"/>
                <w:szCs w:val="22"/>
                <w:highlight w:val="yellow"/>
                <w:lang w:val="en-US" w:eastAsia="zh-CN"/>
              </w:rPr>
              <w:t xml:space="preserve">Does your company have a procedure for sample storage and retention?</w:t>
            </w:r>
          </w:p>
          <w:p w14:paraId="587063EE">
            <w:pPr>
              <w:pStyle w:val="130"/>
              <w:rPr>
                <w:rFonts w:eastAsia="宋体"/>
                <w:sz w:val="22"/>
                <w:szCs w:val="22"/>
                <w:lang w:val="en-US" w:eastAsia="zh-CN"/>
              </w:rPr>
            </w:pPr>
          </w:p>
        </w:tc>
        <w:tc>
          <w:tcPr>
            <w:tcW w:w="394" w:type="pct"/>
            <w:vAlign w:val="center"/>
          </w:tcPr>
          <w:p w14:paraId="782A8BAF">
            <w:pPr>
              <w:pStyle w:val="130"/>
              <w:jc w:val="center"/>
              <w:rPr>
                <w:sz w:val="22"/>
                <w:szCs w:val="22"/>
                <w:highlight w:val="lightGray"/>
                <w:lang w:val="en-US"/>
              </w:rPr>
            </w:pPr>
            <w:r>
              <w:rPr>
                <w:sz w:val="28"/>
                <w:szCs w:val="28"/>
              </w:rPr>
              <w:sym w:font="Wingdings" w:char="00FE"/>
            </w:r>
          </w:p>
        </w:tc>
        <w:tc>
          <w:tcPr>
            <w:tcW w:w="374" w:type="pct"/>
            <w:vAlign w:val="center"/>
          </w:tcPr>
          <w:p w14:paraId="083D33A0">
            <w:pPr>
              <w:pStyle w:val="130"/>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281" w:type="pct"/>
            <w:vAlign w:val="center"/>
          </w:tcPr>
          <w:p w14:paraId="5739C6F0">
            <w:pPr>
              <w:pStyle w:val="130"/>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1860" w:type="pct"/>
          </w:tcPr>
          <w:p w14:paraId="1E7268F2">
            <w:pPr>
              <w:pStyle w:val="130"/>
              <w:rPr>
                <w:rFonts w:ascii="Times New Roman" w:eastAsia="微软雅黑"/>
                <w:i/>
                <w:sz w:val="22"/>
                <w:szCs w:val="22"/>
                <w:lang w:val="en-US" w:eastAsia="zh-CN"/>
              </w:rPr>
            </w:pPr>
            <w:r>
              <w:rPr>
                <w:rFonts w:hint="eastAsia" w:ascii="Times New Roman" w:eastAsia="微软雅黑"/>
                <w:i/>
                <w:sz w:val="22"/>
                <w:szCs w:val="22"/>
                <w:lang w:val="en-US" w:eastAsia="zh-CN"/>
              </w:rPr>
              <w:t xml:space="preserve">How long are samples retained following analysis?</w:t>
            </w:r>
          </w:p>
          <w:p w14:paraId="7BA7502A">
            <w:pPr>
              <w:rPr>
                <w:lang w:eastAsia="zh-CN"/>
              </w:rPr>
            </w:pPr>
          </w:p>
          <w:p w14:paraId="06030C20">
            <w:pPr>
              <w:rPr>
                <w:lang w:eastAsia="zh-CN"/>
              </w:rPr>
            </w:pPr>
          </w:p>
          <w:p w14:paraId="1433EE49">
            <w:pPr>
              <w:rPr>
                <w:rFonts w:ascii="Segoe UI" w:hAnsi="Segoe UI" w:eastAsia="Segoe UI" w:cs="Segoe UI"/>
                <w:color w:val="0F1115"/>
                <w:sz w:val="24"/>
                <w:szCs w:val="24"/>
                <w:shd w:val="clear" w:color="auto" w:fill="FFFFFF"/>
                <w:lang w:eastAsia="zh-CN"/>
              </w:rPr>
            </w:pPr>
            <w:r>
              <w:rPr>
                <w:rFonts w:hint="eastAsia" w:ascii="Segoe UI" w:hAnsi="Segoe UI" w:eastAsia="宋体" w:cs="Segoe UI"/>
                <w:color w:val="0F1115"/>
                <w:sz w:val="24"/>
                <w:szCs w:val="24"/>
                <w:shd w:val="clear" w:color="auto" w:fill="FFFFFF"/>
                <w:lang w:eastAsia="zh-CN"/>
              </w:rPr>
              <w:t xml:space="preserve">Per ODC-SOP-CRO-01-012 Clinical Research Group Sample Reception and Handling Procedure, post-analysis sample retention follows the clinical trial protocol, ethics approval and customer requirements; samples are retained long-term until project completion.</w:t>
            </w:r>
          </w:p>
        </w:tc>
      </w:tr>
      <w:tr w14:paraId="0D8D4B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03" w:hRule="atLeast"/>
        </w:trPr>
        <w:tc>
          <w:tcPr>
            <w:tcW w:w="2089" w:type="pct"/>
            <w:shd w:val="clear" w:color="auto" w:fill="F1F1F1" w:themeFill="background1" w:themeFillShade="F2"/>
          </w:tcPr>
          <w:p w14:paraId="7A00409A">
            <w:pPr>
              <w:pStyle w:val="130"/>
            </w:pPr>
            <w:commentRangeStart w:id="4"/>
            <w:r>
              <w:rPr>
                <w:rFonts w:ascii="宋体" w:hAnsi="宋体" w:eastAsia="宋体" w:cs="宋体"/>
                <w:highlight w:val="yellow"/>
              </w:rPr>
              <w:t xml:space="preserve">Do you have a process in place for sample disposal?</w:t>
            </w:r>
            <w:commentRangeEnd w:id="4"/>
            <w:r>
              <w:commentReference w:id="4"/>
            </w:r>
          </w:p>
          <w:p w14:paraId="181E8EDE">
            <w:pPr>
              <w:pStyle w:val="130"/>
              <w:rPr>
                <w:lang w:val="en-US" w:eastAsia="zh-CN"/>
              </w:rPr>
            </w:pPr>
          </w:p>
        </w:tc>
        <w:tc>
          <w:tcPr>
            <w:tcW w:w="394" w:type="pct"/>
            <w:vAlign w:val="center"/>
          </w:tcPr>
          <w:p w14:paraId="4A52BE1E">
            <w:pPr>
              <w:pStyle w:val="130"/>
              <w:jc w:val="center"/>
              <w:rPr>
                <w:highlight w:val="lightGray"/>
                <w:lang w:val="en-US"/>
              </w:rPr>
            </w:pPr>
            <w:r>
              <w:rPr>
                <w:sz w:val="28"/>
                <w:szCs w:val="28"/>
              </w:rPr>
              <w:sym w:font="Wingdings" w:char="00FE"/>
            </w:r>
          </w:p>
        </w:tc>
        <w:tc>
          <w:tcPr>
            <w:tcW w:w="374" w:type="pct"/>
            <w:vAlign w:val="center"/>
          </w:tcPr>
          <w:p w14:paraId="0B222C02">
            <w:pPr>
              <w:pStyle w:val="130"/>
              <w:jc w:val="center"/>
              <w:rPr>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281" w:type="pct"/>
            <w:vAlign w:val="center"/>
          </w:tcPr>
          <w:p w14:paraId="1B5925A9">
            <w:pPr>
              <w:pStyle w:val="130"/>
              <w:jc w:val="center"/>
              <w:rPr>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1860" w:type="pct"/>
          </w:tcPr>
          <w:p w14:paraId="295BD9BE"/>
          <w:p w14:paraId="63669DDE"/>
          <w:p w14:paraId="0AC20187">
            <w:pPr>
              <w:rPr>
                <w:rFonts w:ascii="Times New Roman" w:hAnsi="Arial" w:eastAsia="微软雅黑" w:cs="Arial"/>
                <w:i/>
                <w:color w:val="000000"/>
                <w:lang w:eastAsia="zh-CN"/>
              </w:rPr>
            </w:pPr>
            <w:r>
              <w:rPr>
                <w:rFonts w:hint="eastAsia" w:ascii="Segoe UI" w:hAnsi="Segoe UI" w:eastAsia="宋体" w:cs="Segoe UI"/>
                <w:color w:val="0F1115"/>
                <w:sz w:val="24"/>
                <w:szCs w:val="24"/>
                <w:shd w:val="clear" w:color="auto" w:fill="FFFFFF"/>
                <w:lang w:eastAsia="zh-CN"/>
              </w:rPr>
              <w:t xml:space="preserve">Per ODC-SOP-CRO-01-019 Clinical Research Group Post-Examination Sample Management Procedure, samples exceeding the retention period are disposed of safely as medical waste by the respective technical groups.</w:t>
            </w:r>
            <w:r>
              <w:rPr>
                <w:rFonts w:ascii="Segoe UI" w:hAnsi="Segoe UI" w:eastAsia="Segoe UI" w:cs="Segoe UI"/>
                <w:color w:val="0F1115"/>
                <w:sz w:val="24"/>
                <w:szCs w:val="24"/>
                <w:shd w:val="clear" w:color="auto" w:fill="FFFFFF"/>
                <w:lang w:val="zh-CN" w:eastAsia="zh-CN"/>
              </w:rPr>
              <w:t/>
            </w:r>
            <w:r>
              <w:rPr>
                <w:rFonts w:ascii="Segoe UI" w:hAnsi="Segoe UI" w:eastAsia="Segoe UI"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val="zh-CN" w:eastAsia="zh-CN"/>
              </w:rPr>
              <w:t/>
            </w:r>
            <w:r>
              <w:rPr>
                <w:rFonts w:ascii="Segoe UI" w:hAnsi="Segoe UI" w:eastAsia="Segoe UI" w:cs="Segoe UI"/>
                <w:color w:val="0F1115"/>
                <w:sz w:val="24"/>
                <w:szCs w:val="24"/>
                <w:shd w:val="clear" w:color="auto" w:fill="FFFFFF"/>
                <w:lang w:eastAsia="zh-CN"/>
              </w:rPr>
              <w:t/>
            </w:r>
            <w:r>
              <w:rPr>
                <w:rFonts w:ascii="Segoe UI" w:hAnsi="Segoe UI" w:eastAsia="Segoe UI" w:cs="Segoe UI"/>
                <w:color w:val="0F1115"/>
                <w:sz w:val="24"/>
                <w:szCs w:val="24"/>
                <w:shd w:val="clear" w:color="auto" w:fill="FFFFFF"/>
                <w:lang w:val="zh-CN" w:eastAsia="zh-CN"/>
              </w:rPr>
              <w:t/>
            </w:r>
            <w:r>
              <w:rPr>
                <w:rFonts w:ascii="Segoe UI" w:hAnsi="Segoe UI" w:eastAsia="Segoe UI" w:cs="Segoe UI"/>
                <w:color w:val="0F1115"/>
                <w:sz w:val="24"/>
                <w:szCs w:val="24"/>
                <w:shd w:val="clear" w:color="auto" w:fill="FFFFFF"/>
                <w:lang w:eastAsia="zh-CN"/>
              </w:rPr>
              <w:t/>
            </w:r>
          </w:p>
        </w:tc>
      </w:tr>
      <w:tr w14:paraId="400FA8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tcPr>
          <w:p w14:paraId="384645E7">
            <w:pPr>
              <w:pStyle w:val="130"/>
              <w:rPr>
                <w:rFonts w:eastAsia="宋体"/>
                <w:sz w:val="22"/>
                <w:szCs w:val="22"/>
                <w:lang w:val="en-US" w:eastAsia="zh-CN"/>
              </w:rPr>
            </w:pPr>
            <w:r>
              <w:rPr>
                <w:rFonts w:hint="eastAsia" w:ascii="Times New Roman" w:eastAsia="微软雅黑"/>
                <w:sz w:val="22"/>
                <w:szCs w:val="22"/>
                <w:lang w:val="en-US" w:eastAsia="zh-CN"/>
              </w:rPr>
              <w:t xml:space="preserve">Is there a temperature monitoring system?</w:t>
            </w:r>
          </w:p>
        </w:tc>
        <w:tc>
          <w:tcPr>
            <w:tcW w:w="394" w:type="pct"/>
            <w:vAlign w:val="center"/>
          </w:tcPr>
          <w:p w14:paraId="14CF2DAF">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7E97EB62">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1B47A33F">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6C1D5CC6"/>
          <w:p w14:paraId="3B09C3A7">
            <w:pPr>
              <w:autoSpaceDE w:val="0"/>
              <w:autoSpaceDN w:val="0"/>
              <w:adjustRightInd w:val="0"/>
              <w:rPr>
                <w:lang w:eastAsia="zh-CN"/>
              </w:rPr>
            </w:pPr>
            <w:r>
              <w:rPr>
                <w:rFonts w:ascii="Segoe UI" w:hAnsi="Segoe UI" w:eastAsia="Segoe UI" w:cs="Segoe UI"/>
                <w:color w:val="0F1115"/>
                <w:sz w:val="24"/>
                <w:szCs w:val="24"/>
                <w:shd w:val="clear" w:color="auto" w:fill="FFFFFF"/>
                <w:lang w:eastAsia="zh-CN"/>
              </w:rPr>
              <w:t xml:space="preserve">Per ODC-CX-32 Emergency Preparedness Procedure, laboratory storage equipment is equipped with remote real-time temperature/humidity monitoring. Per ODC-CX-10 Facility and Environmental Management Procedure, each technical group performs routine temperature/humidity monitoring and recording according to instrument and reagent requirements; out-of-control conditions are handled immediately.</w:t>
            </w:r>
          </w:p>
        </w:tc>
      </w:tr>
      <w:tr w14:paraId="017C41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tcPr>
          <w:p w14:paraId="47800395">
            <w:pPr>
              <w:rPr>
                <w:rFonts w:eastAsia="宋体"/>
                <w:lang w:eastAsia="zh-CN"/>
              </w:rPr>
            </w:pPr>
            <w:r>
              <w:rPr>
                <w:rFonts w:hint="eastAsia" w:ascii="Times New Roman" w:hAnsi="Arial" w:eastAsia="微软雅黑" w:cs="Arial"/>
                <w:lang w:eastAsia="zh-CN"/>
              </w:rPr>
              <w:t xml:space="preserve">What storage temperatures are offered?</w:t>
            </w:r>
          </w:p>
        </w:tc>
        <w:tc>
          <w:tcPr>
            <w:tcW w:w="2910" w:type="pct"/>
            <w:gridSpan w:val="4"/>
            <w:vAlign w:val="center"/>
          </w:tcPr>
          <w:p w14:paraId="3F3F6C97">
            <w:pPr>
              <w:pStyle w:val="130"/>
              <w:jc w:val="both"/>
              <w:rPr>
                <w:rFonts w:eastAsia="宋体"/>
                <w:sz w:val="22"/>
                <w:szCs w:val="22"/>
                <w:lang w:val="en-GB" w:eastAsia="zh-CN"/>
              </w:rPr>
            </w:pPr>
            <w:r>
              <w:rPr>
                <w:rFonts w:hint="eastAsia" w:ascii="Times New Roman" w:eastAsia="微软雅黑"/>
                <w:lang w:val="en-US" w:eastAsia="zh-CN"/>
              </w:rPr>
              <w:sym w:font="Wingdings" w:char="00FE"/>
            </w:r>
            <w:r>
              <w:rPr>
                <w:rFonts w:hint="eastAsia" w:ascii="Times New Roman" w:eastAsia="微软雅黑"/>
                <w:lang w:val="en-US" w:eastAsia="zh-CN"/>
              </w:rPr>
              <w:t xml:space="preserve"> Room temperature</w:t>
            </w:r>
          </w:p>
          <w:p w14:paraId="0FA4889E">
            <w:pPr>
              <w:pStyle w:val="130"/>
              <w:jc w:val="both"/>
              <w:rPr>
                <w:rFonts w:eastAsia="宋体"/>
                <w:sz w:val="22"/>
                <w:szCs w:val="22"/>
                <w:lang w:val="en-GB" w:eastAsia="zh-CN"/>
              </w:rPr>
            </w:pPr>
            <w:r>
              <w:rPr>
                <w:rFonts w:hint="eastAsia" w:ascii="Times New Roman" w:eastAsia="微软雅黑"/>
                <w:lang w:val="en-US" w:eastAsia="zh-CN"/>
              </w:rPr>
              <w:sym w:font="Wingdings" w:char="00FE"/>
            </w:r>
            <w:r>
              <w:rPr>
                <w:rFonts w:hint="eastAsia" w:ascii="Times New Roman" w:eastAsia="微软雅黑"/>
                <w:lang w:val="en-US" w:eastAsia="zh-CN"/>
              </w:rPr>
              <w:t xml:space="preserve"> 2 – 8 °C</w:t>
            </w:r>
          </w:p>
          <w:p w14:paraId="64313392">
            <w:pPr>
              <w:pStyle w:val="130"/>
              <w:jc w:val="both"/>
              <w:rPr>
                <w:rFonts w:eastAsia="宋体"/>
                <w:sz w:val="22"/>
                <w:szCs w:val="22"/>
                <w:lang w:val="en-GB" w:eastAsia="zh-CN"/>
              </w:rPr>
            </w:pPr>
            <w:r>
              <w:rPr>
                <w:rFonts w:hint="eastAsia" w:ascii="Times New Roman" w:eastAsia="微软雅黑"/>
                <w:lang w:val="en-US" w:eastAsia="zh-CN"/>
              </w:rPr>
              <w:sym w:font="Wingdings" w:char="00FE"/>
            </w:r>
            <w:r>
              <w:rPr>
                <w:rFonts w:hint="eastAsia" w:ascii="Times New Roman" w:eastAsia="微软雅黑"/>
                <w:lang w:val="en-US" w:eastAsia="zh-CN"/>
              </w:rPr>
              <w:t xml:space="preserve"> -20 °C</w:t>
            </w:r>
          </w:p>
          <w:p w14:paraId="215B7E26">
            <w:pPr>
              <w:pStyle w:val="130"/>
              <w:jc w:val="both"/>
              <w:rPr>
                <w:rFonts w:eastAsia="宋体"/>
                <w:lang w:val="en-US" w:eastAsia="zh-CN"/>
              </w:rPr>
            </w:pPr>
            <w:r>
              <w:rPr>
                <w:rFonts w:hint="eastAsia" w:ascii="Times New Roman" w:eastAsia="微软雅黑"/>
                <w:lang w:val="en-US" w:eastAsia="zh-CN"/>
              </w:rPr>
              <w:sym w:font="Wingdings" w:char="00FE"/>
            </w:r>
            <w:r>
              <w:rPr>
                <w:rFonts w:hint="eastAsia" w:ascii="Times New Roman" w:eastAsia="微软雅黑"/>
                <w:lang w:val="en-US" w:eastAsia="zh-CN"/>
              </w:rPr>
              <w:t xml:space="preserve">  -80 °C</w:t>
            </w:r>
          </w:p>
          <w:p w14:paraId="5A1F4563">
            <w:pPr>
              <w:pStyle w:val="130"/>
              <w:jc w:val="both"/>
              <w:rPr>
                <w:rFonts w:eastAsia="宋体"/>
                <w:sz w:val="22"/>
                <w:szCs w:val="22"/>
                <w:lang w:val="en-GB" w:eastAsia="zh-CN"/>
              </w:rPr>
            </w:pPr>
            <w:r>
              <w:rPr>
                <w:rFonts w:hint="eastAsia" w:ascii="Times New Roman" w:eastAsia="微软雅黑"/>
                <w:sz w:val="22"/>
                <w:szCs w:val="22"/>
                <w:lang w:val="en-GB" w:eastAsia="zh-CN"/>
              </w:rPr>
              <w:t xml:space="preserve">☐ Vapour-phase liquid nitrogen</w:t>
            </w:r>
          </w:p>
          <w:p w14:paraId="5940AAC0">
            <w:pPr>
              <w:pStyle w:val="130"/>
              <w:jc w:val="both"/>
              <w:rPr>
                <w:sz w:val="22"/>
                <w:szCs w:val="22"/>
                <w:lang w:val="en-GB"/>
              </w:rPr>
            </w:pPr>
          </w:p>
        </w:tc>
      </w:tr>
      <w:tr w14:paraId="5E238C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tcPr>
          <w:p w14:paraId="22C5FA0C">
            <w:pPr>
              <w:rPr>
                <w:rFonts w:ascii="Arial" w:hAnsi="Arial" w:eastAsia="宋体" w:cs="Arial"/>
                <w:lang w:eastAsia="zh-CN"/>
              </w:rPr>
            </w:pPr>
            <w:r>
              <w:rPr>
                <w:rFonts w:hint="eastAsia" w:ascii="Times New Roman" w:hAnsi="Arial" w:eastAsia="微软雅黑" w:cs="Arial"/>
                <w:lang w:eastAsia="zh-CN"/>
              </w:rPr>
              <w:t xml:space="preserve">Is there a system for continuous temperature monitoring of refrigerators / freezers / rooms, etc.?</w:t>
            </w:r>
          </w:p>
          <w:p w14:paraId="05312352">
            <w:pPr>
              <w:rPr>
                <w:rFonts w:eastAsia="宋体"/>
                <w:lang w:eastAsia="zh-CN"/>
              </w:rPr>
            </w:pPr>
            <w:r>
              <w:rPr>
                <w:rFonts w:hint="eastAsia" w:ascii="Times New Roman" w:hAnsi="Arial" w:eastAsia="微软雅黑" w:cs="Arial"/>
                <w:lang w:eastAsia="zh-CN"/>
              </w:rPr>
              <w:t xml:space="preserve">If yes, is this temperature monitoring system connected to a 24/7 alarm system?</w:t>
            </w:r>
            <w:r>
              <w:rPr>
                <w:rFonts w:ascii="Arial" w:hAnsi="Arial" w:cs="Arial"/>
                <w:lang w:eastAsia="zh-CN"/>
              </w:rPr>
              <w:t xml:space="preserve"/>
            </w:r>
            <w:r>
              <w:rPr>
                <w:rFonts w:hint="eastAsia" w:ascii="Times New Roman" w:hAnsi="Arial" w:eastAsia="微软雅黑" w:cs="Arial"/>
                <w:lang w:eastAsia="zh-CN"/>
              </w:rPr>
              <w:t/>
            </w:r>
          </w:p>
        </w:tc>
        <w:tc>
          <w:tcPr>
            <w:tcW w:w="394" w:type="pct"/>
            <w:vAlign w:val="center"/>
          </w:tcPr>
          <w:p w14:paraId="25CB04CA">
            <w:pPr>
              <w:ind w:left="102"/>
              <w:rPr>
                <w:rFonts w:ascii="Arial" w:hAnsi="Arial" w:cs="Arial"/>
                <w:highlight w:val="lightGray"/>
              </w:rPr>
            </w:pPr>
            <w:r>
              <w:rPr>
                <w:rFonts w:ascii="Arial" w:hAnsi="Arial" w:cs="Arial"/>
                <w:sz w:val="28"/>
                <w:szCs w:val="28"/>
              </w:rPr>
              <w:sym w:font="Wingdings" w:char="00FE"/>
            </w:r>
          </w:p>
          <w:p w14:paraId="353F0E74">
            <w:pPr>
              <w:ind w:left="102"/>
              <w:rPr>
                <w:rFonts w:ascii="Arial" w:hAnsi="Arial" w:cs="Arial"/>
                <w:highlight w:val="lightGray"/>
              </w:rPr>
            </w:pPr>
          </w:p>
          <w:p w14:paraId="13AB3D76">
            <w:pPr>
              <w:ind w:left="102"/>
              <w:rPr>
                <w:rFonts w:ascii="Arial" w:hAnsi="Arial" w:cs="Arial"/>
                <w:highlight w:val="lightGray"/>
              </w:rPr>
            </w:pPr>
          </w:p>
        </w:tc>
        <w:tc>
          <w:tcPr>
            <w:tcW w:w="374" w:type="pct"/>
            <w:vAlign w:val="center"/>
          </w:tcPr>
          <w:p w14:paraId="5A0CCA21">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797C3263">
            <w:pPr>
              <w:ind w:left="83"/>
              <w:rPr>
                <w:rFonts w:ascii="Arial" w:hAnsi="Arial" w:cs="Arial"/>
                <w:highlight w:val="lightGray"/>
              </w:rPr>
            </w:pPr>
          </w:p>
          <w:p w14:paraId="73EC2B3E">
            <w:pPr>
              <w:ind w:left="83"/>
              <w:rPr>
                <w:rFonts w:ascii="Arial" w:hAnsi="Arial" w:cs="Arial"/>
                <w:highlight w:val="lightGray"/>
              </w:rPr>
            </w:pPr>
          </w:p>
        </w:tc>
        <w:tc>
          <w:tcPr>
            <w:tcW w:w="281" w:type="pct"/>
            <w:vAlign w:val="center"/>
          </w:tcPr>
          <w:p w14:paraId="28BB9D41">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6887A2E">
            <w:pPr>
              <w:ind w:left="101"/>
              <w:rPr>
                <w:rFonts w:ascii="Arial" w:hAnsi="Arial" w:cs="Arial"/>
                <w:highlight w:val="lightGray"/>
              </w:rPr>
            </w:pPr>
          </w:p>
          <w:p w14:paraId="47ED51DF">
            <w:pPr>
              <w:ind w:left="101"/>
              <w:rPr>
                <w:rFonts w:ascii="Arial" w:hAnsi="Arial" w:cs="Arial"/>
                <w:highlight w:val="lightGray"/>
              </w:rPr>
            </w:pPr>
          </w:p>
        </w:tc>
        <w:tc>
          <w:tcPr>
            <w:tcW w:w="1860" w:type="pct"/>
          </w:tcPr>
          <w:p w14:paraId="463D804E"/>
          <w:p w14:paraId="06AC9F1D">
            <w:pPr>
              <w:autoSpaceDE w:val="0"/>
              <w:autoSpaceDN w:val="0"/>
              <w:adjustRightInd w:val="0"/>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 xml:space="preserve">Per ODC-CX-32 Emergency Preparedness Procedure, laboratory storage equipment has remote real-time temperature/humidity monitoring. When equipment failure causes temperature to reach the alarm limit, the system simultaneously sends WeChat alerts to multiple persons, providing 24-hour monitoring and alarm notification.</w:t>
            </w:r>
          </w:p>
        </w:tc>
      </w:tr>
      <w:tr w14:paraId="6C2687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tcPr>
          <w:p w14:paraId="11555AA4">
            <w:pPr>
              <w:rPr>
                <w:rFonts w:ascii="Arial" w:hAnsi="Arial" w:eastAsia="宋体" w:cs="Arial"/>
                <w:lang w:eastAsia="zh-CN"/>
              </w:rPr>
            </w:pPr>
            <w:r>
              <w:rPr>
                <w:rFonts w:hint="eastAsia" w:ascii="Times New Roman" w:hAnsi="Arial" w:eastAsia="微软雅黑" w:cs="Arial"/>
                <w:lang w:eastAsia="zh-CN"/>
              </w:rPr>
              <w:t xml:space="preserve">Is there a spill procedure in place?</w:t>
            </w:r>
          </w:p>
        </w:tc>
        <w:tc>
          <w:tcPr>
            <w:tcW w:w="394" w:type="pct"/>
            <w:vAlign w:val="center"/>
          </w:tcPr>
          <w:p w14:paraId="534F19BB">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7B7E0901">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5073D5B9">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12F657DB"/>
          <w:p w14:paraId="393FEFAB">
            <w:pPr>
              <w:autoSpaceDE w:val="0"/>
              <w:autoSpaceDN w:val="0"/>
              <w:adjustRightInd w:val="0"/>
              <w:rPr>
                <w:rFonts w:ascii="Times New Roman" w:hAnsi="Arial" w:eastAsia="微软雅黑" w:cs="Arial"/>
                <w:i/>
                <w:color w:val="000000"/>
                <w:lang w:eastAsia="zh-CN"/>
              </w:rPr>
            </w:pPr>
            <w:r>
              <w:rPr>
                <w:rFonts w:ascii="Segoe UI" w:hAnsi="Segoe UI" w:eastAsia="Segoe UI" w:cs="Segoe UI"/>
                <w:color w:val="0F1115"/>
                <w:sz w:val="24"/>
                <w:szCs w:val="24"/>
                <w:shd w:val="clear" w:color="auto" w:fill="FFFFFF"/>
                <w:lang w:eastAsia="zh-CN"/>
              </w:rPr>
              <w:t xml:space="preserve">Per ODC-CX-10 Facility and Environmental Management Procedure, in the event of contaminant leakage or spillage, all contaminated surfaces (benches, floors, walls, etc.) and air are disinfected according to procedure. Chemical spills are handled per the emergency process in the Safety Manual (ODC-CX-32 Emergency Preparedness Procedure).</w:t>
            </w:r>
          </w:p>
        </w:tc>
      </w:tr>
      <w:tr w14:paraId="0E9E5C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05" w:hRule="atLeast"/>
          <w:tblHeader/>
        </w:trPr>
        <w:tc>
          <w:tcPr>
            <w:tcW w:w="5000" w:type="pct"/>
            <w:gridSpan w:val="5"/>
            <w:vAlign w:val="center"/>
          </w:tcPr>
          <w:p w14:paraId="052501A0">
            <w:pPr>
              <w:spacing w:after="0"/>
              <w:ind w:left="13"/>
              <w:jc w:val="center"/>
              <w:outlineLvl w:val="2"/>
              <w:rPr>
                <w:rFonts w:ascii="Arial" w:hAnsi="Arial" w:eastAsia="宋体" w:cs="Arial"/>
                <w:b/>
                <w:lang w:eastAsia="zh-CN"/>
              </w:rPr>
            </w:pPr>
            <w:r>
              <w:rPr>
                <w:rFonts w:hint="eastAsia" w:ascii="Times New Roman" w:hAnsi="Arial" w:eastAsia="微软雅黑" w:cs="Arial"/>
                <w:b/>
                <w:lang w:eastAsia="zh-CN"/>
              </w:rPr>
              <w:t xml:space="preserve">Equipment used and equipment validations</w:t>
            </w:r>
          </w:p>
        </w:tc>
      </w:tr>
      <w:tr w14:paraId="3DB66F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08" w:hRule="atLeast"/>
        </w:trPr>
        <w:tc>
          <w:tcPr>
            <w:tcW w:w="2089" w:type="pct"/>
            <w:shd w:val="clear" w:color="auto" w:fill="F1F1F1" w:themeFill="background1" w:themeFillShade="F2"/>
          </w:tcPr>
          <w:p w14:paraId="2CD6C270">
            <w:pPr>
              <w:pStyle w:val="130"/>
              <w:rPr>
                <w:rFonts w:eastAsia="宋体"/>
                <w:sz w:val="22"/>
                <w:szCs w:val="22"/>
                <w:lang w:val="en-US" w:eastAsia="zh-CN"/>
              </w:rPr>
            </w:pPr>
            <w:r>
              <w:rPr>
                <w:rFonts w:hint="eastAsia" w:ascii="Times New Roman" w:eastAsia="微软雅黑"/>
                <w:sz w:val="22"/>
                <w:szCs w:val="22"/>
                <w:lang w:val="en-US" w:eastAsia="zh-CN"/>
              </w:rPr>
              <w:t xml:space="preserve">Is an equipment database maintained?</w:t>
            </w:r>
          </w:p>
        </w:tc>
        <w:tc>
          <w:tcPr>
            <w:tcW w:w="394" w:type="pct"/>
            <w:vAlign w:val="center"/>
          </w:tcPr>
          <w:p w14:paraId="78C573BB">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2205DDE4">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24507801">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589B924F"/>
          <w:p w14:paraId="56531A85">
            <w:pPr>
              <w:autoSpaceDE w:val="0"/>
              <w:autoSpaceDN w:val="0"/>
              <w:adjustRightInd w:val="0"/>
              <w:rPr>
                <w:rFonts w:ascii="Arial" w:hAnsi="Arial" w:eastAsia="宋体" w:cs="Arial"/>
                <w:i/>
                <w:color w:val="000000"/>
                <w:lang w:eastAsia="zh-CN"/>
              </w:rPr>
            </w:pPr>
            <w:r>
              <w:rPr>
                <w:rFonts w:ascii="Segoe UI" w:hAnsi="Segoe UI" w:eastAsia="Segoe UI" w:cs="Segoe UI"/>
                <w:color w:val="0F1115"/>
                <w:sz w:val="24"/>
                <w:szCs w:val="24"/>
                <w:shd w:val="clear" w:color="auto" w:fill="FFFFFF"/>
                <w:lang w:eastAsia="zh-CN"/>
              </w:rPr>
              <w:t xml:space="preserve">Per ODC-CX-12 Equipment Management Procedure, the laboratory shall maintain an Equipment List and Equipment Basic Information Register covering identification, manufacturer information, calibration records and maintenance/repair records. Files are managed by the technical groups or the General Administration Department.</w:t>
            </w:r>
          </w:p>
        </w:tc>
      </w:tr>
      <w:tr w14:paraId="4181E5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30" w:hRule="atLeast"/>
        </w:trPr>
        <w:tc>
          <w:tcPr>
            <w:tcW w:w="5000" w:type="pct"/>
            <w:gridSpan w:val="5"/>
            <w:shd w:val="clear" w:color="auto" w:fill="F1F1F1" w:themeFill="background1" w:themeFillShade="F2"/>
          </w:tcPr>
          <w:p w14:paraId="1CEE59B2">
            <w:pPr>
              <w:pStyle w:val="136"/>
              <w:rPr>
                <w:rFonts w:ascii="Arial" w:hAnsi="Arial" w:eastAsia="宋体"/>
                <w:i/>
                <w:sz w:val="22"/>
                <w:szCs w:val="22"/>
                <w:lang w:val="en-US" w:eastAsia="zh-CN"/>
              </w:rPr>
            </w:pPr>
            <w:r>
              <w:rPr>
                <w:rFonts w:hint="eastAsia" w:ascii="Times New Roman" w:hAnsi="Arial" w:eastAsia="微软雅黑"/>
                <w:i/>
                <w:sz w:val="22"/>
                <w:szCs w:val="22"/>
                <w:highlight w:val="yellow"/>
                <w:lang w:val="en-US" w:eastAsia="zh-CN"/>
              </w:rPr>
              <w:t xml:space="preserve">Please add a copy of the list of equipment.</w:t>
            </w:r>
          </w:p>
        </w:tc>
      </w:tr>
      <w:tr w14:paraId="2DDAEB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3" w:hRule="atLeast"/>
        </w:trPr>
        <w:tc>
          <w:tcPr>
            <w:tcW w:w="2089" w:type="pct"/>
            <w:shd w:val="clear" w:color="auto" w:fill="F1F1F1" w:themeFill="background1" w:themeFillShade="F2"/>
          </w:tcPr>
          <w:p w14:paraId="7FCAEA04">
            <w:pPr>
              <w:pStyle w:val="136"/>
              <w:rPr>
                <w:rFonts w:ascii="Arial" w:hAnsi="Arial" w:eastAsia="宋体"/>
                <w:sz w:val="22"/>
                <w:szCs w:val="22"/>
                <w:lang w:val="en-US" w:eastAsia="zh-CN"/>
              </w:rPr>
            </w:pPr>
            <w:r>
              <w:rPr>
                <w:rFonts w:hint="eastAsia" w:ascii="Times New Roman" w:hAnsi="Arial" w:eastAsia="微软雅黑"/>
                <w:sz w:val="22"/>
                <w:szCs w:val="22"/>
                <w:highlight w:val="yellow"/>
                <w:lang w:val="en-US" w:eastAsia="zh-CN"/>
              </w:rPr>
              <w:t xml:space="preserve">Are all laboratory instruments validated prior to use?</w:t>
            </w:r>
          </w:p>
        </w:tc>
        <w:tc>
          <w:tcPr>
            <w:tcW w:w="394" w:type="pct"/>
            <w:vAlign w:val="center"/>
          </w:tcPr>
          <w:p w14:paraId="200DC7BD">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24A9FCEA">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6E7CA9E3">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7DFE2765"/>
          <w:p w14:paraId="66E662F4">
            <w:pPr>
              <w:autoSpaceDE w:val="0"/>
              <w:autoSpaceDN w:val="0"/>
              <w:adjustRightInd w:val="0"/>
              <w:rPr>
                <w:rFonts w:ascii="Arial" w:hAnsi="Arial" w:eastAsia="宋体" w:cs="Arial"/>
                <w:i/>
                <w:color w:val="000000"/>
                <w:lang w:eastAsia="zh-CN"/>
              </w:rPr>
            </w:pPr>
            <w:r>
              <w:rPr>
                <w:rFonts w:ascii="Segoe UI" w:hAnsi="Segoe UI" w:eastAsia="Segoe UI" w:cs="Segoe UI"/>
                <w:color w:val="0F1115"/>
                <w:sz w:val="24"/>
                <w:szCs w:val="24"/>
                <w:shd w:val="clear" w:color="auto" w:fill="FFFFFF"/>
                <w:lang w:eastAsia="zh-CN"/>
              </w:rPr>
              <w:t xml:space="preserve">Per ODC-CX-12 Equipment Management Procedure, newly purchased equipment shall complete acceptance and performance verification, and equipment shall be verified after repair before reuse. Per ODC-CX-20 Selection, Verification and Validation of Examination Procedures, all examination procedures undergo independent verification before routine use.</w:t>
            </w:r>
          </w:p>
        </w:tc>
      </w:tr>
      <w:tr w14:paraId="649765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78" w:hRule="atLeast"/>
        </w:trPr>
        <w:tc>
          <w:tcPr>
            <w:tcW w:w="2089" w:type="pct"/>
            <w:shd w:val="clear" w:color="auto" w:fill="F1F1F1" w:themeFill="background1" w:themeFillShade="F2"/>
          </w:tcPr>
          <w:p w14:paraId="17BC2A7C">
            <w:pPr>
              <w:pStyle w:val="130"/>
              <w:rPr>
                <w:rFonts w:eastAsia="宋体"/>
                <w:sz w:val="22"/>
                <w:szCs w:val="22"/>
                <w:lang w:val="en-US" w:eastAsia="zh-CN"/>
              </w:rPr>
            </w:pPr>
            <w:r>
              <w:rPr>
                <w:rFonts w:hint="eastAsia" w:ascii="Times New Roman" w:eastAsia="微软雅黑"/>
                <w:sz w:val="22"/>
                <w:szCs w:val="22"/>
                <w:highlight w:val="yellow"/>
                <w:lang w:val="en-US" w:eastAsia="zh-CN"/>
              </w:rPr>
              <w:t xml:space="preserve">Are all laboratory instruments 21 CFR Part 11 compliant, or have they been evaluated against 21 CFR Part 11?</w:t>
            </w:r>
            <w:r>
              <w:rPr>
                <w:sz w:val="22"/>
                <w:szCs w:val="22"/>
                <w:highlight w:val="yellow"/>
                <w:lang w:val="en-US"/>
              </w:rPr>
              <w:t/>
            </w:r>
            <w:r>
              <w:rPr>
                <w:rFonts w:hint="eastAsia" w:ascii="Times New Roman" w:eastAsia="微软雅黑"/>
                <w:sz w:val="22"/>
                <w:szCs w:val="22"/>
                <w:highlight w:val="yellow"/>
                <w:lang w:val="en-US" w:eastAsia="zh-CN"/>
              </w:rPr>
              <w:t/>
            </w:r>
          </w:p>
        </w:tc>
        <w:tc>
          <w:tcPr>
            <w:tcW w:w="394" w:type="pct"/>
            <w:vAlign w:val="center"/>
          </w:tcPr>
          <w:p w14:paraId="47D349D6">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5B193105">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421CA0F9">
            <w:pPr>
              <w:ind w:left="101"/>
              <w:jc w:val="center"/>
              <w:rPr>
                <w:rFonts w:ascii="Arial" w:hAnsi="Arial" w:cs="Arial"/>
                <w:highlight w:val="lightGray"/>
              </w:rPr>
            </w:pPr>
            <w:bookmarkStart w:id="4" w:name="OLE_LINK4"/>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bookmarkEnd w:id="4"/>
          </w:p>
        </w:tc>
        <w:tc>
          <w:tcPr>
            <w:tcW w:w="1860" w:type="pct"/>
          </w:tcPr>
          <w:p w14:paraId="08B46824">
            <w:pPr>
              <w:rPr>
                <w:lang w:eastAsia="zh-CN"/>
              </w:rPr>
            </w:pPr>
            <w:r>
              <w:rPr>
                <w:rFonts w:hint="eastAsia" w:ascii="Segoe UI" w:hAnsi="Segoe UI" w:eastAsia="宋体" w:cs="Segoe UI"/>
                <w:color w:val="0F1115"/>
                <w:sz w:val="24"/>
                <w:szCs w:val="24"/>
                <w:shd w:val="clear" w:color="auto" w:fill="FFFFFF"/>
                <w:lang w:eastAsia="zh-CN"/>
              </w:rPr>
              <w:t xml:space="preserve">Study-related instruments including the ABI 7500 PCR system, ABI 3500DX sequencer and microplate reader are 21 CFR Part 11 compliant.</w:t>
            </w:r>
          </w:p>
          <w:p w14:paraId="69F68133">
            <w:pPr>
              <w:autoSpaceDE w:val="0"/>
              <w:autoSpaceDN w:val="0"/>
              <w:adjustRightInd w:val="0"/>
              <w:rPr>
                <w:rFonts w:ascii="Arial" w:hAnsi="Arial" w:eastAsia="宋体" w:cs="Arial"/>
                <w:i/>
                <w:color w:val="000000"/>
                <w:lang w:eastAsia="zh-CN"/>
              </w:rPr>
            </w:pPr>
          </w:p>
        </w:tc>
      </w:tr>
      <w:tr w14:paraId="7005DE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648F7288">
            <w:pPr>
              <w:pStyle w:val="136"/>
              <w:widowControl w:val="0"/>
              <w:rPr>
                <w:rFonts w:ascii="Arial" w:hAnsi="Arial"/>
                <w:sz w:val="22"/>
                <w:szCs w:val="22"/>
                <w:lang w:val="en-US"/>
              </w:rPr>
            </w:pPr>
            <w:r>
              <w:rPr>
                <w:rFonts w:ascii="宋体" w:hAnsi="宋体" w:eastAsia="宋体" w:cs="宋体"/>
                <w:highlight w:val="yellow"/>
              </w:rPr>
              <w:t xml:space="preserve">Do you have a process in place in case of instrument switch mid-trial?</w:t>
            </w:r>
          </w:p>
        </w:tc>
        <w:tc>
          <w:tcPr>
            <w:tcW w:w="394" w:type="pct"/>
            <w:vAlign w:val="center"/>
          </w:tcPr>
          <w:p w14:paraId="7308594F">
            <w:pPr>
              <w:pStyle w:val="136"/>
              <w:widowControl w:val="0"/>
              <w:ind w:left="1"/>
              <w:jc w:val="center"/>
              <w:rPr>
                <w:rFonts w:ascii="Arial" w:hAnsi="Arial"/>
                <w:highlight w:val="lightGray"/>
              </w:rPr>
            </w:pPr>
            <w:r>
              <w:rPr>
                <w:rFonts w:ascii="Arial" w:hAnsi="Arial"/>
                <w:sz w:val="28"/>
                <w:szCs w:val="28"/>
              </w:rPr>
              <w:sym w:font="Wingdings" w:char="00FE"/>
            </w:r>
          </w:p>
        </w:tc>
        <w:tc>
          <w:tcPr>
            <w:tcW w:w="374" w:type="pct"/>
            <w:vAlign w:val="center"/>
          </w:tcPr>
          <w:p w14:paraId="02057AE5">
            <w:pPr>
              <w:pStyle w:val="136"/>
              <w:widowControl w:val="0"/>
              <w:ind w:left="36"/>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281" w:type="pct"/>
            <w:vAlign w:val="center"/>
          </w:tcPr>
          <w:p w14:paraId="10FCDAED">
            <w:pPr>
              <w:pStyle w:val="136"/>
              <w:widowControl w:val="0"/>
              <w:ind w:left="14"/>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60" w:type="pct"/>
          </w:tcPr>
          <w:p w14:paraId="5E26E1C8"/>
          <w:p w14:paraId="58782C8E">
            <w:pPr>
              <w:autoSpaceDE w:val="0"/>
              <w:autoSpaceDN w:val="0"/>
              <w:adjustRightInd w:val="0"/>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 xml:space="preserve">Per ODC-CX-32 Emergency Preparedness Procedure, in the event of instrument failure the supplier provides an equivalent-model replacement as an emergency back-up; the replacement shall complete performance verification before use.</w:t>
            </w:r>
          </w:p>
        </w:tc>
      </w:tr>
      <w:tr w14:paraId="35EF0D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47" w:hRule="atLeast"/>
          <w:tblHeader/>
        </w:trPr>
        <w:tc>
          <w:tcPr>
            <w:tcW w:w="5000" w:type="pct"/>
            <w:gridSpan w:val="5"/>
            <w:vAlign w:val="center"/>
          </w:tcPr>
          <w:p w14:paraId="706C30F3">
            <w:pPr>
              <w:spacing w:after="0"/>
              <w:ind w:left="13"/>
              <w:jc w:val="center"/>
              <w:outlineLvl w:val="2"/>
              <w:rPr>
                <w:rFonts w:ascii="Arial" w:hAnsi="Arial" w:eastAsia="宋体" w:cs="Arial"/>
                <w:b/>
                <w:lang w:eastAsia="zh-CN"/>
              </w:rPr>
            </w:pPr>
            <w:r>
              <w:rPr>
                <w:rFonts w:hint="eastAsia" w:ascii="Times New Roman" w:hAnsi="Arial" w:eastAsia="微软雅黑" w:cs="Arial"/>
                <w:b/>
                <w:lang w:eastAsia="zh-CN"/>
              </w:rPr>
              <w:t xml:space="preserve">Method validations</w:t>
            </w:r>
          </w:p>
        </w:tc>
      </w:tr>
      <w:tr w14:paraId="2BBAB2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1" w:hRule="atLeast"/>
        </w:trPr>
        <w:tc>
          <w:tcPr>
            <w:tcW w:w="2089" w:type="pct"/>
            <w:shd w:val="clear" w:color="auto" w:fill="F1F1F1" w:themeFill="background1" w:themeFillShade="F2"/>
          </w:tcPr>
          <w:p w14:paraId="5310F5CD">
            <w:pPr>
              <w:pStyle w:val="130"/>
              <w:rPr>
                <w:rFonts w:eastAsia="宋体"/>
                <w:sz w:val="22"/>
                <w:szCs w:val="22"/>
                <w:lang w:val="en-US" w:eastAsia="zh-CN"/>
              </w:rPr>
            </w:pPr>
            <w:r>
              <w:rPr>
                <w:rFonts w:hint="eastAsia" w:ascii="Times New Roman" w:eastAsia="微软雅黑"/>
                <w:sz w:val="22"/>
                <w:szCs w:val="22"/>
                <w:lang w:val="en-US" w:eastAsia="zh-CN"/>
              </w:rPr>
              <w:t xml:space="preserve">Are there procedures in place for method validation of test(s)?</w:t>
            </w:r>
          </w:p>
        </w:tc>
        <w:tc>
          <w:tcPr>
            <w:tcW w:w="394" w:type="pct"/>
            <w:vAlign w:val="center"/>
          </w:tcPr>
          <w:p w14:paraId="399E3F30">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339236D0">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27978046">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3272D4DD"/>
          <w:p w14:paraId="05D67828">
            <w:pPr>
              <w:autoSpaceDE w:val="0"/>
              <w:autoSpaceDN w:val="0"/>
              <w:adjustRightInd w:val="0"/>
              <w:rPr>
                <w:rFonts w:ascii="Times New Roman" w:hAnsi="Arial" w:eastAsia="微软雅黑" w:cs="Arial"/>
                <w:i/>
                <w:color w:val="000000"/>
                <w:lang w:eastAsia="zh-CN"/>
              </w:rPr>
            </w:pPr>
            <w:r>
              <w:rPr>
                <w:rFonts w:ascii="Segoe UI" w:hAnsi="Segoe UI" w:eastAsia="Segoe UI" w:cs="Segoe UI"/>
                <w:color w:val="0F1115"/>
                <w:sz w:val="24"/>
                <w:szCs w:val="24"/>
                <w:shd w:val="clear" w:color="auto" w:fill="FFFFFF"/>
                <w:lang w:eastAsia="zh-CN"/>
              </w:rPr>
              <w:t xml:space="preserve">Yes. ODC-CX-20 Selection, Verification and Validation of Examination Procedures has been established, defining requirements for method verification and validation.</w:t>
            </w:r>
          </w:p>
        </w:tc>
      </w:tr>
      <w:tr w14:paraId="4890DA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3" w:hRule="atLeast"/>
        </w:trPr>
        <w:tc>
          <w:tcPr>
            <w:tcW w:w="2089" w:type="pct"/>
            <w:shd w:val="clear" w:color="auto" w:fill="F1F1F1" w:themeFill="background1" w:themeFillShade="F2"/>
          </w:tcPr>
          <w:p w14:paraId="0417C766">
            <w:pPr>
              <w:pStyle w:val="130"/>
              <w:rPr>
                <w:rFonts w:eastAsia="宋体"/>
                <w:sz w:val="22"/>
                <w:szCs w:val="22"/>
                <w:lang w:val="en-US" w:eastAsia="zh-CN"/>
              </w:rPr>
            </w:pPr>
            <w:r>
              <w:rPr>
                <w:rFonts w:hint="eastAsia" w:ascii="Times New Roman" w:eastAsia="微软雅黑"/>
                <w:sz w:val="22"/>
                <w:szCs w:val="22"/>
                <w:lang w:val="en-US" w:eastAsia="zh-CN"/>
              </w:rPr>
              <w:t xml:space="preserve">Please describe your method validation process.</w:t>
            </w:r>
          </w:p>
        </w:tc>
        <w:tc>
          <w:tcPr>
            <w:tcW w:w="2910" w:type="pct"/>
            <w:gridSpan w:val="4"/>
            <w:vAlign w:val="center"/>
          </w:tcPr>
          <w:p w14:paraId="029005F7">
            <w:pPr>
              <w:rPr>
                <w:lang w:eastAsia="zh-CN"/>
              </w:rPr>
            </w:pPr>
          </w:p>
          <w:p w14:paraId="7E2D78A4">
            <w:pPr>
              <w:autoSpaceDE w:val="0"/>
              <w:autoSpaceDN w:val="0"/>
              <w:adjustRightInd w:val="0"/>
              <w:rPr>
                <w:rFonts w:ascii="Times New Roman" w:hAnsi="Arial" w:eastAsia="宋体" w:cs="Arial"/>
                <w:i/>
                <w:color w:val="000000"/>
                <w:lang w:eastAsia="zh-CN"/>
              </w:rPr>
            </w:pPr>
            <w:r>
              <w:rPr>
                <w:rFonts w:ascii="Segoe UI" w:hAnsi="Segoe UI" w:eastAsia="Segoe UI" w:cs="Segoe UI"/>
                <w:color w:val="0F1115"/>
                <w:sz w:val="24"/>
                <w:szCs w:val="24"/>
                <w:shd w:val="clear" w:color="auto" w:fill="FFFFFF"/>
                <w:lang w:eastAsia="zh-CN"/>
              </w:rPr>
              <w:t xml:space="preserve">Per ODC-CX-20 Selection, Verification and Validation of Examination Procedures, the verification/validation process is: prepare a protocol (including performance characteristics and acceptance criteria) → Technical Director approval → implementation by authorized personnel with raw-data retention → draft verification/validation report → technical group leader review → Technical Director approval.</w:t>
            </w:r>
          </w:p>
        </w:tc>
      </w:tr>
      <w:tr w14:paraId="27BD61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6" w:hRule="atLeast"/>
        </w:trPr>
        <w:tc>
          <w:tcPr>
            <w:tcW w:w="2089" w:type="pct"/>
            <w:shd w:val="clear" w:color="auto" w:fill="F1F1F1" w:themeFill="background1" w:themeFillShade="F2"/>
            <w:vAlign w:val="center"/>
          </w:tcPr>
          <w:p w14:paraId="61EB98B3">
            <w:pPr>
              <w:pStyle w:val="130"/>
              <w:rPr>
                <w:rFonts w:eastAsia="宋体"/>
                <w:sz w:val="22"/>
                <w:szCs w:val="22"/>
                <w:lang w:val="en-US" w:eastAsia="zh-CN"/>
              </w:rPr>
            </w:pPr>
            <w:r>
              <w:rPr>
                <w:rFonts w:hint="eastAsia" w:ascii="Times New Roman" w:eastAsia="微软雅黑"/>
                <w:sz w:val="22"/>
                <w:szCs w:val="22"/>
                <w:lang w:val="en-US" w:eastAsia="zh-CN"/>
              </w:rPr>
              <w:t xml:space="preserve">Is a validation plan and report available for each test(s)/parameter(s) performed by your laboratory?</w:t>
            </w:r>
          </w:p>
          <w:p w14:paraId="3B211ACF">
            <w:pPr>
              <w:pStyle w:val="130"/>
              <w:rPr>
                <w:sz w:val="22"/>
                <w:szCs w:val="22"/>
                <w:lang w:val="en-US"/>
              </w:rPr>
            </w:pPr>
          </w:p>
        </w:tc>
        <w:tc>
          <w:tcPr>
            <w:tcW w:w="394" w:type="pct"/>
            <w:vAlign w:val="center"/>
          </w:tcPr>
          <w:p w14:paraId="2FB26561">
            <w:pPr>
              <w:pStyle w:val="136"/>
              <w:ind w:left="1"/>
              <w:jc w:val="center"/>
              <w:rPr>
                <w:rFonts w:ascii="Arial" w:hAnsi="Arial"/>
                <w:highlight w:val="lightGray"/>
                <w:lang w:val="en-US"/>
              </w:rPr>
            </w:pPr>
            <w:r>
              <w:rPr>
                <w:rFonts w:ascii="Arial" w:hAnsi="Arial"/>
                <w:sz w:val="28"/>
                <w:szCs w:val="28"/>
              </w:rPr>
              <w:sym w:font="Wingdings" w:char="00FE"/>
            </w:r>
          </w:p>
        </w:tc>
        <w:tc>
          <w:tcPr>
            <w:tcW w:w="374" w:type="pct"/>
            <w:vAlign w:val="center"/>
          </w:tcPr>
          <w:p w14:paraId="721787AA">
            <w:pPr>
              <w:pStyle w:val="136"/>
              <w:ind w:left="36"/>
              <w:jc w:val="center"/>
              <w:rPr>
                <w:rFonts w:ascii="Arial" w:hAnsi="Arial"/>
                <w:highlight w:val="lightGray"/>
                <w:lang w:val="en-US"/>
              </w:rPr>
            </w:pPr>
            <w:r>
              <w:rPr>
                <w:rFonts w:ascii="Arial" w:hAnsi="Arial"/>
                <w:lang w:val="en-US"/>
              </w:rPr>
              <w:fldChar w:fldCharType="begin">
                <w:ffData>
                  <w:name w:val="Check4"/>
                  <w:enabled/>
                  <w:calcOnExit w:val="0"/>
                  <w:checkBox>
                    <w:sizeAuto/>
                    <w:default w:val="0"/>
                    <w:checked w:val="0"/>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281" w:type="pct"/>
            <w:vAlign w:val="center"/>
          </w:tcPr>
          <w:p w14:paraId="3D79BB1B">
            <w:pPr>
              <w:pStyle w:val="136"/>
              <w:ind w:left="14"/>
              <w:jc w:val="center"/>
              <w:rPr>
                <w:rFonts w:ascii="Arial" w:hAnsi="Arial"/>
                <w:highlight w:val="lightGray"/>
                <w:lang w:val="en-US"/>
              </w:rPr>
            </w:pPr>
            <w:r>
              <w:rPr>
                <w:rFonts w:ascii="Arial" w:hAnsi="Arial"/>
                <w:lang w:val="en-US"/>
              </w:rPr>
              <w:fldChar w:fldCharType="begin">
                <w:ffData>
                  <w:name w:val="Check4"/>
                  <w:enabled/>
                  <w:calcOnExit w:val="0"/>
                  <w:checkBox>
                    <w:sizeAuto/>
                    <w:default w:val="0"/>
                    <w:checked w:val="0"/>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1860" w:type="pct"/>
          </w:tcPr>
          <w:p w14:paraId="25DA390E"/>
          <w:p w14:paraId="7F99C01A">
            <w:pPr>
              <w:rPr>
                <w:rFonts w:ascii="Arial" w:hAnsi="Arial"/>
                <w:highlight w:val="lightGray"/>
                <w:lang w:eastAsia="zh-CN"/>
              </w:rPr>
            </w:pPr>
            <w:r>
              <w:rPr>
                <w:rFonts w:ascii="Segoe UI" w:hAnsi="Segoe UI" w:eastAsia="Segoe UI" w:cs="Segoe UI"/>
                <w:color w:val="0F1115"/>
                <w:sz w:val="24"/>
                <w:szCs w:val="24"/>
                <w:shd w:val="clear" w:color="auto" w:fill="FFFFFF"/>
                <w:lang w:eastAsia="zh-CN"/>
              </w:rPr>
              <w:t xml:space="preserve">Per ODC-CX-20 Selection, Verification and Validation of Examination Procedures, each new examination requires an Analytical Performance Verification Report or Analytical Performance Validation Report, reviewed and approved before implementation. Performance of approved examination procedures is reviewed at least annually.</w:t>
            </w:r>
          </w:p>
        </w:tc>
      </w:tr>
      <w:tr w14:paraId="5771D8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3CB8CB56">
            <w:pPr>
              <w:pStyle w:val="130"/>
              <w:rPr>
                <w:rFonts w:eastAsia="宋体"/>
                <w:sz w:val="22"/>
                <w:szCs w:val="22"/>
                <w:lang w:val="en-US" w:eastAsia="zh-CN"/>
              </w:rPr>
            </w:pPr>
            <w:r>
              <w:rPr>
                <w:rFonts w:hint="eastAsia" w:ascii="Times New Roman" w:eastAsia="微软雅黑"/>
                <w:sz w:val="22"/>
                <w:szCs w:val="22"/>
                <w:lang w:val="en-US" w:eastAsia="zh-CN"/>
              </w:rPr>
              <w:t xml:space="preserve">Please explain, with rationale, when verification/validation is performed and when it is not.</w:t>
            </w:r>
          </w:p>
        </w:tc>
        <w:tc>
          <w:tcPr>
            <w:tcW w:w="2910" w:type="pct"/>
            <w:gridSpan w:val="4"/>
            <w:vAlign w:val="center"/>
          </w:tcPr>
          <w:p w14:paraId="1EEE5303">
            <w:pPr>
              <w:rPr>
                <w:lang w:eastAsia="zh-CN"/>
              </w:rPr>
            </w:pPr>
          </w:p>
          <w:p w14:paraId="6830D140">
            <w:pPr>
              <w:autoSpaceDE w:val="0"/>
              <w:autoSpaceDN w:val="0"/>
              <w:adjustRightInd w:val="0"/>
              <w:rPr>
                <w:rFonts w:ascii="Arial" w:hAnsi="Arial" w:cs="Arial"/>
                <w:lang w:eastAsia="zh-CN"/>
              </w:rPr>
            </w:pPr>
            <w:r>
              <w:rPr>
                <w:rFonts w:ascii="Segoe UI" w:hAnsi="Segoe UI" w:eastAsia="Segoe UI" w:cs="Segoe UI"/>
                <w:color w:val="0F1115"/>
                <w:sz w:val="24"/>
                <w:szCs w:val="24"/>
                <w:shd w:val="clear" w:color="auto" w:fill="FFFFFF"/>
                <w:lang w:eastAsia="zh-CN"/>
              </w:rPr>
              <w:t xml:space="preserve">Per ODC-CX-20 Selection, Verification and Validation of Examination Procedures, verification is performed: before routine use; after events that severely affect analytical performance (e.g. major instrument component failure, relocation, severe environmental loss of control); and when elements of the measuring system change (reagent upgrade, instrument update, change in calibrator traceability, etc.). Validation is required for: non-standard methods; laboratory-developed methods; standard methods used outside their intended scope; and modified validated methods.</w:t>
            </w:r>
            <w:r>
              <w:rPr>
                <w:rFonts w:ascii="Segoe UI" w:hAnsi="Segoe UI" w:eastAsia="Segoe UI" w:cs="Segoe UI"/>
                <w:b/>
                <w:bCs/>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r>
              <w:rPr>
                <w:rFonts w:ascii="Segoe UI" w:hAnsi="Segoe UI" w:eastAsia="Segoe UI" w:cs="Segoe UI"/>
                <w:b/>
                <w:bCs/>
                <w:color w:val="0F1115"/>
                <w:sz w:val="24"/>
                <w:szCs w:val="24"/>
                <w:shd w:val="clear" w:color="auto" w:fill="FFFFFF"/>
                <w:lang w:eastAsia="zh-CN"/>
              </w:rPr>
              <w:t/>
            </w:r>
            <w:r>
              <w:rPr>
                <w:rFonts w:ascii="Segoe UI" w:hAnsi="Segoe UI" w:eastAsia="Segoe UI" w:cs="Segoe UI"/>
                <w:color w:val="0F1115"/>
                <w:sz w:val="24"/>
                <w:szCs w:val="24"/>
                <w:shd w:val="clear" w:color="auto" w:fill="FFFFFF"/>
                <w:lang w:eastAsia="zh-CN"/>
              </w:rPr>
              <w:t/>
            </w:r>
          </w:p>
        </w:tc>
      </w:tr>
      <w:tr w14:paraId="58723A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27523EFA">
            <w:pPr>
              <w:pStyle w:val="136"/>
              <w:rPr>
                <w:rFonts w:ascii="Arial" w:hAnsi="Arial" w:eastAsia="宋体"/>
                <w:sz w:val="22"/>
                <w:szCs w:val="22"/>
                <w:lang w:val="en-US" w:eastAsia="zh-CN"/>
              </w:rPr>
            </w:pPr>
            <w:r>
              <w:rPr>
                <w:rFonts w:hint="eastAsia" w:ascii="Times New Roman" w:hAnsi="Arial" w:eastAsia="微软雅黑"/>
                <w:sz w:val="22"/>
                <w:szCs w:val="22"/>
                <w:highlight w:val="yellow"/>
                <w:lang w:val="en-US" w:eastAsia="zh-CN"/>
              </w:rPr>
              <w:t xml:space="preserve">Upon request, would you be able to provide the validation report(s) for test(s)/parameter(s)?</w:t>
            </w:r>
          </w:p>
        </w:tc>
        <w:tc>
          <w:tcPr>
            <w:tcW w:w="394" w:type="pct"/>
            <w:vAlign w:val="center"/>
          </w:tcPr>
          <w:p w14:paraId="27EFB89D">
            <w:pPr>
              <w:ind w:left="1"/>
              <w:jc w:val="center"/>
              <w:rPr>
                <w:rFonts w:ascii="Arial" w:hAnsi="Arial" w:cs="Arial"/>
              </w:rPr>
            </w:pPr>
            <w:r>
              <w:rPr>
                <w:rFonts w:ascii="Arial" w:hAnsi="Arial" w:cs="Arial"/>
                <w:sz w:val="28"/>
                <w:szCs w:val="28"/>
              </w:rPr>
              <w:sym w:font="Wingdings" w:char="00FE"/>
            </w:r>
          </w:p>
        </w:tc>
        <w:tc>
          <w:tcPr>
            <w:tcW w:w="374" w:type="pct"/>
            <w:vAlign w:val="center"/>
          </w:tcPr>
          <w:p w14:paraId="7E23B97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3A371EE3">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326FB8B2"/>
          <w:p w14:paraId="24254906">
            <w:pPr>
              <w:rPr>
                <w:rFonts w:ascii="Arial" w:hAnsi="Arial"/>
              </w:rPr>
            </w:pPr>
            <w:r>
              <w:rPr>
                <w:rFonts w:ascii="Segoe UI" w:hAnsi="Segoe UI" w:eastAsia="Segoe UI" w:cs="Segoe UI"/>
                <w:color w:val="0F1115"/>
                <w:sz w:val="24"/>
                <w:szCs w:val="24"/>
                <w:shd w:val="clear" w:color="auto" w:fill="FFFFFF"/>
                <w:lang w:eastAsia="zh-CN"/>
              </w:rPr>
              <w:t xml:space="preserve">Yes. Per ODC-CX-20 Selection, Verification and Validation of Examination Procedures, verification/validation reports are prepared by the test owner, reviewed by the technical group leader, approved by the Technical Director and archived by the document administrator. Reports can be provided upon request.</w:t>
            </w:r>
            <w:r>
              <w:rPr>
                <w:rFonts w:ascii="Segoe UI" w:hAnsi="Segoe UI" w:eastAsia="Segoe UI" w:cs="Segoe UI"/>
                <w:color w:val="0F1115"/>
                <w:sz w:val="24"/>
                <w:szCs w:val="24"/>
                <w:shd w:val="clear" w:color="auto" w:fill="FFFFFF"/>
              </w:rPr>
              <w:t/>
            </w:r>
          </w:p>
        </w:tc>
      </w:tr>
      <w:tr w14:paraId="4BBF03D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5EC28234">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Are there policies stating that validation reports cannot be made available to clients / the Trial Master File (TMF)?</w:t>
            </w:r>
            <w:commentRangeStart w:id="5"/>
            <w:r>
              <w:rPr>
                <w:rFonts w:hint="eastAsia" w:ascii="Times New Roman" w:hAnsi="Arial" w:eastAsia="微软雅黑"/>
                <w:sz w:val="22"/>
                <w:szCs w:val="22"/>
                <w:lang w:val="en-US" w:eastAsia="zh-CN"/>
              </w:rPr>
              <w:t/>
            </w:r>
            <w:commentRangeEnd w:id="5"/>
            <w:r>
              <w:commentReference w:id="5"/>
            </w:r>
            <w:r>
              <w:rPr>
                <w:rFonts w:hint="eastAsia" w:ascii="Times New Roman" w:hAnsi="Arial" w:eastAsia="微软雅黑"/>
                <w:sz w:val="22"/>
                <w:szCs w:val="22"/>
                <w:lang w:val="en-US" w:eastAsia="zh-CN"/>
              </w:rPr>
              <w:t/>
            </w:r>
          </w:p>
          <w:p w14:paraId="53996E9D">
            <w:pPr>
              <w:pStyle w:val="136"/>
              <w:rPr>
                <w:rFonts w:ascii="Arial" w:hAnsi="Arial"/>
                <w:sz w:val="22"/>
                <w:szCs w:val="22"/>
                <w:lang w:val="en-US"/>
              </w:rPr>
            </w:pPr>
          </w:p>
        </w:tc>
        <w:tc>
          <w:tcPr>
            <w:tcW w:w="394" w:type="pct"/>
            <w:vAlign w:val="center"/>
          </w:tcPr>
          <w:p w14:paraId="4B02E0B6">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4" w:type="pct"/>
            <w:vAlign w:val="center"/>
          </w:tcPr>
          <w:p w14:paraId="7534FCF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4CF4559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6B421D1B">
            <w:r>
              <w:rPr>
                <w:rFonts w:hint="eastAsia" w:ascii="Times New Roman" w:hAnsi="Arial" w:eastAsia="微软雅黑" w:cs="Arial"/>
                <w:iCs/>
                <w:color w:val="000000"/>
                <w:highlight w:val="yellow"/>
                <w:lang w:eastAsia="zh-CN"/>
              </w:rPr>
              <w:t xml:space="preserve">To be answered by VCB.</w:t>
            </w:r>
          </w:p>
          <w:p w14:paraId="3241B7D0">
            <w:pPr>
              <w:autoSpaceDE w:val="0"/>
              <w:autoSpaceDN w:val="0"/>
              <w:adjustRightInd w:val="0"/>
              <w:rPr>
                <w:rFonts w:ascii="Arial" w:hAnsi="Arial" w:eastAsia="宋体" w:cs="Arial"/>
                <w:i/>
                <w:color w:val="000000"/>
                <w:lang w:eastAsia="zh-CN"/>
              </w:rPr>
            </w:pPr>
          </w:p>
        </w:tc>
      </w:tr>
      <w:tr w14:paraId="50588E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47" w:hRule="atLeast"/>
          <w:tblHeader/>
        </w:trPr>
        <w:tc>
          <w:tcPr>
            <w:tcW w:w="5000" w:type="pct"/>
            <w:gridSpan w:val="5"/>
            <w:vAlign w:val="center"/>
          </w:tcPr>
          <w:p w14:paraId="672E2F75">
            <w:pPr>
              <w:spacing w:after="0"/>
              <w:ind w:left="13"/>
              <w:jc w:val="center"/>
              <w:outlineLvl w:val="2"/>
              <w:rPr>
                <w:rFonts w:ascii="Arial" w:hAnsi="Arial" w:eastAsia="宋体" w:cs="Arial"/>
                <w:b/>
                <w:lang w:eastAsia="zh-CN"/>
              </w:rPr>
            </w:pPr>
            <w:r>
              <w:rPr>
                <w:rFonts w:hint="eastAsia" w:ascii="Times New Roman" w:hAnsi="Arial" w:eastAsia="微软雅黑" w:cs="Arial"/>
                <w:b/>
                <w:lang w:eastAsia="zh-CN"/>
              </w:rPr>
              <w:t xml:space="preserve">Analytical procedures</w:t>
            </w:r>
          </w:p>
        </w:tc>
      </w:tr>
      <w:tr w14:paraId="64A7DE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0" w:hRule="atLeast"/>
        </w:trPr>
        <w:tc>
          <w:tcPr>
            <w:tcW w:w="2089" w:type="pct"/>
            <w:shd w:val="clear" w:color="auto" w:fill="F1F1F1" w:themeFill="background1" w:themeFillShade="F2"/>
            <w:vAlign w:val="center"/>
          </w:tcPr>
          <w:p w14:paraId="0CFD35B8">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Are your SOPs for all test(s)/parameter(s) compliant with GCP / ISO 15189 / CAP-CLIA requirements?</w:t>
            </w:r>
          </w:p>
        </w:tc>
        <w:tc>
          <w:tcPr>
            <w:tcW w:w="394" w:type="pct"/>
            <w:vAlign w:val="center"/>
          </w:tcPr>
          <w:p w14:paraId="4CAE812B">
            <w:pPr>
              <w:ind w:left="1"/>
              <w:jc w:val="center"/>
              <w:rPr>
                <w:rFonts w:ascii="Arial" w:hAnsi="Arial" w:cs="Arial"/>
              </w:rPr>
            </w:pPr>
            <w:r>
              <w:rPr>
                <w:rFonts w:ascii="Arial" w:hAnsi="Arial" w:cs="Arial"/>
                <w:sz w:val="28"/>
                <w:szCs w:val="28"/>
              </w:rPr>
              <w:sym w:font="Wingdings" w:char="00FE"/>
            </w:r>
          </w:p>
        </w:tc>
        <w:tc>
          <w:tcPr>
            <w:tcW w:w="374" w:type="pct"/>
            <w:vAlign w:val="center"/>
          </w:tcPr>
          <w:p w14:paraId="104A26E4">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3BDA9B7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04290728"/>
          <w:p w14:paraId="451DCB54">
            <w:pPr>
              <w:autoSpaceDE w:val="0"/>
              <w:autoSpaceDN w:val="0"/>
              <w:adjustRightInd w:val="0"/>
              <w:rPr>
                <w:rFonts w:ascii="Arial" w:hAnsi="Arial" w:eastAsia="Calibri" w:cs="Arial"/>
                <w:i/>
                <w:color w:val="000000"/>
                <w:lang w:eastAsia="nl-BE"/>
              </w:rPr>
            </w:pPr>
            <w:r>
              <w:rPr>
                <w:rFonts w:hint="eastAsia" w:ascii="Times New Roman" w:hAnsi="Arial" w:eastAsia="微软雅黑" w:cs="Arial"/>
                <w:color w:val="000000"/>
                <w:lang w:eastAsia="zh-CN"/>
              </w:rPr>
              <w:t xml:space="preserve">Compliant with ISO 15189 requirements.</w:t>
            </w:r>
          </w:p>
        </w:tc>
      </w:tr>
      <w:tr w14:paraId="188CFF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3C7EA676">
            <w:pPr>
              <w:pStyle w:val="136"/>
              <w:rPr>
                <w:rFonts w:ascii="Arial" w:hAnsi="Arial" w:eastAsia="宋体"/>
                <w:sz w:val="22"/>
                <w:szCs w:val="22"/>
                <w:highlight w:val="yellow"/>
                <w:lang w:val="en-US" w:eastAsia="zh-CN"/>
              </w:rPr>
            </w:pPr>
            <w:r>
              <w:rPr>
                <w:rFonts w:hint="eastAsia" w:ascii="Times New Roman" w:hAnsi="Arial" w:eastAsia="微软雅黑"/>
                <w:sz w:val="22"/>
                <w:szCs w:val="22"/>
                <w:highlight w:val="yellow"/>
                <w:lang w:val="en-US" w:eastAsia="zh-CN"/>
              </w:rPr>
              <w:t xml:space="preserve">Would you provide the method, instrument, specimen requirement and volume for test(s)/parameter(s)?</w:t>
            </w:r>
          </w:p>
          <w:p w14:paraId="5D40501A">
            <w:pPr>
              <w:pStyle w:val="136"/>
              <w:rPr>
                <w:rFonts w:ascii="Arial" w:hAnsi="Arial" w:eastAsia="宋体"/>
                <w:sz w:val="22"/>
                <w:szCs w:val="22"/>
                <w:lang w:val="en-US" w:eastAsia="zh-CN"/>
              </w:rPr>
            </w:pPr>
          </w:p>
        </w:tc>
        <w:tc>
          <w:tcPr>
            <w:tcW w:w="394" w:type="pct"/>
            <w:vAlign w:val="center"/>
          </w:tcPr>
          <w:p w14:paraId="50A94140">
            <w:pPr>
              <w:ind w:left="1"/>
              <w:jc w:val="center"/>
              <w:rPr>
                <w:rFonts w:ascii="Arial" w:hAnsi="Arial" w:cs="Arial"/>
              </w:rPr>
            </w:pPr>
            <w:r>
              <w:rPr>
                <w:rFonts w:ascii="Arial" w:hAnsi="Arial" w:cs="Arial"/>
                <w:sz w:val="28"/>
                <w:szCs w:val="28"/>
              </w:rPr>
              <w:sym w:font="Wingdings" w:char="00FE"/>
            </w:r>
          </w:p>
        </w:tc>
        <w:tc>
          <w:tcPr>
            <w:tcW w:w="374" w:type="pct"/>
            <w:vAlign w:val="center"/>
          </w:tcPr>
          <w:p w14:paraId="7BF3B967">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08ED7A3F">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2407338B">
            <w:pPr>
              <w:rPr>
                <w:lang w:eastAsia="zh-CN"/>
              </w:rPr>
            </w:pPr>
            <w:r>
              <w:rPr>
                <w:rFonts w:ascii="Segoe UI" w:hAnsi="Segoe UI" w:eastAsia="Segoe UI" w:cs="Segoe UI"/>
                <w:color w:val="0F1115"/>
                <w:sz w:val="24"/>
                <w:szCs w:val="24"/>
                <w:shd w:val="clear" w:color="auto" w:fill="FFFFFF"/>
                <w:lang w:eastAsia="zh-CN"/>
              </w:rPr>
              <w:t xml:space="preserve">Specific requirements are defined in ODC-XMSC Project Manual and the corresponding work instructions (per ODC-CX-18 Primary Sample Collection and Transport Procedure and ODC-CX-17 Examination Request Management Procedure).</w:t>
            </w:r>
            <w:r>
              <w:commentReference w:id="6"/>
            </w:r>
          </w:p>
          <w:p w14:paraId="5C5606C3">
            <w:pPr>
              <w:rPr>
                <w:rFonts w:ascii="Arial" w:hAnsi="Arial"/>
                <w:lang w:eastAsia="zh-CN"/>
              </w:rPr>
            </w:pPr>
          </w:p>
        </w:tc>
      </w:tr>
      <w:tr w14:paraId="6B9D5F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94" w:hRule="atLeast"/>
        </w:trPr>
        <w:tc>
          <w:tcPr>
            <w:tcW w:w="2089" w:type="pct"/>
            <w:shd w:val="clear" w:color="auto" w:fill="F1F1F1" w:themeFill="background1" w:themeFillShade="F2"/>
            <w:vAlign w:val="center"/>
          </w:tcPr>
          <w:p w14:paraId="15E36461">
            <w:pPr>
              <w:pStyle w:val="136"/>
              <w:rPr>
                <w:rFonts w:ascii="Arial" w:hAnsi="Arial" w:eastAsia="宋体"/>
                <w:sz w:val="22"/>
                <w:szCs w:val="22"/>
                <w:lang w:val="en-US" w:eastAsia="zh-CN"/>
              </w:rPr>
            </w:pPr>
            <w:r>
              <w:rPr>
                <w:rFonts w:ascii="宋体" w:hAnsi="宋体" w:eastAsia="宋体" w:cs="宋体"/>
              </w:rPr>
              <w:t xml:space="preserve">Is a procedure in place for testing revalidation for the test(s)/parameters?</w:t>
            </w:r>
          </w:p>
        </w:tc>
        <w:tc>
          <w:tcPr>
            <w:tcW w:w="394" w:type="pct"/>
            <w:vAlign w:val="center"/>
          </w:tcPr>
          <w:p w14:paraId="50D0D93A">
            <w:pPr>
              <w:ind w:left="1"/>
              <w:jc w:val="center"/>
              <w:rPr>
                <w:rFonts w:ascii="Arial" w:hAnsi="Arial" w:cs="Arial"/>
              </w:rPr>
            </w:pPr>
            <w:r>
              <w:rPr>
                <w:rFonts w:ascii="Arial" w:hAnsi="Arial" w:cs="Arial"/>
                <w:sz w:val="28"/>
                <w:szCs w:val="28"/>
              </w:rPr>
              <w:sym w:font="Wingdings" w:char="00FE"/>
            </w:r>
          </w:p>
        </w:tc>
        <w:tc>
          <w:tcPr>
            <w:tcW w:w="374" w:type="pct"/>
            <w:vAlign w:val="center"/>
          </w:tcPr>
          <w:p w14:paraId="6E4BD4F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4C5246A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1088420F"/>
          <w:p w14:paraId="7B13B077">
            <w:pPr>
              <w:rPr>
                <w:rFonts w:ascii="Arial" w:hAnsi="Arial"/>
                <w:i/>
                <w:lang w:eastAsia="zh-CN"/>
              </w:rPr>
            </w:pPr>
            <w:r>
              <w:rPr>
                <w:rFonts w:ascii="Segoe UI" w:hAnsi="Segoe UI" w:eastAsia="Segoe UI" w:cs="Segoe UI"/>
                <w:color w:val="0F1115"/>
                <w:sz w:val="24"/>
                <w:szCs w:val="24"/>
                <w:shd w:val="clear" w:color="auto" w:fill="FFFFFF"/>
                <w:lang w:eastAsia="zh-CN"/>
              </w:rPr>
              <w:t xml:space="preserve">Per the relevant procedures, verification or adjustment is required when: the examination procedure changes (re-verification or validation, ODC-CX-20); the reagent lot changes (verification, ODC-CX-14 Reagent and Consumable Management Procedure); or the QC lot changes (re-accumulation of mean and SD, ODC-CX-23 Internal Quality Control Procedure).</w:t>
            </w:r>
          </w:p>
        </w:tc>
      </w:tr>
      <w:tr w14:paraId="0C3D8B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36AC55F1">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If Yes, how often does this occur?</w:t>
            </w:r>
          </w:p>
        </w:tc>
        <w:tc>
          <w:tcPr>
            <w:tcW w:w="2910" w:type="pct"/>
            <w:gridSpan w:val="4"/>
            <w:vAlign w:val="center"/>
          </w:tcPr>
          <w:p w14:paraId="5C7F5736">
            <w:pPr>
              <w:rPr>
                <w:lang w:eastAsia="zh-CN"/>
              </w:rPr>
            </w:pPr>
          </w:p>
          <w:p w14:paraId="45B0C0A6">
            <w:pPr>
              <w:autoSpaceDE w:val="0"/>
              <w:autoSpaceDN w:val="0"/>
              <w:adjustRightInd w:val="0"/>
              <w:rPr>
                <w:rFonts w:hint="eastAsia" w:ascii="宋体" w:hAnsi="宋体" w:eastAsia="宋体" w:cs="宋体"/>
                <w:lang w:eastAsia="zh-CN"/>
              </w:rPr>
            </w:pPr>
            <w:r>
              <w:rPr>
                <w:rFonts w:hint="eastAsia" w:ascii="宋体" w:hAnsi="宋体" w:eastAsia="宋体" w:cs="宋体"/>
                <w:color w:val="0F1115"/>
                <w:sz w:val="24"/>
                <w:szCs w:val="24"/>
                <w:shd w:val="clear" w:color="auto" w:fill="FFFFFF"/>
                <w:lang w:eastAsia="zh-CN"/>
              </w:rPr>
              <w:t xml:space="preserve">Examination-procedure change: as needed (event-driven)</w:t>
            </w:r>
          </w:p>
          <w:p w14:paraId="32063EAF">
            <w:pPr>
              <w:pStyle w:val="29"/>
              <w:numPr>
                <w:ilvl w:val="0"/>
                <w:numId w:val="24"/>
              </w:numPr>
              <w:spacing w:beforeAutospacing="0" w:afterAutospacing="0"/>
              <w:rPr>
                <w:rFonts w:hint="eastAsia" w:ascii="宋体" w:hAnsi="宋体" w:eastAsia="宋体" w:cs="宋体"/>
              </w:rPr>
            </w:pPr>
            <w:r>
              <w:rPr>
                <w:rFonts w:hint="eastAsia" w:ascii="宋体" w:hAnsi="宋体" w:eastAsia="宋体" w:cs="宋体"/>
                <w:color w:val="0F1115"/>
                <w:szCs w:val="24"/>
                <w:shd w:val="clear" w:color="auto" w:fill="FFFFFF"/>
              </w:rPr>
              <w:t xml:space="preserve">Reagent lot change: at each lot change</w:t>
            </w:r>
          </w:p>
          <w:p w14:paraId="45312E88">
            <w:pPr>
              <w:pStyle w:val="29"/>
              <w:numPr>
                <w:ilvl w:val="0"/>
                <w:numId w:val="24"/>
              </w:numPr>
              <w:spacing w:beforeAutospacing="0" w:afterAutospacing="0"/>
              <w:rPr>
                <w:rFonts w:ascii="Arial" w:hAnsi="Arial"/>
                <w:i/>
                <w:lang w:val="en-GB"/>
              </w:rPr>
            </w:pPr>
            <w:r>
              <w:rPr>
                <w:rFonts w:hint="eastAsia" w:ascii="宋体" w:hAnsi="宋体" w:eastAsia="宋体" w:cs="宋体"/>
                <w:color w:val="0F1115"/>
                <w:szCs w:val="24"/>
                <w:shd w:val="clear" w:color="auto" w:fill="FFFFFF"/>
              </w:rPr>
              <w:t xml:space="preserve">QC lot change: at each lot change (re-evaluation after accumulating 20 days of data)</w:t>
            </w:r>
          </w:p>
        </w:tc>
      </w:tr>
      <w:tr w14:paraId="0A587F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04" w:hRule="atLeast"/>
        </w:trPr>
        <w:tc>
          <w:tcPr>
            <w:tcW w:w="2089" w:type="pct"/>
            <w:shd w:val="clear" w:color="auto" w:fill="F1F1F1" w:themeFill="background1" w:themeFillShade="F2"/>
            <w:vAlign w:val="center"/>
          </w:tcPr>
          <w:p w14:paraId="1A883C0D">
            <w:pPr>
              <w:pStyle w:val="136"/>
              <w:rPr>
                <w:rFonts w:ascii="Arial" w:hAnsi="Arial" w:eastAsia="宋体"/>
                <w:sz w:val="22"/>
                <w:szCs w:val="22"/>
                <w:lang w:val="en-US" w:eastAsia="zh-CN"/>
              </w:rPr>
            </w:pPr>
            <w:r>
              <w:rPr>
                <w:rFonts w:ascii="宋体" w:hAnsi="宋体" w:eastAsia="宋体" w:cs="宋体"/>
              </w:rPr>
              <w:t xml:space="preserve">Are you participating in external quality programs for test(s) or parameter(s) performed by your laboratory?</w:t>
            </w:r>
          </w:p>
        </w:tc>
        <w:tc>
          <w:tcPr>
            <w:tcW w:w="394" w:type="pct"/>
            <w:vAlign w:val="center"/>
          </w:tcPr>
          <w:p w14:paraId="1F484849">
            <w:pPr>
              <w:ind w:left="1"/>
              <w:jc w:val="center"/>
              <w:rPr>
                <w:rFonts w:ascii="Arial" w:hAnsi="Arial" w:cs="Arial"/>
              </w:rPr>
            </w:pPr>
            <w:r>
              <w:rPr>
                <w:rFonts w:ascii="Arial" w:hAnsi="Arial" w:cs="Arial"/>
                <w:sz w:val="28"/>
                <w:szCs w:val="28"/>
              </w:rPr>
              <w:sym w:font="Wingdings" w:char="00FE"/>
            </w:r>
          </w:p>
        </w:tc>
        <w:tc>
          <w:tcPr>
            <w:tcW w:w="374" w:type="pct"/>
            <w:vAlign w:val="center"/>
          </w:tcPr>
          <w:p w14:paraId="0479BC1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30E1F913">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0C55DB95"/>
          <w:p w14:paraId="1DE2E165">
            <w:pPr>
              <w:autoSpaceDE w:val="0"/>
              <w:autoSpaceDN w:val="0"/>
              <w:adjustRightInd w:val="0"/>
              <w:rPr>
                <w:rFonts w:ascii="Arial" w:hAnsi="Arial" w:cs="Arial"/>
                <w:lang w:eastAsia="zh-CN"/>
              </w:rPr>
            </w:pPr>
            <w:r>
              <w:rPr>
                <w:rFonts w:ascii="Segoe UI" w:hAnsi="Segoe UI" w:eastAsia="Segoe UI" w:cs="Segoe UI"/>
                <w:color w:val="0F1115"/>
                <w:sz w:val="24"/>
                <w:szCs w:val="24"/>
                <w:shd w:val="clear" w:color="auto" w:fill="FFFFFF"/>
                <w:lang w:eastAsia="zh-CN"/>
              </w:rPr>
              <w:t xml:space="preserve">Per ODC-CX-24 Proficiency Testing and Interlaboratory Comparison Procedure, the laboratory preferentially participates in PT/EQA schemes organized by the NCCL (National Center for Clinical Laboratories) and the Shanghai Center for Clinical Laboratory.</w:t>
            </w:r>
          </w:p>
        </w:tc>
      </w:tr>
      <w:tr w14:paraId="3E0CE1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7" w:hRule="atLeast"/>
        </w:trPr>
        <w:tc>
          <w:tcPr>
            <w:tcW w:w="2089" w:type="pct"/>
            <w:shd w:val="clear" w:color="auto" w:fill="F1F1F1" w:themeFill="background1" w:themeFillShade="F2"/>
            <w:vAlign w:val="center"/>
          </w:tcPr>
          <w:p w14:paraId="1ABD066F">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Please explain, with rationale, when External Quality Assessment (EQA) samples are run and when they are not.</w:t>
            </w:r>
          </w:p>
          <w:p w14:paraId="6A297289">
            <w:pPr>
              <w:pStyle w:val="136"/>
              <w:rPr>
                <w:rFonts w:ascii="Arial" w:hAnsi="Arial"/>
                <w:sz w:val="22"/>
                <w:szCs w:val="22"/>
                <w:lang w:val="en-US"/>
              </w:rPr>
            </w:pPr>
          </w:p>
        </w:tc>
        <w:tc>
          <w:tcPr>
            <w:tcW w:w="2910" w:type="pct"/>
            <w:gridSpan w:val="4"/>
            <w:vAlign w:val="center"/>
          </w:tcPr>
          <w:p w14:paraId="444524A8">
            <w:pPr>
              <w:rPr>
                <w:lang w:eastAsia="zh-CN"/>
              </w:rPr>
            </w:pPr>
          </w:p>
          <w:p w14:paraId="09364580">
            <w:pPr>
              <w:autoSpaceDE w:val="0"/>
              <w:autoSpaceDN w:val="0"/>
              <w:adjustRightInd w:val="0"/>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 xml:space="preserve">Per ODC-CX-24 Proficiency Testing and Interlaboratory Comparison Procedure, EQA/PT applies to examinations with an available EQA/PT scheme and to newly introduced examinations (new tests preferentially use measurement audit or interlaboratory comparison). Where no PT scheme exists and interlaboratory comparison is not suitable, alternative approaches may be used after authorization and shall be documented.</w:t>
            </w:r>
          </w:p>
        </w:tc>
      </w:tr>
      <w:tr w14:paraId="22DDA0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89" w:type="pct"/>
            <w:shd w:val="clear" w:color="auto" w:fill="F1F1F1" w:themeFill="background1" w:themeFillShade="F2"/>
            <w:vAlign w:val="center"/>
          </w:tcPr>
          <w:p w14:paraId="66BB78BA">
            <w:pPr>
              <w:pStyle w:val="136"/>
              <w:rPr>
                <w:rFonts w:ascii="Arial" w:hAnsi="Arial" w:eastAsia="宋体"/>
                <w:sz w:val="22"/>
                <w:szCs w:val="22"/>
                <w:lang w:val="en-US" w:eastAsia="zh-CN"/>
              </w:rPr>
            </w:pPr>
            <w:r>
              <w:rPr>
                <w:rFonts w:ascii="宋体" w:hAnsi="宋体" w:eastAsia="宋体" w:cs="宋体"/>
              </w:rPr>
              <w:t xml:space="preserve">Do you run internal quality controls (IQCs) for test(s)/parameter(s) performed by your laboratory?</w:t>
            </w:r>
          </w:p>
          <w:p w14:paraId="1EFE9143">
            <w:pPr>
              <w:pStyle w:val="136"/>
              <w:rPr>
                <w:rFonts w:ascii="Arial" w:hAnsi="Arial" w:eastAsia="宋体"/>
                <w:sz w:val="22"/>
                <w:szCs w:val="22"/>
                <w:lang w:val="en-US" w:eastAsia="zh-CN"/>
              </w:rPr>
            </w:pPr>
          </w:p>
        </w:tc>
        <w:tc>
          <w:tcPr>
            <w:tcW w:w="394" w:type="pct"/>
            <w:vAlign w:val="center"/>
          </w:tcPr>
          <w:p w14:paraId="1E266631">
            <w:pPr>
              <w:ind w:left="1"/>
              <w:jc w:val="center"/>
              <w:rPr>
                <w:rFonts w:ascii="Arial" w:hAnsi="Arial" w:cs="Arial"/>
              </w:rPr>
            </w:pPr>
            <w:r>
              <w:rPr>
                <w:rFonts w:ascii="Arial" w:hAnsi="Arial" w:cs="Arial"/>
                <w:sz w:val="28"/>
                <w:szCs w:val="28"/>
              </w:rPr>
              <w:sym w:font="Wingdings" w:char="00FE"/>
            </w:r>
          </w:p>
        </w:tc>
        <w:tc>
          <w:tcPr>
            <w:tcW w:w="374" w:type="pct"/>
            <w:vAlign w:val="center"/>
          </w:tcPr>
          <w:p w14:paraId="6B43C4B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4BD6AEF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22BCCF66"/>
          <w:p w14:paraId="778D5053">
            <w:pPr>
              <w:autoSpaceDE w:val="0"/>
              <w:autoSpaceDN w:val="0"/>
              <w:adjustRightInd w:val="0"/>
              <w:rPr>
                <w:rFonts w:ascii="Arial" w:hAnsi="Arial" w:cs="Arial"/>
                <w:lang w:eastAsia="zh-CN"/>
              </w:rPr>
            </w:pPr>
            <w:r>
              <w:rPr>
                <w:rFonts w:ascii="Segoe UI" w:hAnsi="Segoe UI" w:eastAsia="Segoe UI" w:cs="Segoe UI"/>
                <w:color w:val="0F1115"/>
                <w:sz w:val="24"/>
                <w:szCs w:val="24"/>
                <w:shd w:val="clear" w:color="auto" w:fill="FFFFFF"/>
                <w:lang w:eastAsia="zh-CN"/>
              </w:rPr>
              <w:t xml:space="preserve">Per ODC-CX-23 Internal Quality Control Procedure, in principle IQC is performed for all examinations offered; at least one QC determination is run on each testing day or each analytical run.</w:t>
            </w:r>
          </w:p>
        </w:tc>
      </w:tr>
      <w:tr w14:paraId="622776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28" w:hRule="atLeast"/>
        </w:trPr>
        <w:tc>
          <w:tcPr>
            <w:tcW w:w="2089" w:type="pct"/>
            <w:shd w:val="clear" w:color="auto" w:fill="F1F1F1" w:themeFill="background1" w:themeFillShade="F2"/>
          </w:tcPr>
          <w:p w14:paraId="069BF07D">
            <w:pPr>
              <w:pStyle w:val="136"/>
              <w:rPr>
                <w:rFonts w:ascii="Arial" w:hAnsi="Arial" w:eastAsia="宋体"/>
                <w:sz w:val="22"/>
                <w:szCs w:val="22"/>
                <w:lang w:val="en-US" w:eastAsia="zh-CN"/>
              </w:rPr>
            </w:pPr>
            <w:r>
              <w:rPr>
                <w:rFonts w:ascii="宋体" w:hAnsi="宋体" w:eastAsia="宋体" w:cs="宋体"/>
              </w:rPr>
              <w:t xml:space="preserve">Do you run internal quality controls (IQCs) for test(s)/parameter(s) performed by your laboratory?</w:t>
            </w:r>
          </w:p>
          <w:p w14:paraId="1D084310">
            <w:pPr>
              <w:pStyle w:val="136"/>
              <w:rPr>
                <w:rFonts w:ascii="Arial" w:hAnsi="Arial" w:eastAsia="宋体"/>
                <w:sz w:val="22"/>
                <w:szCs w:val="22"/>
                <w:lang w:val="en-US" w:eastAsia="zh-CN"/>
              </w:rPr>
            </w:pPr>
          </w:p>
        </w:tc>
        <w:tc>
          <w:tcPr>
            <w:tcW w:w="2910" w:type="pct"/>
            <w:gridSpan w:val="4"/>
            <w:vAlign w:val="center"/>
          </w:tcPr>
          <w:p w14:paraId="6E1391FD">
            <w:pPr>
              <w:rPr>
                <w:lang w:eastAsia="zh-CN"/>
              </w:rPr>
            </w:pPr>
          </w:p>
          <w:p w14:paraId="735D7135">
            <w:pPr>
              <w:rPr>
                <w:i/>
                <w:lang w:eastAsia="zh-CN"/>
              </w:rPr>
            </w:pPr>
            <w:r>
              <w:rPr>
                <w:rFonts w:ascii="Segoe UI" w:hAnsi="Segoe UI" w:eastAsia="Segoe UI" w:cs="Segoe UI"/>
                <w:color w:val="0F1115"/>
                <w:sz w:val="24"/>
                <w:szCs w:val="24"/>
                <w:shd w:val="clear" w:color="auto" w:fill="FFFFFF"/>
                <w:lang w:eastAsia="zh-CN"/>
              </w:rPr>
              <w:t xml:space="preserve">Per ODC-CX-23 Internal Quality Control Procedure, in principle IQC is performed for all examinations offered; at least one QC determination is run on each testing day or each analytical run.</w:t>
            </w:r>
          </w:p>
        </w:tc>
      </w:tr>
      <w:tr w14:paraId="2219C8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89" w:type="pct"/>
            <w:shd w:val="clear" w:color="auto" w:fill="F1F1F1" w:themeFill="background1" w:themeFillShade="F2"/>
          </w:tcPr>
          <w:p w14:paraId="021AB787">
            <w:pPr>
              <w:tabs>
                <w:tab w:val="center" w:pos="4536"/>
                <w:tab w:val="right" w:pos="9072"/>
              </w:tabs>
              <w:spacing w:before="60" w:after="120"/>
              <w:rPr>
                <w:rFonts w:ascii="Arial" w:hAnsi="Arial" w:eastAsia="宋体" w:cs="Arial"/>
                <w:lang w:eastAsia="zh-CN"/>
              </w:rPr>
            </w:pPr>
            <w:r>
              <w:rPr>
                <w:rFonts w:hint="eastAsia" w:ascii="Times New Roman" w:hAnsi="Arial" w:eastAsia="微软雅黑" w:cs="Arial"/>
                <w:lang w:eastAsia="zh-CN"/>
              </w:rPr>
              <w:t xml:space="preserve">Is any analytical instrument directly interfaced with your LIMS?</w:t>
            </w:r>
          </w:p>
        </w:tc>
        <w:tc>
          <w:tcPr>
            <w:tcW w:w="394" w:type="pct"/>
            <w:vAlign w:val="center"/>
          </w:tcPr>
          <w:p w14:paraId="39C3C59F">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4" w:type="pct"/>
            <w:vAlign w:val="center"/>
          </w:tcPr>
          <w:p w14:paraId="7FCEFA8C">
            <w:pPr>
              <w:ind w:left="1"/>
              <w:jc w:val="center"/>
              <w:rPr>
                <w:rFonts w:ascii="Arial" w:hAnsi="Arial" w:cs="Arial"/>
              </w:rPr>
            </w:pPr>
            <w:r>
              <w:rPr>
                <w:rFonts w:ascii="Arial" w:hAnsi="Arial" w:cs="Arial"/>
                <w:sz w:val="28"/>
                <w:szCs w:val="28"/>
              </w:rPr>
              <w:sym w:font="Wingdings" w:char="00FE"/>
            </w:r>
          </w:p>
        </w:tc>
        <w:tc>
          <w:tcPr>
            <w:tcW w:w="281" w:type="pct"/>
            <w:vAlign w:val="center"/>
          </w:tcPr>
          <w:p w14:paraId="39AB0E02">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146F9085">
            <w:pPr>
              <w:rPr>
                <w:lang w:eastAsia="zh-CN"/>
              </w:rPr>
            </w:pPr>
            <w:r>
              <w:rPr>
                <w:rFonts w:ascii="Segoe UI" w:hAnsi="Segoe UI" w:eastAsia="Segoe UI" w:cs="Segoe UI"/>
                <w:color w:val="0F1115"/>
                <w:sz w:val="24"/>
                <w:szCs w:val="24"/>
                <w:shd w:val="clear" w:color="auto" w:fill="FFFFFF"/>
                <w:lang w:eastAsia="zh-CN"/>
              </w:rPr>
              <w:t xml:space="preserve">Analytical instruments</w:t>
            </w:r>
          </w:p>
          <w:p w14:paraId="6D7AC2DA">
            <w:pPr>
              <w:rPr>
                <w:rFonts w:ascii="Arial" w:hAnsi="Arial" w:eastAsia="宋体"/>
                <w:i/>
                <w:lang w:eastAsia="zh-CN"/>
              </w:rPr>
            </w:pPr>
            <w:r>
              <w:rPr>
                <w:rFonts w:ascii="Segoe UI" w:hAnsi="Segoe UI" w:eastAsia="Segoe UI" w:cs="Segoe UI"/>
                <w:color w:val="0F1115"/>
                <w:sz w:val="24"/>
                <w:szCs w:val="24"/>
                <w:shd w:val="clear" w:color="auto" w:fill="FFFFFF"/>
                <w:lang w:eastAsia="zh-CN"/>
              </w:rPr>
              <w:t xml:space="preserve">are not directly interfaced with a LIMS.</w:t>
            </w:r>
          </w:p>
        </w:tc>
      </w:tr>
      <w:tr w14:paraId="7707D5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43" w:hRule="atLeast"/>
        </w:trPr>
        <w:tc>
          <w:tcPr>
            <w:tcW w:w="2089" w:type="pct"/>
            <w:shd w:val="clear" w:color="auto" w:fill="F1F1F1" w:themeFill="background1" w:themeFillShade="F2"/>
          </w:tcPr>
          <w:p w14:paraId="4D040D6A">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In what format is the data transferred to Cerba Research / other vendors?</w:t>
            </w:r>
          </w:p>
        </w:tc>
        <w:tc>
          <w:tcPr>
            <w:tcW w:w="2910" w:type="pct"/>
            <w:gridSpan w:val="4"/>
            <w:vAlign w:val="center"/>
          </w:tcPr>
          <w:p w14:paraId="283A983E">
            <w:pPr>
              <w:rPr>
                <w:lang w:eastAsia="zh-CN"/>
              </w:rPr>
            </w:pPr>
          </w:p>
          <w:p w14:paraId="3A81AEC0">
            <w:pPr>
              <w:autoSpaceDE w:val="0"/>
              <w:autoSpaceDN w:val="0"/>
              <w:adjustRightInd w:val="0"/>
              <w:rPr>
                <w:rFonts w:ascii="Arial" w:hAnsi="Arial"/>
                <w:lang w:eastAsia="zh-CN"/>
              </w:rPr>
            </w:pPr>
            <w:r>
              <w:rPr>
                <w:rFonts w:ascii="Segoe UI" w:hAnsi="Segoe UI" w:eastAsia="Segoe UI" w:cs="Segoe UI"/>
                <w:color w:val="0F1115"/>
                <w:sz w:val="24"/>
                <w:szCs w:val="24"/>
                <w:shd w:val="clear" w:color="auto" w:fill="FFFFFF"/>
                <w:lang w:eastAsia="zh-CN"/>
              </w:rPr>
              <w:t xml:space="preserve">Data are transferred via the Datalink website in PDF and JPG formats.</w:t>
            </w:r>
          </w:p>
        </w:tc>
      </w:tr>
      <w:tr w14:paraId="199BF7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89" w:type="pct"/>
            <w:shd w:val="clear" w:color="auto" w:fill="F1F1F1" w:themeFill="background1" w:themeFillShade="F2"/>
          </w:tcPr>
          <w:p w14:paraId="15F650E9">
            <w:pPr>
              <w:pStyle w:val="136"/>
              <w:rPr>
                <w:rFonts w:ascii="Arial" w:hAnsi="Arial" w:eastAsia="宋体"/>
                <w:sz w:val="22"/>
                <w:szCs w:val="22"/>
                <w:lang w:val="en-US" w:eastAsia="zh-CN"/>
              </w:rPr>
            </w:pPr>
            <w:r>
              <w:rPr>
                <w:rFonts w:ascii="宋体" w:hAnsi="宋体" w:eastAsia="宋体" w:cs="宋体"/>
                <w:highlight w:val="yellow"/>
              </w:rPr>
              <w:t xml:space="preserve">Is there a periodic assessment of the competency of laboratory employees for the analytical procedures? (Should be Yes; consider adding VCB assessment of technicians)</w:t>
            </w:r>
            <w:r>
              <w:rPr>
                <w:rFonts w:hint="eastAsia" w:ascii="宋体" w:hAnsi="宋体" w:eastAsia="宋体" w:cs="宋体"/>
                <w:highlight w:val="yellow"/>
                <w:lang w:eastAsia="zh-CN"/>
              </w:rPr>
              <w:t/>
            </w:r>
            <w:r>
              <w:rPr>
                <w:rFonts w:hint="eastAsia" w:ascii="宋体" w:hAnsi="宋体" w:eastAsia="宋体" w:cs="宋体"/>
                <w:highlight w:val="yellow"/>
                <w:lang w:val="en-US" w:eastAsia="zh-CN"/>
              </w:rPr>
              <w:t/>
            </w:r>
          </w:p>
        </w:tc>
        <w:tc>
          <w:tcPr>
            <w:tcW w:w="394" w:type="pct"/>
            <w:vAlign w:val="center"/>
          </w:tcPr>
          <w:p w14:paraId="73F30A7D">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4" w:type="pct"/>
            <w:vAlign w:val="center"/>
          </w:tcPr>
          <w:p w14:paraId="319D187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2BBD198C">
            <w:pPr>
              <w:ind w:left="14"/>
              <w:jc w:val="center"/>
              <w:rPr>
                <w:rFonts w:ascii="Arial" w:hAnsi="Arial" w:cs="Arial"/>
              </w:rPr>
            </w:pPr>
            <w:r>
              <w:rPr>
                <w:rFonts w:ascii="Arial" w:hAnsi="Arial" w:cs="Arial"/>
                <w:sz w:val="28"/>
                <w:szCs w:val="28"/>
              </w:rPr>
              <w:sym w:font="Wingdings" w:char="00FE"/>
            </w:r>
          </w:p>
        </w:tc>
        <w:tc>
          <w:tcPr>
            <w:tcW w:w="1860" w:type="pct"/>
          </w:tcPr>
          <w:p w14:paraId="3D2F35DC"/>
          <w:p w14:paraId="1E85F9E2">
            <w:pPr>
              <w:spacing w:after="0"/>
              <w:rPr>
                <w:rFonts w:hint="eastAsia" w:ascii="宋体" w:hAnsi="宋体" w:eastAsia="宋体" w:cs="宋体"/>
                <w:color w:val="0F1115"/>
                <w:szCs w:val="24"/>
                <w:shd w:val="clear" w:color="auto" w:fill="FFFFFF"/>
                <w:lang w:eastAsia="zh-CN"/>
              </w:rPr>
            </w:pPr>
            <w:r>
              <w:rPr>
                <w:rFonts w:hint="eastAsia" w:ascii="宋体" w:hAnsi="宋体" w:eastAsia="宋体" w:cs="宋体"/>
                <w:color w:val="0F1115"/>
                <w:sz w:val="24"/>
                <w:szCs w:val="24"/>
                <w:shd w:val="clear" w:color="auto" w:fill="FFFFFF"/>
                <w:lang w:eastAsia="zh-CN"/>
              </w:rPr>
              <w:t xml:space="preserve">Per ODC-CX-09 Human Resource Management Procedure, periodic assessment of laboratory personnel competency for analytical procedures is required:</w:t>
            </w:r>
            <w:r>
              <w:rPr>
                <w:rFonts w:hint="eastAsia" w:ascii="宋体" w:hAnsi="宋体" w:eastAsia="宋体" w:cs="宋体"/>
                <w:color w:val="0F1115"/>
                <w:szCs w:val="24"/>
                <w:shd w:val="clear" w:color="auto" w:fill="FFFFFF"/>
                <w:lang w:eastAsia="zh-CN"/>
              </w:rPr>
              <w:t/>
            </w:r>
            <w:r>
              <w:rPr>
                <w:rFonts w:hint="eastAsia" w:ascii="宋体" w:hAnsi="宋体" w:eastAsia="宋体" w:cs="宋体"/>
                <w:color w:val="0F1115"/>
                <w:sz w:val="24"/>
                <w:szCs w:val="24"/>
                <w:shd w:val="clear" w:color="auto" w:fill="FFFFFF"/>
                <w:lang w:eastAsia="zh-CN"/>
              </w:rPr>
              <w:t/>
            </w:r>
          </w:p>
          <w:p w14:paraId="3C835AF4">
            <w:pPr>
              <w:numPr>
                <w:ilvl w:val="0"/>
                <w:numId w:val="25"/>
              </w:numPr>
              <w:spacing w:after="0"/>
              <w:rPr>
                <w:rFonts w:hint="eastAsia" w:ascii="宋体" w:hAnsi="宋体" w:eastAsia="宋体" w:cs="宋体"/>
                <w:color w:val="0F1115"/>
                <w:szCs w:val="24"/>
                <w:shd w:val="clear" w:color="auto" w:fill="FFFFFF"/>
                <w:lang w:eastAsia="zh-CN"/>
              </w:rPr>
            </w:pPr>
            <w:r>
              <w:rPr>
                <w:rFonts w:hint="eastAsia" w:ascii="宋体" w:hAnsi="宋体" w:eastAsia="宋体" w:cs="宋体"/>
                <w:color w:val="0F1115"/>
                <w:sz w:val="24"/>
                <w:szCs w:val="24"/>
                <w:shd w:val="clear" w:color="auto" w:fill="FFFFFF"/>
                <w:lang w:eastAsia="zh-CN"/>
              </w:rPr>
              <w:t xml:space="preserve">Existing staff: at least one competency assessment per year.</w:t>
            </w:r>
          </w:p>
          <w:p w14:paraId="49A1C087">
            <w:pPr>
              <w:numPr>
                <w:ilvl w:val="0"/>
                <w:numId w:val="25"/>
              </w:numPr>
              <w:spacing w:after="0"/>
              <w:rPr>
                <w:rFonts w:hint="eastAsia" w:ascii="宋体" w:hAnsi="宋体" w:eastAsia="宋体" w:cs="宋体"/>
                <w:color w:val="0F1115"/>
                <w:szCs w:val="24"/>
                <w:shd w:val="clear" w:color="auto" w:fill="FFFFFF"/>
                <w:lang w:eastAsia="zh-CN"/>
              </w:rPr>
            </w:pPr>
            <w:r>
              <w:rPr>
                <w:rFonts w:hint="eastAsia" w:ascii="宋体" w:hAnsi="宋体" w:eastAsia="宋体" w:cs="宋体"/>
                <w:color w:val="0F1115"/>
                <w:sz w:val="24"/>
                <w:szCs w:val="24"/>
                <w:shd w:val="clear" w:color="auto" w:fill="FFFFFF"/>
                <w:lang w:eastAsia="zh-CN"/>
              </w:rPr>
              <w:t xml:space="preserve">New staff: at least two competency assessments within the first 6 months.</w:t>
            </w:r>
          </w:p>
          <w:p w14:paraId="195C36F5">
            <w:pPr>
              <w:numPr>
                <w:ilvl w:val="0"/>
                <w:numId w:val="25"/>
              </w:numPr>
              <w:rPr>
                <w:rFonts w:ascii="Arial" w:hAnsi="Arial" w:eastAsia="宋体"/>
                <w:lang w:eastAsia="zh-CN"/>
              </w:rPr>
            </w:pPr>
            <w:commentRangeStart w:id="7"/>
            <w:r>
              <w:rPr>
                <w:rFonts w:hint="eastAsia" w:ascii="宋体" w:hAnsi="宋体" w:eastAsia="宋体" w:cs="宋体"/>
                <w:color w:val="0F1115"/>
                <w:sz w:val="24"/>
                <w:szCs w:val="24"/>
                <w:shd w:val="clear" w:color="auto" w:fill="FFFFFF"/>
                <w:lang w:eastAsia="zh-CN"/>
              </w:rPr>
              <w:t xml:space="preserve">Assessment covers technical skills and theoretical knowledge; staff who do not pass shall be retrained and reassessed before working independently.</w:t>
            </w:r>
            <w:commentRangeEnd w:id="7"/>
            <w:r>
              <w:commentReference w:id="7"/>
            </w:r>
          </w:p>
          <w:p w14:paraId="041CBAED">
            <w:pPr>
              <w:numPr>
                <w:ilvl w:val="0"/>
                <w:numId w:val="25"/>
              </w:numPr>
              <w:rPr>
                <w:rFonts w:ascii="Arial" w:hAnsi="Arial" w:eastAsia="宋体"/>
                <w:lang w:eastAsia="zh-CN"/>
              </w:rPr>
            </w:pPr>
            <w:r>
              <w:rPr>
                <w:rFonts w:ascii="宋体" w:hAnsi="宋体" w:eastAsia="宋体" w:cs="宋体"/>
                <w:sz w:val="24"/>
                <w:szCs w:val="24"/>
                <w:lang w:eastAsia="zh-CN"/>
              </w:rPr>
              <w:t xml:space="preserve">Before this project starts, the customer provides study-specific training and competency assessment covering the project method, sample receipt/handling, raw-data recording, compliance requirements and deviation handling. Personnel who pass theoretical and practical assessment are authorized by the customer. Only authorized personnel may perform project testing; unauthorized personnel shall not perform experiments independently. If methods or project requirements subsequently change, the customer may arrange supplementary training and reassessment to ensure continued competence.</w:t>
            </w:r>
          </w:p>
        </w:tc>
      </w:tr>
      <w:tr w14:paraId="0D1BB0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8" w:hRule="atLeast"/>
        </w:trPr>
        <w:tc>
          <w:tcPr>
            <w:tcW w:w="2089" w:type="pct"/>
            <w:shd w:val="clear" w:color="auto" w:fill="F1F1F1" w:themeFill="background1" w:themeFillShade="F2"/>
            <w:vAlign w:val="center"/>
          </w:tcPr>
          <w:p w14:paraId="2C1D48BC">
            <w:pPr>
              <w:pStyle w:val="136"/>
              <w:widowControl w:val="0"/>
              <w:rPr>
                <w:rFonts w:ascii="Arial" w:hAnsi="Arial" w:eastAsia="宋体"/>
                <w:sz w:val="22"/>
                <w:szCs w:val="22"/>
                <w:lang w:val="en-US" w:eastAsia="zh-CN"/>
              </w:rPr>
            </w:pPr>
            <w:r>
              <w:rPr>
                <w:rFonts w:ascii="宋体" w:hAnsi="宋体" w:eastAsia="宋体" w:cs="宋体"/>
              </w:rPr>
              <w:t xml:space="preserve">Do you hold any other scientific expertise concerning the requested test(s)?</w:t>
            </w:r>
          </w:p>
        </w:tc>
        <w:tc>
          <w:tcPr>
            <w:tcW w:w="394" w:type="pct"/>
            <w:vAlign w:val="center"/>
          </w:tcPr>
          <w:p w14:paraId="55B9DA27">
            <w:pPr>
              <w:pStyle w:val="136"/>
              <w:widowControl w:val="0"/>
              <w:ind w:left="1"/>
              <w:jc w:val="center"/>
              <w:rPr>
                <w:rFonts w:ascii="Arial" w:hAnsi="Arial"/>
                <w:highlight w:val="lightGray"/>
              </w:rPr>
            </w:pPr>
            <w:r>
              <w:rPr>
                <w:rFonts w:ascii="Arial" w:hAnsi="Arial"/>
                <w:sz w:val="28"/>
                <w:szCs w:val="28"/>
              </w:rPr>
              <w:sym w:font="Wingdings" w:char="00FE"/>
            </w:r>
          </w:p>
        </w:tc>
        <w:tc>
          <w:tcPr>
            <w:tcW w:w="374" w:type="pct"/>
            <w:vAlign w:val="center"/>
          </w:tcPr>
          <w:p w14:paraId="22729561">
            <w:pPr>
              <w:pStyle w:val="136"/>
              <w:widowControl w:val="0"/>
              <w:ind w:left="36"/>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281" w:type="pct"/>
            <w:vAlign w:val="center"/>
          </w:tcPr>
          <w:p w14:paraId="45E7BD7F">
            <w:pPr>
              <w:pStyle w:val="136"/>
              <w:widowControl w:val="0"/>
              <w:ind w:left="14"/>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60" w:type="pct"/>
          </w:tcPr>
          <w:p w14:paraId="7621BDA9"/>
          <w:p w14:paraId="40BF0010">
            <w:pPr>
              <w:pStyle w:val="136"/>
              <w:rPr>
                <w:rFonts w:ascii="Segoe UI" w:hAnsi="Segoe UI" w:eastAsia="Segoe UI" w:cs="Segoe UI"/>
                <w:color w:val="0F1115"/>
                <w:shd w:val="clear" w:color="auto" w:fill="FFFFFF"/>
              </w:rPr>
            </w:pPr>
            <w:r>
              <w:rPr>
                <w:rFonts w:ascii="Segoe UI" w:hAnsi="Segoe UI" w:eastAsia="Segoe UI" w:cs="Segoe UI"/>
                <w:color w:val="0F1115"/>
                <w:shd w:val="clear" w:color="auto" w:fill="FFFFFF"/>
              </w:rPr>
              <w:t xml:space="preserve">The laboratory has end-to-end technical capability for selection, verification and validation of examination procedures, internal QC, proficiency testing and internal comparison (see ODC-CX-20, ODC-CX-23, ODC-CX-24, ODC-CX-25, etc.).</w:t>
            </w:r>
            <w:r>
              <w:rPr>
                <w:rFonts w:hint="eastAsia" w:ascii="Segoe UI" w:hAnsi="Segoe UI" w:eastAsia="宋体" w:cs="Segoe UI"/>
                <w:color w:val="0F1115"/>
                <w:shd w:val="clear" w:color="auto" w:fill="FFFFFF"/>
                <w:lang w:val="en-US" w:eastAsia="zh-CN"/>
              </w:rPr>
              <w:t/>
            </w:r>
            <w:r>
              <w:rPr>
                <w:rFonts w:ascii="Segoe UI" w:hAnsi="Segoe UI" w:eastAsia="Segoe UI" w:cs="Segoe UI"/>
                <w:color w:val="0F1115"/>
                <w:shd w:val="clear" w:color="auto" w:fill="FFFFFF"/>
              </w:rPr>
              <w:t/>
            </w:r>
          </w:p>
          <w:p w14:paraId="6276DA80">
            <w:pPr>
              <w:pStyle w:val="136"/>
              <w:rPr>
                <w:rFonts w:ascii="Arial" w:hAnsi="Arial"/>
                <w:color w:val="000000" w:themeColor="text1"/>
                <w14:textFill>
                  <w14:solidFill>
                    <w14:schemeClr w14:val="tx1"/>
                  </w14:solidFill>
                </w14:textFill>
              </w:rPr>
            </w:pPr>
            <w:r>
              <w:rPr>
                <w:rFonts w:ascii="Segoe UI" w:hAnsi="Segoe UI" w:eastAsia="Segoe UI" w:cs="Segoe UI"/>
                <w:color w:val="0F1115"/>
                <w:shd w:val="clear" w:color="auto" w:fill="FFFFFF"/>
              </w:rPr>
              <w:t xml:space="preserve">Technical groups include molecular, pathology, microbiology and clinical research (ODC-CX-33 Document Control Procedure).</w:t>
            </w:r>
            <w:r>
              <w:rPr>
                <w:rFonts w:hint="eastAsia" w:ascii="Segoe UI" w:hAnsi="Segoe UI" w:eastAsia="Segoe UI" w:cs="Segoe UI"/>
                <w:color w:val="0F1115"/>
                <w:shd w:val="clear" w:color="auto" w:fill="FFFFFF"/>
              </w:rPr>
              <w:t/>
            </w:r>
            <w:r>
              <w:rPr>
                <w:rFonts w:ascii="Segoe UI" w:hAnsi="Segoe UI" w:eastAsia="Segoe UI" w:cs="Segoe UI"/>
                <w:color w:val="0F1115"/>
                <w:shd w:val="clear" w:color="auto" w:fill="FFFFFF"/>
              </w:rPr>
              <w:t/>
            </w:r>
          </w:p>
        </w:tc>
      </w:tr>
      <w:tr w14:paraId="33A17F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8" w:hRule="atLeast"/>
        </w:trPr>
        <w:tc>
          <w:tcPr>
            <w:tcW w:w="2089" w:type="pct"/>
            <w:shd w:val="clear" w:color="auto" w:fill="F1F1F1" w:themeFill="background1" w:themeFillShade="F2"/>
            <w:vAlign w:val="center"/>
          </w:tcPr>
          <w:p w14:paraId="300E709D">
            <w:pPr>
              <w:pStyle w:val="136"/>
              <w:widowControl w:val="0"/>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Are you working with other subcontractors for specific tests provided to Cerba Research?</w:t>
            </w:r>
          </w:p>
        </w:tc>
        <w:tc>
          <w:tcPr>
            <w:tcW w:w="394" w:type="pct"/>
            <w:vAlign w:val="center"/>
          </w:tcPr>
          <w:p w14:paraId="57A52937">
            <w:pPr>
              <w:pStyle w:val="136"/>
              <w:widowControl w:val="0"/>
              <w:ind w:left="1"/>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74" w:type="pct"/>
            <w:vAlign w:val="center"/>
          </w:tcPr>
          <w:p w14:paraId="68994CE8">
            <w:pPr>
              <w:pStyle w:val="136"/>
              <w:widowControl w:val="0"/>
              <w:ind w:left="1"/>
              <w:jc w:val="center"/>
              <w:rPr>
                <w:rFonts w:ascii="Arial" w:hAnsi="Arial"/>
                <w:highlight w:val="lightGray"/>
                <w:lang w:val="en-US"/>
              </w:rPr>
            </w:pPr>
            <w:r>
              <w:rPr>
                <w:rFonts w:ascii="Arial" w:hAnsi="Arial"/>
                <w:sz w:val="28"/>
                <w:szCs w:val="28"/>
              </w:rPr>
              <w:sym w:font="Wingdings" w:char="00FE"/>
            </w:r>
          </w:p>
        </w:tc>
        <w:tc>
          <w:tcPr>
            <w:tcW w:w="281" w:type="pct"/>
            <w:vAlign w:val="center"/>
          </w:tcPr>
          <w:p w14:paraId="1BF5DB92">
            <w:pPr>
              <w:pStyle w:val="136"/>
              <w:widowControl w:val="0"/>
              <w:ind w:left="36"/>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60" w:type="pct"/>
          </w:tcPr>
          <w:p w14:paraId="4E931D9E">
            <w:pPr>
              <w:pStyle w:val="136"/>
              <w:rPr>
                <w:rFonts w:ascii="Arial" w:hAnsi="Arial" w:eastAsia="宋体"/>
                <w:i/>
                <w:color w:val="000000" w:themeColor="text1"/>
                <w:lang w:val="en-US" w:eastAsia="zh-CN"/>
                <w14:textFill>
                  <w14:solidFill>
                    <w14:schemeClr w14:val="tx1"/>
                  </w14:solidFill>
                </w14:textFill>
              </w:rPr>
            </w:pPr>
            <w:r>
              <w:rPr>
                <w:rFonts w:hint="eastAsia" w:ascii="Arial" w:hAnsi="Arial" w:eastAsia="宋体"/>
                <w:iCs/>
                <w:color w:val="000000" w:themeColor="text1"/>
                <w:lang w:val="en-US" w:eastAsia="zh-CN"/>
                <w14:textFill>
                  <w14:solidFill>
                    <w14:schemeClr w14:val="tx1"/>
                  </w14:solidFill>
                </w14:textFill>
              </w:rPr>
              <w:t>NA</w:t>
            </w:r>
          </w:p>
        </w:tc>
      </w:tr>
      <w:tr w14:paraId="5D1A278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81" w:hRule="atLeast"/>
        </w:trPr>
        <w:tc>
          <w:tcPr>
            <w:tcW w:w="2089" w:type="pct"/>
            <w:vMerge w:val="restart"/>
            <w:shd w:val="clear" w:color="auto" w:fill="F1F1F1" w:themeFill="background1" w:themeFillShade="F2"/>
            <w:vAlign w:val="center"/>
          </w:tcPr>
          <w:p w14:paraId="0B16E2B3">
            <w:pPr>
              <w:pStyle w:val="136"/>
              <w:widowControl w:val="0"/>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If yes,</w:t>
            </w:r>
          </w:p>
          <w:p w14:paraId="746986B2">
            <w:pPr>
              <w:pStyle w:val="136"/>
              <w:widowControl w:val="0"/>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identify the tests for which subcontractors will be used and name the subcontractors. Cerba Research will also need to qualify these subcontractors.</w:t>
            </w:r>
          </w:p>
          <w:p w14:paraId="06FD9F55">
            <w:pPr>
              <w:pStyle w:val="136"/>
              <w:widowControl w:val="0"/>
              <w:rPr>
                <w:rFonts w:ascii="Arial" w:hAnsi="Arial"/>
                <w:sz w:val="22"/>
                <w:szCs w:val="22"/>
                <w:lang w:val="en-US"/>
              </w:rPr>
            </w:pPr>
          </w:p>
          <w:p w14:paraId="71C67321">
            <w:pPr>
              <w:pStyle w:val="136"/>
              <w:widowControl w:val="0"/>
              <w:rPr>
                <w:rFonts w:ascii="Arial" w:hAnsi="Arial"/>
                <w:sz w:val="22"/>
                <w:szCs w:val="22"/>
                <w:lang w:val="en-US"/>
              </w:rPr>
            </w:pPr>
          </w:p>
          <w:p w14:paraId="263C7527">
            <w:pPr>
              <w:pStyle w:val="136"/>
              <w:widowControl w:val="0"/>
              <w:rPr>
                <w:rFonts w:ascii="Arial" w:hAnsi="Arial"/>
                <w:sz w:val="22"/>
                <w:szCs w:val="22"/>
                <w:lang w:val="en-US"/>
              </w:rPr>
            </w:pPr>
          </w:p>
        </w:tc>
        <w:tc>
          <w:tcPr>
            <w:tcW w:w="1050" w:type="pct"/>
            <w:gridSpan w:val="3"/>
            <w:shd w:val="clear" w:color="auto" w:fill="F1F1F1" w:themeFill="background1" w:themeFillShade="F2"/>
            <w:vAlign w:val="center"/>
          </w:tcPr>
          <w:p w14:paraId="0E70FB0A">
            <w:pPr>
              <w:pStyle w:val="136"/>
              <w:widowControl w:val="0"/>
              <w:ind w:left="14"/>
              <w:jc w:val="center"/>
              <w:rPr>
                <w:rFonts w:ascii="Arial" w:hAnsi="Arial" w:eastAsia="宋体"/>
                <w:sz w:val="22"/>
                <w:szCs w:val="22"/>
                <w:highlight w:val="lightGray"/>
                <w:lang w:val="en-US" w:eastAsia="zh-CN"/>
              </w:rPr>
            </w:pPr>
            <w:r>
              <w:rPr>
                <w:rFonts w:hint="eastAsia" w:ascii="Times New Roman" w:hAnsi="Arial" w:eastAsia="微软雅黑"/>
                <w:sz w:val="22"/>
                <w:szCs w:val="22"/>
                <w:lang w:val="en-US" w:eastAsia="zh-CN"/>
              </w:rPr>
              <w:t xml:space="preserve">Test</w:t>
            </w:r>
          </w:p>
        </w:tc>
        <w:tc>
          <w:tcPr>
            <w:tcW w:w="1860" w:type="pct"/>
            <w:shd w:val="clear" w:color="auto" w:fill="F1F1F1" w:themeFill="background1" w:themeFillShade="F2"/>
          </w:tcPr>
          <w:p w14:paraId="393823E6">
            <w:pPr>
              <w:pStyle w:val="136"/>
              <w:jc w:val="center"/>
              <w:rPr>
                <w:rFonts w:ascii="Arial" w:hAnsi="Arial" w:eastAsia="宋体"/>
                <w:color w:val="000000" w:themeColor="text1"/>
                <w:sz w:val="22"/>
                <w:szCs w:val="22"/>
                <w:lang w:val="en-US" w:eastAsia="zh-CN"/>
                <w14:textFill>
                  <w14:solidFill>
                    <w14:schemeClr w14:val="tx1"/>
                  </w14:solidFill>
                </w14:textFill>
              </w:rPr>
            </w:pPr>
            <w:r>
              <w:rPr>
                <w:rFonts w:hint="eastAsia" w:ascii="Times New Roman" w:hAnsi="Arial" w:eastAsia="微软雅黑"/>
                <w:color w:val="000000" w:themeColor="text1"/>
                <w:sz w:val="22"/>
                <w:szCs w:val="22"/>
                <w:lang w:val="en-US" w:eastAsia="zh-CN"/>
                <w14:textFill>
                  <w14:solidFill>
                    <w14:schemeClr w14:val="tx1"/>
                  </w14:solidFill>
                </w14:textFill>
              </w:rPr>
              <w:t xml:space="preserve">Subcontractor</w:t>
            </w:r>
          </w:p>
        </w:tc>
      </w:tr>
      <w:tr w14:paraId="484D01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5" w:hRule="atLeast"/>
        </w:trPr>
        <w:tc>
          <w:tcPr>
            <w:tcW w:w="2089" w:type="pct"/>
            <w:vMerge w:val="continue"/>
            <w:shd w:val="clear" w:color="auto" w:fill="F1F1F1" w:themeFill="background1" w:themeFillShade="F2"/>
            <w:vAlign w:val="center"/>
          </w:tcPr>
          <w:p w14:paraId="69FCB638">
            <w:pPr>
              <w:pStyle w:val="136"/>
              <w:widowControl w:val="0"/>
              <w:rPr>
                <w:rFonts w:ascii="Arial" w:hAnsi="Arial"/>
                <w:lang w:val="en-US"/>
              </w:rPr>
            </w:pPr>
          </w:p>
        </w:tc>
        <w:tc>
          <w:tcPr>
            <w:tcW w:w="1050" w:type="pct"/>
            <w:gridSpan w:val="3"/>
            <w:vAlign w:val="center"/>
          </w:tcPr>
          <w:p w14:paraId="5B45F85A">
            <w:pPr>
              <w:pStyle w:val="136"/>
              <w:widowControl w:val="0"/>
              <w:ind w:left="14"/>
              <w:jc w:val="center"/>
              <w:rPr>
                <w:rFonts w:ascii="Arial" w:hAnsi="Arial" w:eastAsia="宋体"/>
                <w:highlight w:val="lightGray"/>
                <w:lang w:val="en-US" w:eastAsia="zh-CN"/>
              </w:rPr>
            </w:pPr>
            <w:r>
              <w:rPr>
                <w:rFonts w:hint="eastAsia" w:ascii="Arial" w:hAnsi="Arial" w:eastAsia="宋体"/>
                <w:highlight w:val="lightGray"/>
                <w:lang w:val="en-US" w:eastAsia="zh-CN"/>
              </w:rPr>
              <w:t>N/A</w:t>
            </w:r>
          </w:p>
        </w:tc>
        <w:tc>
          <w:tcPr>
            <w:tcW w:w="1860" w:type="pct"/>
          </w:tcPr>
          <w:p w14:paraId="31F0A72B">
            <w:pPr>
              <w:pStyle w:val="136"/>
              <w:jc w:val="center"/>
              <w:rPr>
                <w:rFonts w:ascii="Arial" w:hAnsi="Arial"/>
                <w:i/>
                <w:color w:val="000000" w:themeColor="text1"/>
                <w:lang w:val="en-US"/>
                <w14:textFill>
                  <w14:solidFill>
                    <w14:schemeClr w14:val="tx1"/>
                  </w14:solidFill>
                </w14:textFill>
              </w:rPr>
            </w:pPr>
            <w:r>
              <w:rPr>
                <w:rFonts w:hint="eastAsia" w:ascii="Arial" w:hAnsi="Arial" w:eastAsia="宋体"/>
                <w:highlight w:val="lightGray"/>
                <w:lang w:val="en-US" w:eastAsia="zh-CN"/>
              </w:rPr>
              <w:t>N/A</w:t>
            </w:r>
          </w:p>
        </w:tc>
      </w:tr>
      <w:tr w14:paraId="421EBC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421" w:hRule="atLeast"/>
        </w:trPr>
        <w:tc>
          <w:tcPr>
            <w:tcW w:w="2089" w:type="pct"/>
            <w:vMerge w:val="continue"/>
            <w:shd w:val="clear" w:color="auto" w:fill="F1F1F1" w:themeFill="background1" w:themeFillShade="F2"/>
            <w:vAlign w:val="center"/>
          </w:tcPr>
          <w:p w14:paraId="6179A032">
            <w:pPr>
              <w:pStyle w:val="136"/>
              <w:widowControl w:val="0"/>
              <w:rPr>
                <w:rFonts w:ascii="Arial" w:hAnsi="Arial"/>
                <w:lang w:val="en-US"/>
              </w:rPr>
            </w:pPr>
          </w:p>
        </w:tc>
        <w:tc>
          <w:tcPr>
            <w:tcW w:w="1050" w:type="pct"/>
            <w:gridSpan w:val="3"/>
            <w:vAlign w:val="center"/>
          </w:tcPr>
          <w:p w14:paraId="27C961EA">
            <w:pPr>
              <w:pStyle w:val="136"/>
              <w:widowControl w:val="0"/>
              <w:ind w:left="14"/>
              <w:jc w:val="center"/>
              <w:rPr>
                <w:rFonts w:ascii="Arial" w:hAnsi="Arial"/>
                <w:highlight w:val="lightGray"/>
                <w:lang w:val="en-US"/>
              </w:rPr>
            </w:pPr>
            <w:r>
              <w:rPr>
                <w:rFonts w:hint="eastAsia" w:ascii="Arial" w:hAnsi="Arial" w:eastAsia="宋体"/>
                <w:highlight w:val="lightGray"/>
                <w:lang w:val="en-US" w:eastAsia="zh-CN"/>
              </w:rPr>
              <w:t>N/A</w:t>
            </w:r>
          </w:p>
        </w:tc>
        <w:tc>
          <w:tcPr>
            <w:tcW w:w="1860" w:type="pct"/>
          </w:tcPr>
          <w:p w14:paraId="24527E82">
            <w:pPr>
              <w:pStyle w:val="136"/>
              <w:jc w:val="center"/>
              <w:rPr>
                <w:rFonts w:ascii="Arial" w:hAnsi="Arial"/>
                <w:i/>
                <w:color w:val="000000" w:themeColor="text1"/>
                <w:lang w:val="en-US"/>
                <w14:textFill>
                  <w14:solidFill>
                    <w14:schemeClr w14:val="tx1"/>
                  </w14:solidFill>
                </w14:textFill>
              </w:rPr>
            </w:pPr>
            <w:r>
              <w:rPr>
                <w:rFonts w:hint="eastAsia" w:ascii="Arial" w:hAnsi="Arial" w:eastAsia="宋体"/>
                <w:highlight w:val="lightGray"/>
                <w:lang w:val="en-US" w:eastAsia="zh-CN"/>
              </w:rPr>
              <w:t>N/A</w:t>
            </w:r>
          </w:p>
        </w:tc>
      </w:tr>
      <w:tr w14:paraId="74175B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4" w:hRule="atLeast"/>
        </w:trPr>
        <w:tc>
          <w:tcPr>
            <w:tcW w:w="2089" w:type="pct"/>
            <w:vMerge w:val="continue"/>
            <w:shd w:val="clear" w:color="auto" w:fill="F1F1F1" w:themeFill="background1" w:themeFillShade="F2"/>
          </w:tcPr>
          <w:p w14:paraId="570DBAD5">
            <w:pPr>
              <w:pStyle w:val="136"/>
              <w:rPr>
                <w:rFonts w:ascii="Arial" w:hAnsi="Arial"/>
                <w:lang w:val="en-US"/>
              </w:rPr>
            </w:pPr>
          </w:p>
        </w:tc>
        <w:tc>
          <w:tcPr>
            <w:tcW w:w="1050" w:type="pct"/>
            <w:gridSpan w:val="3"/>
            <w:vAlign w:val="center"/>
          </w:tcPr>
          <w:p w14:paraId="75E5DE6A">
            <w:pPr>
              <w:autoSpaceDE w:val="0"/>
              <w:autoSpaceDN w:val="0"/>
              <w:adjustRightInd w:val="0"/>
              <w:jc w:val="center"/>
              <w:rPr>
                <w:rFonts w:ascii="Arial" w:hAnsi="Arial" w:eastAsia="Calibri" w:cs="Arial"/>
                <w:i/>
                <w:color w:val="000000"/>
                <w:lang w:eastAsia="nl-BE"/>
              </w:rPr>
            </w:pPr>
            <w:r>
              <w:rPr>
                <w:rFonts w:hint="eastAsia" w:ascii="Arial" w:hAnsi="Arial" w:eastAsia="宋体"/>
                <w:highlight w:val="lightGray"/>
                <w:lang w:eastAsia="zh-CN"/>
              </w:rPr>
              <w:t>N/A</w:t>
            </w:r>
          </w:p>
        </w:tc>
        <w:tc>
          <w:tcPr>
            <w:tcW w:w="1860" w:type="pct"/>
            <w:vAlign w:val="center"/>
          </w:tcPr>
          <w:p w14:paraId="43DACB98">
            <w:pPr>
              <w:autoSpaceDE w:val="0"/>
              <w:autoSpaceDN w:val="0"/>
              <w:adjustRightInd w:val="0"/>
              <w:jc w:val="center"/>
              <w:rPr>
                <w:rFonts w:ascii="Arial" w:hAnsi="Arial" w:eastAsia="Calibri" w:cs="Arial"/>
                <w:i/>
                <w:color w:val="000000"/>
                <w:lang w:eastAsia="nl-BE"/>
              </w:rPr>
            </w:pPr>
            <w:r>
              <w:rPr>
                <w:rFonts w:hint="eastAsia" w:ascii="Arial" w:hAnsi="Arial" w:eastAsia="宋体"/>
                <w:highlight w:val="lightGray"/>
                <w:lang w:eastAsia="zh-CN"/>
              </w:rPr>
              <w:t>N/A</w:t>
            </w:r>
          </w:p>
        </w:tc>
      </w:tr>
      <w:tr w14:paraId="00353C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1" w:hRule="atLeast"/>
        </w:trPr>
        <w:tc>
          <w:tcPr>
            <w:tcW w:w="2089" w:type="pct"/>
            <w:vMerge w:val="continue"/>
            <w:shd w:val="clear" w:color="auto" w:fill="F1F1F1" w:themeFill="background1" w:themeFillShade="F2"/>
          </w:tcPr>
          <w:p w14:paraId="2CA6D3D0">
            <w:pPr>
              <w:pStyle w:val="136"/>
              <w:rPr>
                <w:rFonts w:ascii="Arial" w:hAnsi="Arial"/>
                <w:lang w:val="en-US"/>
              </w:rPr>
            </w:pPr>
          </w:p>
        </w:tc>
        <w:tc>
          <w:tcPr>
            <w:tcW w:w="1050" w:type="pct"/>
            <w:gridSpan w:val="3"/>
            <w:vAlign w:val="center"/>
          </w:tcPr>
          <w:p w14:paraId="45283401">
            <w:pPr>
              <w:autoSpaceDE w:val="0"/>
              <w:autoSpaceDN w:val="0"/>
              <w:adjustRightInd w:val="0"/>
              <w:jc w:val="center"/>
              <w:rPr>
                <w:rFonts w:ascii="Arial" w:hAnsi="Arial" w:eastAsia="Calibri" w:cs="Arial"/>
                <w:i/>
                <w:color w:val="000000"/>
                <w:lang w:eastAsia="nl-BE"/>
              </w:rPr>
            </w:pPr>
            <w:r>
              <w:rPr>
                <w:rFonts w:hint="eastAsia" w:ascii="Arial" w:hAnsi="Arial" w:eastAsia="宋体"/>
                <w:highlight w:val="lightGray"/>
                <w:lang w:eastAsia="zh-CN"/>
              </w:rPr>
              <w:t>N/A</w:t>
            </w:r>
          </w:p>
        </w:tc>
        <w:tc>
          <w:tcPr>
            <w:tcW w:w="1860" w:type="pct"/>
            <w:vAlign w:val="center"/>
          </w:tcPr>
          <w:p w14:paraId="7767CB3C">
            <w:pPr>
              <w:autoSpaceDE w:val="0"/>
              <w:autoSpaceDN w:val="0"/>
              <w:adjustRightInd w:val="0"/>
              <w:jc w:val="center"/>
              <w:rPr>
                <w:rFonts w:ascii="Arial" w:hAnsi="Arial" w:eastAsia="Calibri" w:cs="Arial"/>
                <w:i/>
                <w:color w:val="000000"/>
                <w:lang w:eastAsia="nl-BE"/>
              </w:rPr>
            </w:pPr>
            <w:r>
              <w:rPr>
                <w:rFonts w:hint="eastAsia" w:ascii="Arial" w:hAnsi="Arial" w:eastAsia="宋体"/>
                <w:highlight w:val="lightGray"/>
                <w:lang w:eastAsia="zh-CN"/>
              </w:rPr>
              <w:t>N/A</w:t>
            </w:r>
          </w:p>
        </w:tc>
      </w:tr>
    </w:tbl>
    <w:p w14:paraId="09B22D41">
      <w:pPr>
        <w:rPr>
          <w:rFonts w:ascii="Arial" w:hAnsi="Arial" w:cs="Arial"/>
        </w:rPr>
      </w:pPr>
    </w:p>
    <w:sectPr>
      <w:headerReference r:id="rId9" w:type="default"/>
      <w:pgSz w:w="12240" w:h="15840"/>
      <w:pgMar w:top="1842" w:right="1440" w:bottom="1135"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安好" w:date="2026-09-10T17:07:57Z" w:initials="">
    <w:p w14:paraId="7219CF62">
      <w:pPr>
        <w:pStyle w:val="15"/>
      </w:pPr>
      <w:r>
        <w:rPr>
          <w:rFonts w:hint="eastAsia" w:ascii="Times New Roman" w:hAnsi="Arial" w:eastAsia="微软雅黑" w:cs="Arial"/>
          <w:i/>
          <w:color w:val="000000"/>
          <w:sz w:val="22"/>
          <w:szCs w:val="22"/>
          <w:lang w:val="en-US" w:eastAsia="zh-CN" w:bidi="ar-SA"/>
        </w:rPr>
        <w:t>可以包含：防火、危险化学品泄漏、社恐以及安全演练计划；公司突发事件处置标准规程（涵盖地震、水灾、火灾等情形）。</w:t>
      </w:r>
    </w:p>
  </w:comment>
  <w:comment w:id="1" w:author="安好" w:date="2026-09-10T17:09:00Z" w:initials="">
    <w:p w14:paraId="201767E9">
      <w:pPr>
        <w:pStyle w:val="15"/>
        <w:rPr>
          <w:rFonts w:eastAsia="宋体"/>
          <w:lang w:eastAsia="zh-CN"/>
        </w:rPr>
      </w:pPr>
      <w:r>
        <w:rPr>
          <w:rFonts w:hint="eastAsia" w:eastAsia="宋体"/>
          <w:lang w:eastAsia="zh-CN"/>
        </w:rPr>
        <w:t>如果之</w:t>
      </w:r>
      <w:r>
        <w:rPr>
          <w:rFonts w:hint="eastAsia" w:eastAsia="宋体"/>
          <w:u w:val="dotted"/>
          <w:lang w:eastAsia="zh-CN"/>
        </w:rPr>
        <w:t>前没有GCP、GCLP培训，建议后期加上</w:t>
      </w:r>
      <w:r>
        <w:rPr>
          <w:rFonts w:hint="eastAsia" w:eastAsia="宋体"/>
          <w:lang w:eastAsia="zh-CN"/>
        </w:rPr>
        <w:t xml:space="preserve"> </w:t>
      </w:r>
    </w:p>
  </w:comment>
  <w:comment w:id="2" w:author="安好" w:date="2026-09-07T14:55:00Z" w:initials="">
    <w:p w14:paraId="3D9E7153">
      <w:pPr>
        <w:pStyle w:val="15"/>
      </w:pPr>
      <w:r>
        <w:rPr>
          <w:rFonts w:hint="eastAsia" w:ascii="Times New Roman" w:eastAsia="微软雅黑" w:cs="Arial"/>
          <w:sz w:val="22"/>
          <w:szCs w:val="22"/>
          <w:lang w:eastAsia="zh-CN"/>
        </w:rPr>
        <w:t>豆包提示：</w:t>
      </w:r>
      <w:r>
        <w:rPr>
          <w:rFonts w:hint="eastAsia" w:ascii="Times New Roman" w:eastAsia="微软雅黑" w:cs="Arial"/>
          <w:sz w:val="22"/>
          <w:szCs w:val="22"/>
          <w:lang w:val="en-GB" w:eastAsia="zh-CN"/>
        </w:rPr>
        <w:t>（</w:t>
      </w:r>
      <w:r>
        <w:rPr>
          <w:rFonts w:hint="eastAsia" w:ascii="Times New Roman" w:eastAsia="微软雅黑" w:cs="Arial"/>
          <w:sz w:val="22"/>
          <w:szCs w:val="22"/>
          <w:lang w:eastAsia="zh-CN"/>
        </w:rPr>
        <w:t>一般</w:t>
      </w:r>
      <w:r>
        <w:rPr>
          <w:rFonts w:ascii="宋体" w:hAnsi="宋体" w:eastAsia="宋体" w:cs="宋体"/>
          <w:sz w:val="24"/>
          <w:szCs w:val="24"/>
          <w:lang w:eastAsia="zh-CN"/>
        </w:rPr>
        <w:t>指发生不符合事件后的书面调查文件：比如样本异常、OOS（结果超出预期）、样本温度偏差、数据异常、样本丢失、审计发现问题等，开展调查后输出的正式调查报告。</w:t>
      </w:r>
      <w:r>
        <w:rPr>
          <w:rFonts w:hint="eastAsia" w:ascii="宋体" w:hAnsi="宋体" w:eastAsia="宋体" w:cs="宋体"/>
          <w:sz w:val="24"/>
          <w:szCs w:val="24"/>
          <w:lang w:eastAsia="zh-CN"/>
        </w:rPr>
        <w:t>）</w:t>
      </w:r>
    </w:p>
  </w:comment>
  <w:comment w:id="3" w:author="安好" w:date="2026-09-07T14:55:00Z" w:initials="">
    <w:p w14:paraId="61CE5176">
      <w:pPr>
        <w:pStyle w:val="29"/>
      </w:pPr>
      <w:r>
        <w:rPr>
          <w:rFonts w:hint="eastAsia" w:eastAsia="宋体"/>
        </w:rPr>
        <w:t>豆包提示：</w:t>
      </w:r>
      <w:r>
        <w:t>审计想确认：</w:t>
      </w:r>
    </w:p>
    <w:p w14:paraId="5E44DE03">
      <w:pPr>
        <w:numPr>
          <w:ilvl w:val="0"/>
          <w:numId w:val="13"/>
        </w:numPr>
        <w:spacing w:beforeAutospacing="1" w:after="0" w:afterAutospacing="1"/>
        <w:rPr>
          <w:lang w:eastAsia="zh-CN"/>
        </w:rPr>
      </w:pPr>
      <w:r>
        <w:rPr>
          <w:lang w:eastAsia="zh-CN"/>
        </w:rPr>
        <w:t>调查报告做完，识别出 CAPA 之后，</w:t>
      </w:r>
      <w:r>
        <w:rPr>
          <w:rStyle w:val="35"/>
          <w:lang w:eastAsia="zh-CN"/>
        </w:rPr>
        <w:t>内外部如何传递信息</w:t>
      </w:r>
    </w:p>
    <w:p w14:paraId="4619C296">
      <w:pPr>
        <w:numPr>
          <w:ilvl w:val="0"/>
          <w:numId w:val="14"/>
        </w:numPr>
        <w:spacing w:beforeAutospacing="1" w:after="0" w:afterAutospacing="1"/>
        <w:rPr>
          <w:lang w:eastAsia="zh-CN"/>
        </w:rPr>
      </w:pPr>
      <w:r>
        <w:rPr>
          <w:lang w:eastAsia="zh-CN"/>
        </w:rPr>
        <w:t>内部：实验室内部质量、项目团队如何同步这份调查报告及 CAPA；</w:t>
      </w:r>
    </w:p>
    <w:p w14:paraId="6FE96A11">
      <w:pPr>
        <w:numPr>
          <w:ilvl w:val="0"/>
          <w:numId w:val="14"/>
        </w:numPr>
        <w:spacing w:beforeAutospacing="1" w:after="0" w:afterAutospacing="1"/>
      </w:pPr>
      <w:r>
        <w:t>外部（关键）：如果是临床试验相关偏差 / OOS，</w:t>
      </w:r>
      <w:r>
        <w:rPr>
          <w:rStyle w:val="35"/>
        </w:rPr>
        <w:t>要向申办方 Sponsor 同步调查报告以及配套 CAPA</w:t>
      </w:r>
      <w:r>
        <w:t>；</w:t>
      </w:r>
    </w:p>
    <w:p w14:paraId="4626A270">
      <w:pPr>
        <w:numPr>
          <w:ilvl w:val="0"/>
          <w:numId w:val="15"/>
        </w:numPr>
        <w:spacing w:beforeAutospacing="1" w:after="0" w:afterAutospacing="1"/>
        <w:rPr>
          <w:lang w:eastAsia="zh-CN"/>
        </w:rPr>
      </w:pPr>
      <w:r>
        <w:rPr>
          <w:lang w:eastAsia="zh-CN"/>
        </w:rPr>
        <w:t>沟通形式：书面受控文件（邮件、受控文档系统），不是口头告知；</w:t>
      </w:r>
    </w:p>
    <w:p w14:paraId="6650E698">
      <w:pPr>
        <w:numPr>
          <w:ilvl w:val="0"/>
          <w:numId w:val="15"/>
        </w:numPr>
        <w:spacing w:beforeAutospacing="1" w:after="0" w:afterAutospacing="1"/>
        <w:rPr>
          <w:lang w:eastAsia="zh-CN"/>
        </w:rPr>
      </w:pPr>
      <w:r>
        <w:rPr>
          <w:lang w:eastAsia="zh-CN"/>
        </w:rPr>
        <w:t>如果是供应商导致的事件：如何把缺陷通知供应商，接收供应商返回的 CAPA，再把信息同步申办方；</w:t>
      </w:r>
    </w:p>
    <w:p w14:paraId="5E51AEF8">
      <w:pPr>
        <w:numPr>
          <w:ilvl w:val="0"/>
          <w:numId w:val="15"/>
        </w:numPr>
        <w:spacing w:beforeAutospacing="1" w:after="0" w:afterAutospacing="1"/>
        <w:rPr>
          <w:lang w:eastAsia="zh-CN"/>
        </w:rPr>
      </w:pPr>
      <w:r>
        <w:rPr>
          <w:lang w:eastAsia="zh-CN"/>
        </w:rPr>
        <w:t>CAPA 不能只锁在实验室内部文档，相关方（申办方）需要获知事件、调查结论以及纠正预防措施。</w:t>
      </w:r>
    </w:p>
    <w:p w14:paraId="469C33C5">
      <w:pPr>
        <w:pStyle w:val="15"/>
        <w:rPr>
          <w:lang w:eastAsia="zh-CN"/>
        </w:rPr>
      </w:pPr>
    </w:p>
  </w:comment>
  <w:comment w:id="4" w:author="安好" w:date="2026-09-09T15:49:00Z" w:initials="">
    <w:p w14:paraId="3DBFCF87">
      <w:pPr>
        <w:pStyle w:val="15"/>
        <w:rPr>
          <w:rFonts w:eastAsia="宋体"/>
          <w:lang w:eastAsia="zh-CN"/>
        </w:rPr>
      </w:pPr>
      <w:r>
        <w:rPr>
          <w:rFonts w:hint="eastAsia" w:eastAsia="宋体"/>
          <w:lang w:eastAsia="zh-CN"/>
        </w:rPr>
        <w:t>需加上CRO方面内容</w:t>
      </w:r>
    </w:p>
  </w:comment>
  <w:comment w:id="5" w:author="安好" w:date="2026-09-07T16:04:00Z" w:initials="">
    <w:p w14:paraId="768DF9CC">
      <w:pPr>
        <w:pStyle w:val="29"/>
      </w:pPr>
      <w:r>
        <w:rPr>
          <w:rStyle w:val="35"/>
        </w:rPr>
        <w:t>TMF 是与一项临床试验全部相关文档的集合</w:t>
      </w:r>
      <w:r>
        <w:t>，收集、归档该试验自启动到结束、直至保存期满的所有必要文件，用来</w:t>
      </w:r>
      <w:r>
        <w:rPr>
          <w:rStyle w:val="35"/>
        </w:rPr>
        <w:t>证明该试验的实施符合法规、试验方案、SOP 要求</w:t>
      </w:r>
      <w:r>
        <w:t>。 TMF 可以是纸质、电子 eTMF（电子试验主档案，现在主流）。</w:t>
      </w:r>
    </w:p>
    <w:p w14:paraId="284DAB41">
      <w:pPr>
        <w:pStyle w:val="29"/>
        <w:ind w:left="720" w:right="720"/>
      </w:pPr>
      <w:r>
        <w:rPr>
          <w:rFonts w:hint="eastAsia" w:ascii="宋体" w:hAnsi="宋体" w:eastAsia="宋体" w:cs="宋体"/>
          <w:szCs w:val="24"/>
        </w:rPr>
        <w:t>简单大白话：</w:t>
      </w:r>
      <w:r>
        <w:rPr>
          <w:rStyle w:val="35"/>
          <w:rFonts w:hint="eastAsia" w:ascii="宋体" w:hAnsi="宋体" w:eastAsia="宋体" w:cs="宋体"/>
          <w:szCs w:val="24"/>
        </w:rPr>
        <w:t>一个临床试验完整的 “全套档案卷宗”</w:t>
      </w:r>
      <w:r>
        <w:rPr>
          <w:rFonts w:hint="eastAsia" w:ascii="宋体" w:hAnsi="宋体" w:eastAsia="宋体" w:cs="宋体"/>
          <w:szCs w:val="24"/>
        </w:rPr>
        <w:t>，监管机构 / 审计过来，要看的全部文件都应当在 TMF 里。</w:t>
      </w:r>
    </w:p>
    <w:p w14:paraId="571ED1C1">
      <w:pPr>
        <w:pStyle w:val="15"/>
        <w:rPr>
          <w:lang w:eastAsia="zh-CN"/>
        </w:rPr>
      </w:pPr>
    </w:p>
  </w:comment>
  <w:comment w:id="6" w:author="Cy. Evanyo" w:date="2026-09-11T12:39:00Z" w:initials="">
    <w:p w14:paraId="79D8B873">
      <w:pPr>
        <w:pStyle w:val="15"/>
        <w:rPr>
          <w:rFonts w:eastAsia="宋体"/>
          <w:lang w:eastAsia="zh-CN"/>
        </w:rPr>
      </w:pPr>
      <w:r>
        <w:rPr>
          <w:rFonts w:hint="eastAsia" w:eastAsia="宋体"/>
          <w:lang w:eastAsia="zh-CN"/>
        </w:rPr>
        <w:t>这里一般是指Lab protocol, 是否可以由客户提供。否则对于新项目可能不适用。</w:t>
      </w:r>
    </w:p>
  </w:comment>
  <w:comment w:id="7" w:author="安好" w:date="2026-09-09T15:58:00Z" w:initials="">
    <w:p w14:paraId="26BFB003">
      <w:pPr>
        <w:pStyle w:val="15"/>
        <w:rPr>
          <w:rFonts w:eastAsia="宋体"/>
          <w:lang w:eastAsia="zh-CN"/>
        </w:rPr>
      </w:pPr>
      <w:r>
        <w:rPr>
          <w:rFonts w:hint="eastAsia" w:eastAsia="宋体"/>
          <w:lang w:eastAsia="zh-CN"/>
        </w:rPr>
        <w:t>建议可以再加上VCB对技术员的能力评估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19CF62" w15:done="0"/>
  <w15:commentEx w15:paraId="201767E9" w15:done="0"/>
  <w15:commentEx w15:paraId="3D9E7153" w15:done="0"/>
  <w15:commentEx w15:paraId="469C33C5" w15:done="0"/>
  <w15:commentEx w15:paraId="3DBFCF87" w15:done="0"/>
  <w15:commentEx w15:paraId="571ED1C1" w15:done="0"/>
  <w15:commentEx w15:paraId="79D8B873" w15:done="0"/>
  <w15:commentEx w15:paraId="26BFB00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Wingdings 3">
    <w:altName w:val="Symbol"/>
    <w:panose1 w:val="05040102010807070707"/>
    <w:charset w:val="02"/>
    <w:family w:val="roman"/>
    <w:pitch w:val="default"/>
    <w:sig w:usb0="00000000" w:usb1="00000000" w:usb2="00000000" w:usb3="00000000" w:csb0="80000000" w:csb1="00000000"/>
  </w:font>
  <w:font w:name="Courier (W1)">
    <w:altName w:val="Segoe Print"/>
    <w:panose1 w:val="00000000000000000000"/>
    <w:charset w:val="00"/>
    <w:family w:val="moder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Arial Unicode MS">
    <w:altName w:val="宋体"/>
    <w:panose1 w:val="020B0604020202020204"/>
    <w:charset w:val="86"/>
    <w:family w:val="roman"/>
    <w:pitch w:val="default"/>
    <w:sig w:usb0="00000000" w:usb1="00000000" w:usb2="0000007F" w:usb3="00000000" w:csb0="203F01FF" w:csb1="DFFF0000"/>
  </w:font>
  <w:font w:name="Arial Black">
    <w:panose1 w:val="020B0A04020102020204"/>
    <w:charset w:val="00"/>
    <w:family w:val="swiss"/>
    <w:pitch w:val="default"/>
    <w:sig w:usb0="A00002AF" w:usb1="400078FB" w:usb2="00000000" w:usb3="00000000" w:csb0="6000009F" w:csb1="DFD70000"/>
  </w:font>
  <w:font w:name="Comic Sans MS">
    <w:panose1 w:val="030F0702030302020204"/>
    <w:charset w:val="00"/>
    <w:family w:val="script"/>
    <w:pitch w:val="default"/>
    <w:sig w:usb0="00000687" w:usb1="00000013" w:usb2="00000000" w:usb3="00000000" w:csb0="200000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Angsana New">
    <w:altName w:val="Segoe Print"/>
    <w:panose1 w:val="00000000000000000000"/>
    <w:charset w:val="00"/>
    <w:family w:val="auto"/>
    <w:pitch w:val="default"/>
    <w:sig w:usb0="00000000" w:usb1="00000000" w:usb2="00000000" w:usb3="00000000" w:csb0="00000000" w:csb1="00000000"/>
  </w:font>
  <w:font w:name="Cordia New">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19653">
    <w:pPr>
      <w:rPr>
        <w:rFonts w:eastAsia="宋体"/>
        <w:sz w:val="20"/>
        <w:szCs w:val="20"/>
        <w:lang w:eastAsia="zh-CN"/>
      </w:rPr>
    </w:pPr>
    <w:sdt>
      <w:sdtPr>
        <w:alias w:val="vault:document_number__v"/>
        <w:tag w:val="vault_mf_plaintext"/>
        <w:id w:val="-221063568"/>
        <w:placeholder>
          <w:docPart w:val="3997F1041DFB41BEA0E9A49DD913A59A"/>
        </w:placeholder>
      </w:sdtPr>
      <w:sdtContent>
        <w:r>
          <w:t xml:space="preserve">VV-QUAL-00886, Version 4.0, Page 18 of 18</w:t>
        </w:r>
      </w:sdtContent>
    </w:sdt>
    <w:r>
      <w:rPr>
        <w:sz w:val="18"/>
        <w:szCs w:val="18"/>
        <w:lang w:val="en-GB"/>
      </w:rPr>
      <w:t xml:space="preserve"/>
    </w:r>
    <w:sdt>
      <w:sdtPr>
        <w:alias w:val="vault:major_version_number__v"/>
        <w:tag w:val="vault_mf_plaintext"/>
        <w:id w:val="1527211073"/>
        <w:placeholder>
          <w:docPart w:val="8BF9A768FC8847DEB84FE76F7F7EAD5F"/>
        </w:placeholder>
      </w:sdtPr>
      <w:sdtContent>
        <w:r>
          <w:t/>
        </w:r>
      </w:sdtContent>
    </w:sdt>
    <w:r>
      <w:t/>
    </w:r>
    <w:sdt>
      <w:sdtPr>
        <w:alias w:val="vault:minor_version_number__v"/>
        <w:tag w:val="vault_mf_plaintext"/>
        <w:id w:val="-2123213341"/>
        <w:placeholder>
          <w:docPart w:val="C22A4D2678984B00A05D57ECCE1BF576"/>
        </w:placeholder>
      </w:sdtPr>
      <w:sdtContent>
        <w:r>
          <w:t/>
        </w:r>
      </w:sdtContent>
    </w:sdt>
    <w:r>
      <w:tab/>
    </w:r>
    <w:r>
      <w:rPr>
        <w:lang w:val="en-GB"/>
      </w:rPr>
      <w:tab/>
    </w:r>
    <w:r>
      <w:rPr>
        <w:lang w:val="en-GB"/>
      </w:rPr>
      <w:tab/>
    </w:r>
    <w:r>
      <w:rPr>
        <w:lang w:val="en-GB"/>
      </w:rPr>
      <w:tab/>
    </w:r>
    <w:r>
      <w:rPr>
        <w:lang w:val="en-GB"/>
      </w:rPr>
      <w:tab/>
    </w:r>
    <w:r>
      <w:rPr>
        <w:lang w:val="en-GB"/>
      </w:rPr>
      <w:tab/>
    </w:r>
    <w:r>
      <w:rPr>
        <w:lang w:val="en-GB"/>
      </w:rPr>
      <w:tab/>
    </w:r>
    <w:r>
      <w:rPr>
        <w:lang w:val="en-GB"/>
      </w:rPr>
      <w:tab/>
    </w:r>
    <w:r>
      <w:rPr>
        <w:sz w:val="20"/>
        <w:szCs w:val="20"/>
        <w:lang w:val="en-GB"/>
      </w:rPr>
      <w:t xml:space="preserve"/>
    </w:r>
    <w:r>
      <w:rPr>
        <w:sz w:val="20"/>
        <w:szCs w:val="20"/>
      </w:rPr>
      <w:fldChar w:fldCharType="begin"/>
    </w:r>
    <w:r>
      <w:rPr>
        <w:sz w:val="20"/>
        <w:szCs w:val="20"/>
      </w:rPr>
      <w:instrText xml:space="preserve"> PAGE   \* MERGEFORMAT </w:instrText>
    </w:r>
    <w:r>
      <w:rPr>
        <w:sz w:val="20"/>
        <w:szCs w:val="20"/>
      </w:rPr>
      <w:fldChar w:fldCharType="separate"/>
    </w:r>
    <w:r>
      <w:rPr>
        <w:sz w:val="20"/>
        <w:szCs w:val="20"/>
      </w:rPr>
      <w:t/>
    </w:r>
    <w:r>
      <w:rPr>
        <w:sz w:val="20"/>
        <w:szCs w:val="20"/>
      </w:rPr>
      <w:fldChar w:fldCharType="end"/>
    </w:r>
    <w:r>
      <w:rPr>
        <w:sz w:val="20"/>
        <w:szCs w:val="20"/>
      </w:rPr>
      <w:t xml:space="preserve"/>
    </w:r>
    <w:r>
      <w:rPr>
        <w:sz w:val="20"/>
        <w:szCs w:val="20"/>
      </w:rPr>
      <w:fldChar w:fldCharType="begin"/>
    </w:r>
    <w:r>
      <w:rPr>
        <w:sz w:val="20"/>
        <w:szCs w:val="20"/>
      </w:rPr>
      <w:instrText xml:space="preserve"> NUMPAGES   \* MERGEFORMAT </w:instrText>
    </w:r>
    <w:r>
      <w:rPr>
        <w:sz w:val="20"/>
        <w:szCs w:val="20"/>
      </w:rPr>
      <w:fldChar w:fldCharType="separate"/>
    </w:r>
    <w:r>
      <w:rPr>
        <w:sz w:val="20"/>
        <w:szCs w:val="20"/>
      </w:rPr>
      <w:t/>
    </w:r>
    <w:r>
      <w:rPr>
        <w:sz w:val="20"/>
        <w:szCs w:val="20"/>
      </w:rPr>
      <w:fldChar w:fldCharType="end"/>
    </w:r>
    <w:r>
      <w:rPr>
        <w:rFonts w:hint="eastAsia" w:eastAsia="宋体"/>
        <w:sz w:val="20"/>
        <w:szCs w:val="20"/>
        <w:lang w:eastAsia="zh-CN"/>
      </w:rPr>
      <w:t xml:space="preserve"/>
    </w:r>
    <w:r>
      <w:rPr>
        <w:rFonts w:hint="eastAsia" w:ascii="Times New Roman" w:eastAsia="微软雅黑"/>
        <w:sz w:val="20"/>
        <w:szCs w:val="20"/>
        <w:lang w:eastAsia="zh-CN"/>
      </w:rPr>
      <w:t/>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98D87">
    <w:pPr>
      <w:ind w:right="-138"/>
      <w:jc w:val="both"/>
    </w:pPr>
    <w:r>
      <w:rPr>
        <w:rFonts w:asciiTheme="majorHAnsi" w:hAnsiTheme="majorHAnsi"/>
        <w:sz w:val="56"/>
        <w:szCs w:val="56"/>
      </w:rPr>
      <w:drawing>
        <wp:inline distT="0" distB="0" distL="0" distR="0">
          <wp:extent cx="2438400" cy="1244600"/>
          <wp:effectExtent l="0" t="0" r="0" b="0"/>
          <wp:docPr id="1626542569" name="Picture 1" descr="A picture containing graphics, font, circ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2569" name="Picture 1" descr="A picture containing graphics, font, circle,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59922" cy="1255716"/>
                  </a:xfrm>
                  <a:prstGeom prst="rect">
                    <a:avLst/>
                  </a:prstGeom>
                </pic:spPr>
              </pic:pic>
            </a:graphicData>
          </a:graphic>
        </wp:inline>
      </w:drawing>
    </w:r>
  </w:p>
  <w:sdt>
    <w:sdtPr>
      <w:rPr>
        <w:rFonts w:ascii="Arial" w:hAnsi="Arial" w:cs="Arial"/>
        <w:sz w:val="32"/>
        <w:szCs w:val="32"/>
      </w:rPr>
      <w:alias w:val="vault:title__v"/>
      <w:tag w:val="vault_mf_plaintext"/>
      <w:id w:val="-1270853981"/>
      <w:placeholder>
        <w:docPart w:val="314427C3BC8B491BB7042590AB6EF152"/>
      </w:placeholder>
    </w:sdtPr>
    <w:sdtEndPr>
      <w:rPr>
        <w:rFonts w:ascii="Arial" w:hAnsi="Arial" w:cs="Arial"/>
        <w:sz w:val="32"/>
        <w:szCs w:val="32"/>
      </w:rPr>
    </w:sdtEndPr>
    <w:sdtContent>
      <w:p w14:paraId="27C86E9F">
        <w:pPr>
          <w:ind w:right="-138"/>
          <w:jc w:val="right"/>
          <w:rPr>
            <w:rFonts w:ascii="Arial" w:hAnsi="Arial" w:cs="Arial"/>
            <w:sz w:val="32"/>
            <w:szCs w:val="32"/>
          </w:rPr>
        </w:pPr>
        <w:r>
          <w:rPr>
            <w:rFonts w:hint="eastAsia" w:ascii="Times New Roman" w:hAnsi="Arial" w:eastAsia="微软雅黑" w:cs="Arial"/>
            <w:sz w:val="32"/>
            <w:szCs w:val="32"/>
            <w:lang w:eastAsia="zh-CN"/>
          </w:rPr>
          <w:t xml:space="preserve">Vendor Survey — Cerba Research Laboratory</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C9F57">
    <w:pPr>
      <w:tabs>
        <w:tab w:val="left" w:pos="6555"/>
        <w:tab w:val="left" w:pos="7170"/>
      </w:tabs>
      <w:ind w:right="-13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74848"/>
    <w:multiLevelType w:val="multilevel"/>
    <w:tmpl w:val="81874848"/>
    <w:lvl w:ilvl="0" w:tentative="0">
      <w:start w:val="0"/>
      <w:numFmt w:val="bullet"/>
      <w:lvlText w:val="-"/>
      <w:lvlJc w:val="left"/>
      <w:pPr>
        <w:ind w:left="720" w:hanging="360"/>
      </w:pPr>
      <w:rPr>
        <w:rFonts w:hint="default" w:ascii="Calibri" w:hAnsi="Calibri"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A4C96184"/>
    <w:multiLevelType w:val="singleLevel"/>
    <w:tmpl w:val="A4C96184"/>
    <w:lvl w:ilvl="0" w:tentative="0">
      <w:start w:val="1"/>
      <w:numFmt w:val="decimal"/>
      <w:lvlText w:val="%1."/>
      <w:lvlJc w:val="left"/>
      <w:pPr>
        <w:ind w:left="425" w:hanging="425"/>
      </w:pPr>
      <w:rPr>
        <w:rFonts w:hint="default"/>
      </w:rPr>
    </w:lvl>
  </w:abstractNum>
  <w:abstractNum w:abstractNumId="2">
    <w:nsid w:val="AA328D72"/>
    <w:multiLevelType w:val="multilevel"/>
    <w:tmpl w:val="AA328D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4E6EA5A"/>
    <w:multiLevelType w:val="singleLevel"/>
    <w:tmpl w:val="B4E6EA5A"/>
    <w:lvl w:ilvl="0" w:tentative="0">
      <w:start w:val="1"/>
      <w:numFmt w:val="decimal"/>
      <w:lvlText w:val="%1."/>
      <w:lvlJc w:val="left"/>
      <w:pPr>
        <w:ind w:left="425" w:hanging="425"/>
      </w:pPr>
      <w:rPr>
        <w:rFonts w:hint="default"/>
      </w:rPr>
    </w:lvl>
  </w:abstractNum>
  <w:abstractNum w:abstractNumId="4">
    <w:nsid w:val="C13E4762"/>
    <w:multiLevelType w:val="multilevel"/>
    <w:tmpl w:val="C13E47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D86158C"/>
    <w:multiLevelType w:val="multilevel"/>
    <w:tmpl w:val="DD8615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88639F7"/>
    <w:multiLevelType w:val="multilevel"/>
    <w:tmpl w:val="E88639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F09B56D"/>
    <w:multiLevelType w:val="multilevel"/>
    <w:tmpl w:val="EF09B56D"/>
    <w:lvl w:ilvl="0" w:tentative="0">
      <w:start w:val="1"/>
      <w:numFmt w:val="decimal"/>
      <w:pStyle w:val="133"/>
      <w:lvlText w:val="%1."/>
      <w:lvlJc w:val="left"/>
      <w:pPr>
        <w:ind w:left="580" w:hanging="360"/>
      </w:pPr>
      <w:rPr>
        <w:rFonts w:hint="eastAsia"/>
      </w:rPr>
    </w:lvl>
    <w:lvl w:ilvl="1" w:tentative="0">
      <w:start w:val="1"/>
      <w:numFmt w:val="lowerLetter"/>
      <w:lvlText w:val="%2."/>
      <w:lvlJc w:val="left"/>
      <w:pPr>
        <w:ind w:left="1080" w:hanging="360"/>
      </w:pPr>
      <w:rPr>
        <w:rFonts w:hint="eastAsia"/>
      </w:rPr>
    </w:lvl>
    <w:lvl w:ilvl="2" w:tentative="0">
      <w:start w:val="1"/>
      <w:numFmt w:val="chineseCounting"/>
      <w:lvlText w:val="%3."/>
      <w:lvlJc w:val="right"/>
      <w:pPr>
        <w:ind w:left="1800" w:hanging="180"/>
      </w:pPr>
      <w:rPr>
        <w:rFonts w:hint="eastAsia"/>
      </w:rPr>
    </w:lvl>
    <w:lvl w:ilvl="3" w:tentative="0">
      <w:start w:val="1"/>
      <w:numFmt w:val="decimal"/>
      <w:lvlText w:val="%4."/>
      <w:lvlJc w:val="left"/>
      <w:pPr>
        <w:ind w:left="2520" w:hanging="360"/>
      </w:pPr>
      <w:rPr>
        <w:rFonts w:hint="eastAsia"/>
      </w:rPr>
    </w:lvl>
    <w:lvl w:ilvl="4" w:tentative="0">
      <w:start w:val="1"/>
      <w:numFmt w:val="lowerLetter"/>
      <w:lvlText w:val="%5."/>
      <w:lvlJc w:val="left"/>
      <w:pPr>
        <w:ind w:left="3240" w:hanging="360"/>
      </w:pPr>
      <w:rPr>
        <w:rFonts w:hint="eastAsia"/>
      </w:rPr>
    </w:lvl>
    <w:lvl w:ilvl="5" w:tentative="0">
      <w:start w:val="1"/>
      <w:numFmt w:val="chineseCounting"/>
      <w:lvlText w:val="%6."/>
      <w:lvlJc w:val="right"/>
      <w:pPr>
        <w:ind w:left="3960" w:hanging="180"/>
      </w:pPr>
      <w:rPr>
        <w:rFonts w:hint="eastAsia"/>
      </w:rPr>
    </w:lvl>
    <w:lvl w:ilvl="6" w:tentative="0">
      <w:start w:val="1"/>
      <w:numFmt w:val="decimal"/>
      <w:lvlText w:val="%7."/>
      <w:lvlJc w:val="left"/>
      <w:pPr>
        <w:ind w:left="4680" w:hanging="360"/>
      </w:pPr>
      <w:rPr>
        <w:rFonts w:hint="eastAsia"/>
      </w:rPr>
    </w:lvl>
    <w:lvl w:ilvl="7" w:tentative="0">
      <w:start w:val="1"/>
      <w:numFmt w:val="lowerLetter"/>
      <w:lvlText w:val="%8."/>
      <w:lvlJc w:val="left"/>
      <w:pPr>
        <w:ind w:left="5400" w:hanging="360"/>
      </w:pPr>
      <w:rPr>
        <w:rFonts w:hint="eastAsia"/>
      </w:rPr>
    </w:lvl>
    <w:lvl w:ilvl="8" w:tentative="0">
      <w:start w:val="1"/>
      <w:numFmt w:val="chineseCounting"/>
      <w:lvlText w:val="%9."/>
      <w:lvlJc w:val="right"/>
      <w:pPr>
        <w:ind w:left="6120" w:hanging="180"/>
      </w:pPr>
      <w:rPr>
        <w:rFonts w:hint="eastAsia"/>
      </w:rPr>
    </w:lvl>
  </w:abstractNum>
  <w:abstractNum w:abstractNumId="8">
    <w:nsid w:val="0C9E4622"/>
    <w:multiLevelType w:val="multilevel"/>
    <w:tmpl w:val="0C9E4622"/>
    <w:lvl w:ilvl="0" w:tentative="0">
      <w:start w:val="1"/>
      <w:numFmt w:val="decimal"/>
      <w:pStyle w:val="2"/>
      <w:lvlText w:val="%1."/>
      <w:lvlJc w:val="left"/>
      <w:pPr>
        <w:tabs>
          <w:tab w:val="left" w:pos="757"/>
        </w:tabs>
        <w:ind w:left="754" w:hanging="357"/>
      </w:pPr>
      <w:rPr>
        <w:rFonts w:hint="default"/>
      </w:rPr>
    </w:lvl>
    <w:lvl w:ilvl="1" w:tentative="0">
      <w:start w:val="1"/>
      <w:numFmt w:val="decimal"/>
      <w:pStyle w:val="4"/>
      <w:suff w:val="space"/>
      <w:lvlText w:val="%1.%2."/>
      <w:lvlJc w:val="left"/>
      <w:pPr>
        <w:ind w:left="737" w:hanging="340"/>
      </w:pPr>
      <w:rPr>
        <w:rFonts w:hint="default"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2" w:tentative="0">
      <w:start w:val="1"/>
      <w:numFmt w:val="decimal"/>
      <w:pStyle w:val="6"/>
      <w:lvlText w:val="%1.%2.%3."/>
      <w:lvlJc w:val="left"/>
      <w:pPr>
        <w:tabs>
          <w:tab w:val="left" w:pos="1477"/>
        </w:tabs>
        <w:ind w:left="1077" w:hanging="680"/>
      </w:pPr>
      <w:rPr>
        <w:rFonts w:hint="default"/>
      </w:rPr>
    </w:lvl>
    <w:lvl w:ilvl="3" w:tentative="0">
      <w:start w:val="1"/>
      <w:numFmt w:val="decimal"/>
      <w:pStyle w:val="7"/>
      <w:lvlText w:val="%1.%2.%3.%4."/>
      <w:lvlJc w:val="left"/>
      <w:pPr>
        <w:tabs>
          <w:tab w:val="left" w:pos="1477"/>
        </w:tabs>
        <w:ind w:left="1077" w:hanging="680"/>
      </w:pPr>
      <w:rPr>
        <w:rFonts w:hint="default"/>
        <w:u w:val="none"/>
      </w:rPr>
    </w:lvl>
    <w:lvl w:ilvl="4" w:tentative="0">
      <w:start w:val="1"/>
      <w:numFmt w:val="decimal"/>
      <w:pStyle w:val="8"/>
      <w:lvlText w:val="%1.%2.%3.%4.%5."/>
      <w:lvlJc w:val="left"/>
      <w:pPr>
        <w:tabs>
          <w:tab w:val="left" w:pos="2594"/>
        </w:tabs>
        <w:ind w:left="1077" w:hanging="283"/>
      </w:pPr>
      <w:rPr>
        <w:rFonts w:hint="default"/>
      </w:rPr>
    </w:lvl>
    <w:lvl w:ilvl="5" w:tentative="0">
      <w:start w:val="1"/>
      <w:numFmt w:val="decimal"/>
      <w:pStyle w:val="9"/>
      <w:lvlText w:val="%6)"/>
      <w:lvlJc w:val="left"/>
      <w:pPr>
        <w:tabs>
          <w:tab w:val="left" w:pos="1154"/>
        </w:tabs>
        <w:ind w:left="1077" w:hanging="283"/>
      </w:pPr>
      <w:rPr>
        <w:rFonts w:hint="default"/>
      </w:rPr>
    </w:lvl>
    <w:lvl w:ilvl="6" w:tentative="0">
      <w:start w:val="1"/>
      <w:numFmt w:val="lowerLetter"/>
      <w:pStyle w:val="10"/>
      <w:lvlText w:val="%7)"/>
      <w:lvlJc w:val="left"/>
      <w:pPr>
        <w:tabs>
          <w:tab w:val="left" w:pos="1474"/>
        </w:tabs>
        <w:ind w:left="1474" w:hanging="397"/>
      </w:pPr>
      <w:rPr>
        <w:rFonts w:hint="default"/>
      </w:rPr>
    </w:lvl>
    <w:lvl w:ilvl="7" w:tentative="0">
      <w:start w:val="1"/>
      <w:numFmt w:val="decimal"/>
      <w:pStyle w:val="12"/>
      <w:lvlText w:val="(%8)"/>
      <w:lvlJc w:val="left"/>
      <w:pPr>
        <w:tabs>
          <w:tab w:val="left" w:pos="1797"/>
        </w:tabs>
        <w:ind w:left="1474" w:hanging="397"/>
      </w:pPr>
      <w:rPr>
        <w:rFonts w:hint="default"/>
      </w:rPr>
    </w:lvl>
    <w:lvl w:ilvl="8" w:tentative="0">
      <w:start w:val="1"/>
      <w:numFmt w:val="lowerLetter"/>
      <w:pStyle w:val="13"/>
      <w:suff w:val="space"/>
      <w:lvlText w:val="(%9)"/>
      <w:lvlJc w:val="left"/>
      <w:pPr>
        <w:ind w:left="1474" w:hanging="226"/>
      </w:pPr>
      <w:rPr>
        <w:rFonts w:hint="default"/>
      </w:rPr>
    </w:lvl>
  </w:abstractNum>
  <w:abstractNum w:abstractNumId="9">
    <w:nsid w:val="1FD32C4A"/>
    <w:multiLevelType w:val="multilevel"/>
    <w:tmpl w:val="1FD32C4A"/>
    <w:lvl w:ilvl="0" w:tentative="0">
      <w:start w:val="1"/>
      <w:numFmt w:val="decimal"/>
      <w:pStyle w:val="68"/>
      <w:lvlText w:val="Annex %1 "/>
      <w:lvlJc w:val="left"/>
      <w:pPr>
        <w:ind w:left="757" w:hanging="360"/>
      </w:pPr>
      <w:rPr>
        <w:rFonts w:hint="default"/>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0">
    <w:nsid w:val="2436F61B"/>
    <w:multiLevelType w:val="singleLevel"/>
    <w:tmpl w:val="2436F61B"/>
    <w:lvl w:ilvl="0" w:tentative="0">
      <w:start w:val="1"/>
      <w:numFmt w:val="decimal"/>
      <w:lvlText w:val="%1."/>
      <w:lvlJc w:val="left"/>
      <w:pPr>
        <w:ind w:left="425" w:hanging="425"/>
      </w:pPr>
      <w:rPr>
        <w:rFonts w:hint="default"/>
      </w:rPr>
    </w:lvl>
  </w:abstractNum>
  <w:abstractNum w:abstractNumId="11">
    <w:nsid w:val="29D50010"/>
    <w:multiLevelType w:val="multilevel"/>
    <w:tmpl w:val="29D50010"/>
    <w:lvl w:ilvl="0" w:tentative="0">
      <w:start w:val="1"/>
      <w:numFmt w:val="bullet"/>
      <w:lvlText w:val=""/>
      <w:lvlJc w:val="left"/>
      <w:pPr>
        <w:tabs>
          <w:tab w:val="left" w:pos="644"/>
        </w:tabs>
        <w:ind w:left="510" w:hanging="226"/>
      </w:pPr>
      <w:rPr>
        <w:rFonts w:hint="default" w:ascii="Wingdings 3" w:hAnsi="Wingdings 3"/>
        <w:color w:val="000080"/>
      </w:rPr>
    </w:lvl>
    <w:lvl w:ilvl="1" w:tentative="0">
      <w:start w:val="1"/>
      <w:numFmt w:val="bullet"/>
      <w:pStyle w:val="82"/>
      <w:lvlText w:val=""/>
      <w:lvlJc w:val="left"/>
      <w:pPr>
        <w:tabs>
          <w:tab w:val="left" w:pos="927"/>
        </w:tabs>
        <w:ind w:left="794" w:hanging="227"/>
      </w:pPr>
      <w:rPr>
        <w:rFonts w:hint="default" w:ascii="Wingdings 3" w:hAnsi="Wingdings 3"/>
        <w:color w:val="000080"/>
      </w:rPr>
    </w:lvl>
    <w:lvl w:ilvl="2" w:tentative="0">
      <w:start w:val="1"/>
      <w:numFmt w:val="bullet"/>
      <w:lvlText w:val=""/>
      <w:lvlJc w:val="left"/>
      <w:pPr>
        <w:tabs>
          <w:tab w:val="left" w:pos="1877"/>
        </w:tabs>
        <w:ind w:left="1877" w:hanging="360"/>
      </w:pPr>
      <w:rPr>
        <w:rFonts w:hint="default" w:ascii="Wingdings" w:hAnsi="Wingdings"/>
      </w:rPr>
    </w:lvl>
    <w:lvl w:ilvl="3" w:tentative="0">
      <w:start w:val="1"/>
      <w:numFmt w:val="bullet"/>
      <w:lvlText w:val=""/>
      <w:lvlJc w:val="left"/>
      <w:pPr>
        <w:tabs>
          <w:tab w:val="left" w:pos="2237"/>
        </w:tabs>
        <w:ind w:left="2237" w:hanging="360"/>
      </w:pPr>
      <w:rPr>
        <w:rFonts w:hint="default" w:ascii="Symbol" w:hAnsi="Symbol"/>
      </w:rPr>
    </w:lvl>
    <w:lvl w:ilvl="4" w:tentative="0">
      <w:start w:val="1"/>
      <w:numFmt w:val="bullet"/>
      <w:lvlText w:val=""/>
      <w:lvlJc w:val="left"/>
      <w:pPr>
        <w:tabs>
          <w:tab w:val="left" w:pos="2597"/>
        </w:tabs>
        <w:ind w:left="2597" w:hanging="360"/>
      </w:pPr>
      <w:rPr>
        <w:rFonts w:hint="default" w:ascii="Symbol" w:hAnsi="Symbol"/>
      </w:rPr>
    </w:lvl>
    <w:lvl w:ilvl="5" w:tentative="0">
      <w:start w:val="1"/>
      <w:numFmt w:val="bullet"/>
      <w:lvlText w:val=""/>
      <w:lvlJc w:val="left"/>
      <w:pPr>
        <w:tabs>
          <w:tab w:val="left" w:pos="2957"/>
        </w:tabs>
        <w:ind w:left="2957" w:hanging="360"/>
      </w:pPr>
      <w:rPr>
        <w:rFonts w:hint="default" w:ascii="Wingdings" w:hAnsi="Wingdings"/>
      </w:rPr>
    </w:lvl>
    <w:lvl w:ilvl="6" w:tentative="0">
      <w:start w:val="1"/>
      <w:numFmt w:val="bullet"/>
      <w:lvlText w:val=""/>
      <w:lvlJc w:val="left"/>
      <w:pPr>
        <w:tabs>
          <w:tab w:val="left" w:pos="3317"/>
        </w:tabs>
        <w:ind w:left="3317" w:hanging="360"/>
      </w:pPr>
      <w:rPr>
        <w:rFonts w:hint="default" w:ascii="Wingdings" w:hAnsi="Wingdings"/>
      </w:rPr>
    </w:lvl>
    <w:lvl w:ilvl="7" w:tentative="0">
      <w:start w:val="1"/>
      <w:numFmt w:val="bullet"/>
      <w:lvlText w:val=""/>
      <w:lvlJc w:val="left"/>
      <w:pPr>
        <w:tabs>
          <w:tab w:val="left" w:pos="3677"/>
        </w:tabs>
        <w:ind w:left="3677" w:hanging="360"/>
      </w:pPr>
      <w:rPr>
        <w:rFonts w:hint="default" w:ascii="Symbol" w:hAnsi="Symbol"/>
      </w:rPr>
    </w:lvl>
    <w:lvl w:ilvl="8" w:tentative="0">
      <w:start w:val="1"/>
      <w:numFmt w:val="bullet"/>
      <w:lvlText w:val=""/>
      <w:lvlJc w:val="left"/>
      <w:pPr>
        <w:tabs>
          <w:tab w:val="left" w:pos="4037"/>
        </w:tabs>
        <w:ind w:left="4037" w:hanging="360"/>
      </w:pPr>
      <w:rPr>
        <w:rFonts w:hint="default" w:ascii="Symbol" w:hAnsi="Symbol"/>
      </w:rPr>
    </w:lvl>
  </w:abstractNum>
  <w:abstractNum w:abstractNumId="12">
    <w:nsid w:val="300326FA"/>
    <w:multiLevelType w:val="multilevel"/>
    <w:tmpl w:val="300326FA"/>
    <w:lvl w:ilvl="0" w:tentative="0">
      <w:start w:val="1"/>
      <w:numFmt w:val="decimal"/>
      <w:pStyle w:val="102"/>
      <w:suff w:val="space"/>
      <w:lvlText w:val="Annex %1:"/>
      <w:lvlJc w:val="left"/>
      <w:pPr>
        <w:ind w:left="1117" w:hanging="720"/>
      </w:pPr>
      <w:rPr>
        <w:rFonts w:hint="default"/>
      </w:rPr>
    </w:lvl>
    <w:lvl w:ilvl="1" w:tentative="0">
      <w:start w:val="1"/>
      <w:numFmt w:val="decimal"/>
      <w:pStyle w:val="103"/>
      <w:suff w:val="space"/>
      <w:lvlText w:val="A%1-%2."/>
      <w:lvlJc w:val="left"/>
      <w:pPr>
        <w:ind w:left="1117" w:hanging="720"/>
      </w:pPr>
      <w:rPr>
        <w:rFonts w:hint="default"/>
      </w:rPr>
    </w:lvl>
    <w:lvl w:ilvl="2" w:tentative="0">
      <w:start w:val="1"/>
      <w:numFmt w:val="decimal"/>
      <w:pStyle w:val="104"/>
      <w:suff w:val="space"/>
      <w:lvlText w:val="A%1-%2.%3."/>
      <w:lvlJc w:val="left"/>
      <w:pPr>
        <w:ind w:left="1117" w:hanging="720"/>
      </w:pPr>
      <w:rPr>
        <w:rFonts w:hint="default"/>
      </w:rPr>
    </w:lvl>
    <w:lvl w:ilvl="3" w:tentative="0">
      <w:start w:val="1"/>
      <w:numFmt w:val="decimal"/>
      <w:pStyle w:val="108"/>
      <w:suff w:val="space"/>
      <w:lvlText w:val="A%1-%2.%3.%4"/>
      <w:lvlJc w:val="left"/>
      <w:pPr>
        <w:ind w:left="1117" w:hanging="720"/>
      </w:pPr>
      <w:rPr>
        <w:rFonts w:hint="default"/>
      </w:rPr>
    </w:lvl>
    <w:lvl w:ilvl="4" w:tentative="0">
      <w:start w:val="1"/>
      <w:numFmt w:val="decimal"/>
      <w:pStyle w:val="112"/>
      <w:suff w:val="space"/>
      <w:lvlText w:val="%5)"/>
      <w:lvlJc w:val="left"/>
      <w:pPr>
        <w:ind w:left="1117" w:hanging="720"/>
      </w:pPr>
      <w:rPr>
        <w:rFonts w:hint="default"/>
      </w:rPr>
    </w:lvl>
    <w:lvl w:ilvl="5" w:tentative="0">
      <w:start w:val="1"/>
      <w:numFmt w:val="lowerLetter"/>
      <w:pStyle w:val="113"/>
      <w:suff w:val="space"/>
      <w:lvlText w:val="%6)"/>
      <w:lvlJc w:val="left"/>
      <w:pPr>
        <w:ind w:left="1117" w:hanging="720"/>
      </w:pPr>
      <w:rPr>
        <w:rFonts w:hint="default"/>
      </w:rPr>
    </w:lvl>
    <w:lvl w:ilvl="6" w:tentative="0">
      <w:start w:val="1"/>
      <w:numFmt w:val="decimal"/>
      <w:lvlText w:val="%7."/>
      <w:lvlJc w:val="left"/>
      <w:pPr>
        <w:ind w:left="1117" w:hanging="720"/>
      </w:pPr>
      <w:rPr>
        <w:rFonts w:hint="default"/>
      </w:rPr>
    </w:lvl>
    <w:lvl w:ilvl="7" w:tentative="0">
      <w:start w:val="1"/>
      <w:numFmt w:val="lowerLetter"/>
      <w:lvlText w:val="%8."/>
      <w:lvlJc w:val="left"/>
      <w:pPr>
        <w:ind w:left="1117" w:hanging="720"/>
      </w:pPr>
      <w:rPr>
        <w:rFonts w:hint="default"/>
      </w:rPr>
    </w:lvl>
    <w:lvl w:ilvl="8" w:tentative="0">
      <w:start w:val="1"/>
      <w:numFmt w:val="lowerRoman"/>
      <w:lvlText w:val="%9."/>
      <w:lvlJc w:val="left"/>
      <w:pPr>
        <w:ind w:left="1117" w:hanging="720"/>
      </w:pPr>
      <w:rPr>
        <w:rFonts w:hint="default"/>
      </w:rPr>
    </w:lvl>
  </w:abstractNum>
  <w:abstractNum w:abstractNumId="13">
    <w:nsid w:val="3FE906AA"/>
    <w:multiLevelType w:val="multilevel"/>
    <w:tmpl w:val="3FE906AA"/>
    <w:lvl w:ilvl="0" w:tentative="0">
      <w:start w:val="1"/>
      <w:numFmt w:val="decimal"/>
      <w:pStyle w:val="85"/>
      <w:lvlText w:val="Bijlage %1  "/>
      <w:lvlJc w:val="left"/>
      <w:pPr>
        <w:ind w:left="997" w:hanging="360"/>
      </w:pPr>
      <w:rPr>
        <w:rFonts w:hint="default"/>
      </w:rPr>
    </w:lvl>
    <w:lvl w:ilvl="1" w:tentative="0">
      <w:start w:val="1"/>
      <w:numFmt w:val="lowerLetter"/>
      <w:lvlText w:val="%2."/>
      <w:lvlJc w:val="left"/>
      <w:pPr>
        <w:tabs>
          <w:tab w:val="left" w:pos="2117"/>
        </w:tabs>
        <w:ind w:left="2117" w:hanging="360"/>
      </w:pPr>
    </w:lvl>
    <w:lvl w:ilvl="2" w:tentative="0">
      <w:start w:val="1"/>
      <w:numFmt w:val="lowerRoman"/>
      <w:lvlText w:val="%3."/>
      <w:lvlJc w:val="right"/>
      <w:pPr>
        <w:tabs>
          <w:tab w:val="left" w:pos="2837"/>
        </w:tabs>
        <w:ind w:left="2837" w:hanging="180"/>
      </w:pPr>
    </w:lvl>
    <w:lvl w:ilvl="3" w:tentative="0">
      <w:start w:val="1"/>
      <w:numFmt w:val="decimal"/>
      <w:lvlText w:val="%4."/>
      <w:lvlJc w:val="left"/>
      <w:pPr>
        <w:tabs>
          <w:tab w:val="left" w:pos="3557"/>
        </w:tabs>
        <w:ind w:left="3557" w:hanging="360"/>
      </w:pPr>
    </w:lvl>
    <w:lvl w:ilvl="4" w:tentative="0">
      <w:start w:val="1"/>
      <w:numFmt w:val="lowerLetter"/>
      <w:lvlText w:val="%5."/>
      <w:lvlJc w:val="left"/>
      <w:pPr>
        <w:tabs>
          <w:tab w:val="left" w:pos="4277"/>
        </w:tabs>
        <w:ind w:left="4277" w:hanging="360"/>
      </w:pPr>
    </w:lvl>
    <w:lvl w:ilvl="5" w:tentative="0">
      <w:start w:val="1"/>
      <w:numFmt w:val="lowerRoman"/>
      <w:lvlText w:val="%6."/>
      <w:lvlJc w:val="right"/>
      <w:pPr>
        <w:tabs>
          <w:tab w:val="left" w:pos="4997"/>
        </w:tabs>
        <w:ind w:left="4997" w:hanging="180"/>
      </w:pPr>
    </w:lvl>
    <w:lvl w:ilvl="6" w:tentative="0">
      <w:start w:val="1"/>
      <w:numFmt w:val="decimal"/>
      <w:lvlText w:val="%7."/>
      <w:lvlJc w:val="left"/>
      <w:pPr>
        <w:tabs>
          <w:tab w:val="left" w:pos="5717"/>
        </w:tabs>
        <w:ind w:left="5717" w:hanging="360"/>
      </w:pPr>
    </w:lvl>
    <w:lvl w:ilvl="7" w:tentative="0">
      <w:start w:val="1"/>
      <w:numFmt w:val="lowerLetter"/>
      <w:lvlText w:val="%8."/>
      <w:lvlJc w:val="left"/>
      <w:pPr>
        <w:tabs>
          <w:tab w:val="left" w:pos="6437"/>
        </w:tabs>
        <w:ind w:left="6437" w:hanging="360"/>
      </w:pPr>
    </w:lvl>
    <w:lvl w:ilvl="8" w:tentative="0">
      <w:start w:val="1"/>
      <w:numFmt w:val="lowerRoman"/>
      <w:lvlText w:val="%9."/>
      <w:lvlJc w:val="right"/>
      <w:pPr>
        <w:tabs>
          <w:tab w:val="left" w:pos="7157"/>
        </w:tabs>
        <w:ind w:left="7157" w:hanging="180"/>
      </w:pPr>
    </w:lvl>
  </w:abstractNum>
  <w:abstractNum w:abstractNumId="14">
    <w:nsid w:val="40FE037B"/>
    <w:multiLevelType w:val="multilevel"/>
    <w:tmpl w:val="40FE037B"/>
    <w:lvl w:ilvl="0" w:tentative="0">
      <w:start w:val="1"/>
      <w:numFmt w:val="bullet"/>
      <w:lvlText w:val="-"/>
      <w:lvlJc w:val="left"/>
      <w:pPr>
        <w:tabs>
          <w:tab w:val="left" w:pos="644"/>
        </w:tabs>
        <w:ind w:left="510" w:hanging="226"/>
      </w:pPr>
      <w:rPr>
        <w:rFonts w:hint="default" w:ascii="Times New Roman" w:cs="Times New Roman"/>
      </w:rPr>
    </w:lvl>
    <w:lvl w:ilvl="1" w:tentative="0">
      <w:start w:val="1"/>
      <w:numFmt w:val="bullet"/>
      <w:pStyle w:val="65"/>
      <w:lvlText w:val="-"/>
      <w:lvlJc w:val="left"/>
      <w:pPr>
        <w:tabs>
          <w:tab w:val="left" w:pos="1049"/>
        </w:tabs>
        <w:ind w:left="1049" w:hanging="369"/>
      </w:pPr>
      <w:rPr>
        <w:rFonts w:hint="default" w:ascii="Times New Roman" w:cs="Times New Roman"/>
      </w:rPr>
    </w:lvl>
    <w:lvl w:ilvl="2" w:tentative="0">
      <w:start w:val="1"/>
      <w:numFmt w:val="bullet"/>
      <w:pStyle w:val="66"/>
      <w:lvlText w:val="-"/>
      <w:lvlJc w:val="left"/>
      <w:pPr>
        <w:tabs>
          <w:tab w:val="left" w:pos="1364"/>
        </w:tabs>
        <w:ind w:left="1364" w:hanging="360"/>
      </w:pPr>
      <w:rPr>
        <w:rFonts w:hint="default" w:ascii="Times New Roman" w:cs="Times New Roman"/>
      </w:rPr>
    </w:lvl>
    <w:lvl w:ilvl="3" w:tentative="0">
      <w:start w:val="1"/>
      <w:numFmt w:val="bullet"/>
      <w:pStyle w:val="67"/>
      <w:lvlText w:val="-"/>
      <w:lvlJc w:val="left"/>
      <w:pPr>
        <w:tabs>
          <w:tab w:val="left" w:pos="1724"/>
        </w:tabs>
        <w:ind w:left="1724" w:hanging="360"/>
      </w:pPr>
      <w:rPr>
        <w:rFonts w:hint="default" w:ascii="Times New Roman" w:cs="Times New Roman"/>
      </w:rPr>
    </w:lvl>
    <w:lvl w:ilvl="4" w:tentative="0">
      <w:start w:val="1"/>
      <w:numFmt w:val="bullet"/>
      <w:lvlText w:val=""/>
      <w:lvlJc w:val="left"/>
      <w:pPr>
        <w:tabs>
          <w:tab w:val="left" w:pos="2084"/>
        </w:tabs>
        <w:ind w:left="2084" w:hanging="360"/>
      </w:pPr>
      <w:rPr>
        <w:rFonts w:hint="default" w:ascii="Symbol" w:hAnsi="Symbol"/>
      </w:rPr>
    </w:lvl>
    <w:lvl w:ilvl="5" w:tentative="0">
      <w:start w:val="1"/>
      <w:numFmt w:val="bullet"/>
      <w:lvlText w:val=""/>
      <w:lvlJc w:val="left"/>
      <w:pPr>
        <w:tabs>
          <w:tab w:val="left" w:pos="2444"/>
        </w:tabs>
        <w:ind w:left="2444" w:hanging="360"/>
      </w:pPr>
      <w:rPr>
        <w:rFonts w:hint="default" w:ascii="Wingdings" w:hAnsi="Wingdings"/>
      </w:rPr>
    </w:lvl>
    <w:lvl w:ilvl="6" w:tentative="0">
      <w:start w:val="1"/>
      <w:numFmt w:val="bullet"/>
      <w:lvlText w:val=""/>
      <w:lvlJc w:val="left"/>
      <w:pPr>
        <w:tabs>
          <w:tab w:val="left" w:pos="2804"/>
        </w:tabs>
        <w:ind w:left="2804" w:hanging="360"/>
      </w:pPr>
      <w:rPr>
        <w:rFonts w:hint="default" w:ascii="Wingdings" w:hAnsi="Wingdings"/>
      </w:rPr>
    </w:lvl>
    <w:lvl w:ilvl="7" w:tentative="0">
      <w:start w:val="1"/>
      <w:numFmt w:val="bullet"/>
      <w:lvlText w:val=""/>
      <w:lvlJc w:val="left"/>
      <w:pPr>
        <w:tabs>
          <w:tab w:val="left" w:pos="3164"/>
        </w:tabs>
        <w:ind w:left="3164" w:hanging="360"/>
      </w:pPr>
      <w:rPr>
        <w:rFonts w:hint="default" w:ascii="Symbol" w:hAnsi="Symbol"/>
      </w:rPr>
    </w:lvl>
    <w:lvl w:ilvl="8" w:tentative="0">
      <w:start w:val="1"/>
      <w:numFmt w:val="bullet"/>
      <w:lvlText w:val=""/>
      <w:lvlJc w:val="left"/>
      <w:pPr>
        <w:tabs>
          <w:tab w:val="left" w:pos="3524"/>
        </w:tabs>
        <w:ind w:left="3524" w:hanging="360"/>
      </w:pPr>
      <w:rPr>
        <w:rFonts w:hint="default" w:ascii="Symbol" w:hAnsi="Symbol"/>
      </w:rPr>
    </w:lvl>
  </w:abstractNum>
  <w:abstractNum w:abstractNumId="15">
    <w:nsid w:val="4E6CF71E"/>
    <w:multiLevelType w:val="singleLevel"/>
    <w:tmpl w:val="4E6CF71E"/>
    <w:lvl w:ilvl="0" w:tentative="0">
      <w:start w:val="1"/>
      <w:numFmt w:val="decimal"/>
      <w:lvlText w:val="%1."/>
      <w:lvlJc w:val="left"/>
      <w:pPr>
        <w:ind w:left="425" w:hanging="425"/>
      </w:pPr>
      <w:rPr>
        <w:rFonts w:hint="default" w:ascii="宋体" w:hAnsi="宋体" w:eastAsia="宋体" w:cs="宋体"/>
        <w:i w:val="0"/>
        <w:iCs w:val="0"/>
        <w:sz w:val="24"/>
        <w:szCs w:val="24"/>
      </w:rPr>
    </w:lvl>
  </w:abstractNum>
  <w:abstractNum w:abstractNumId="16">
    <w:nsid w:val="58F20CC4"/>
    <w:multiLevelType w:val="multilevel"/>
    <w:tmpl w:val="58F20CC4"/>
    <w:lvl w:ilvl="0" w:tentative="0">
      <w:start w:val="1"/>
      <w:numFmt w:val="bullet"/>
      <w:pStyle w:val="81"/>
      <w:lvlText w:val=""/>
      <w:lvlJc w:val="left"/>
      <w:pPr>
        <w:tabs>
          <w:tab w:val="left" w:pos="644"/>
        </w:tabs>
        <w:ind w:left="510" w:hanging="226"/>
      </w:pPr>
      <w:rPr>
        <w:rFonts w:hint="default" w:ascii="Wingdings 3" w:hAnsi="Wingdings 3"/>
        <w:color w:val="000080"/>
      </w:rPr>
    </w:lvl>
    <w:lvl w:ilvl="1" w:tentative="0">
      <w:start w:val="1"/>
      <w:numFmt w:val="bullet"/>
      <w:pStyle w:val="80"/>
      <w:lvlText w:val=""/>
      <w:lvlJc w:val="left"/>
      <w:pPr>
        <w:tabs>
          <w:tab w:val="left" w:pos="1040"/>
        </w:tabs>
        <w:ind w:left="794" w:hanging="114"/>
      </w:pPr>
      <w:rPr>
        <w:rFonts w:hint="default" w:ascii="Wingdings 3" w:hAnsi="Wingdings 3"/>
        <w:color w:val="000080"/>
      </w:rPr>
    </w:lvl>
    <w:lvl w:ilvl="2" w:tentative="0">
      <w:start w:val="1"/>
      <w:numFmt w:val="bullet"/>
      <w:lvlText w:val=""/>
      <w:lvlJc w:val="left"/>
      <w:pPr>
        <w:tabs>
          <w:tab w:val="left" w:pos="1364"/>
        </w:tabs>
        <w:ind w:left="1364" w:hanging="360"/>
      </w:pPr>
      <w:rPr>
        <w:rFonts w:hint="default" w:ascii="Wingdings" w:hAnsi="Wingdings"/>
      </w:rPr>
    </w:lvl>
    <w:lvl w:ilvl="3" w:tentative="0">
      <w:start w:val="1"/>
      <w:numFmt w:val="bullet"/>
      <w:lvlText w:val=""/>
      <w:lvlJc w:val="left"/>
      <w:pPr>
        <w:tabs>
          <w:tab w:val="left" w:pos="1724"/>
        </w:tabs>
        <w:ind w:left="1724" w:hanging="360"/>
      </w:pPr>
      <w:rPr>
        <w:rFonts w:hint="default" w:ascii="Symbol" w:hAnsi="Symbol"/>
      </w:rPr>
    </w:lvl>
    <w:lvl w:ilvl="4" w:tentative="0">
      <w:start w:val="1"/>
      <w:numFmt w:val="bullet"/>
      <w:lvlText w:val=""/>
      <w:lvlJc w:val="left"/>
      <w:pPr>
        <w:tabs>
          <w:tab w:val="left" w:pos="2084"/>
        </w:tabs>
        <w:ind w:left="2084" w:hanging="360"/>
      </w:pPr>
      <w:rPr>
        <w:rFonts w:hint="default" w:ascii="Symbol" w:hAnsi="Symbol"/>
      </w:rPr>
    </w:lvl>
    <w:lvl w:ilvl="5" w:tentative="0">
      <w:start w:val="1"/>
      <w:numFmt w:val="bullet"/>
      <w:lvlText w:val=""/>
      <w:lvlJc w:val="left"/>
      <w:pPr>
        <w:tabs>
          <w:tab w:val="left" w:pos="2444"/>
        </w:tabs>
        <w:ind w:left="2444" w:hanging="360"/>
      </w:pPr>
      <w:rPr>
        <w:rFonts w:hint="default" w:ascii="Wingdings" w:hAnsi="Wingdings"/>
      </w:rPr>
    </w:lvl>
    <w:lvl w:ilvl="6" w:tentative="0">
      <w:start w:val="1"/>
      <w:numFmt w:val="bullet"/>
      <w:lvlText w:val=""/>
      <w:lvlJc w:val="left"/>
      <w:pPr>
        <w:tabs>
          <w:tab w:val="left" w:pos="2804"/>
        </w:tabs>
        <w:ind w:left="2804" w:hanging="360"/>
      </w:pPr>
      <w:rPr>
        <w:rFonts w:hint="default" w:ascii="Wingdings" w:hAnsi="Wingdings"/>
      </w:rPr>
    </w:lvl>
    <w:lvl w:ilvl="7" w:tentative="0">
      <w:start w:val="1"/>
      <w:numFmt w:val="bullet"/>
      <w:lvlText w:val=""/>
      <w:lvlJc w:val="left"/>
      <w:pPr>
        <w:tabs>
          <w:tab w:val="left" w:pos="3164"/>
        </w:tabs>
        <w:ind w:left="3164" w:hanging="360"/>
      </w:pPr>
      <w:rPr>
        <w:rFonts w:hint="default" w:ascii="Symbol" w:hAnsi="Symbol"/>
      </w:rPr>
    </w:lvl>
    <w:lvl w:ilvl="8" w:tentative="0">
      <w:start w:val="1"/>
      <w:numFmt w:val="bullet"/>
      <w:lvlText w:val=""/>
      <w:lvlJc w:val="left"/>
      <w:pPr>
        <w:tabs>
          <w:tab w:val="left" w:pos="3524"/>
        </w:tabs>
        <w:ind w:left="3524" w:hanging="360"/>
      </w:pPr>
      <w:rPr>
        <w:rFonts w:hint="default" w:ascii="Symbol" w:hAnsi="Symbol"/>
      </w:rPr>
    </w:lvl>
  </w:abstractNum>
  <w:abstractNum w:abstractNumId="17">
    <w:nsid w:val="620345FF"/>
    <w:multiLevelType w:val="multilevel"/>
    <w:tmpl w:val="620345FF"/>
    <w:lvl w:ilvl="0" w:tentative="0">
      <w:start w:val="1"/>
      <w:numFmt w:val="decimal"/>
      <w:pStyle w:val="75"/>
      <w:lvlText w:val="%1)"/>
      <w:lvlJc w:val="left"/>
      <w:pPr>
        <w:tabs>
          <w:tab w:val="left" w:pos="360"/>
        </w:tabs>
        <w:ind w:left="360" w:hanging="360"/>
      </w:pPr>
      <w:rPr>
        <w:rFonts w:hint="default"/>
      </w:rPr>
    </w:lvl>
    <w:lvl w:ilvl="1" w:tentative="0">
      <w:start w:val="1"/>
      <w:numFmt w:val="decimal"/>
      <w:pStyle w:val="77"/>
      <w:lvlText w:val="%2)"/>
      <w:lvlJc w:val="left"/>
      <w:pPr>
        <w:tabs>
          <w:tab w:val="left" w:pos="720"/>
        </w:tabs>
        <w:ind w:left="720" w:hanging="360"/>
      </w:pPr>
      <w:rPr>
        <w:rFonts w:hint="default"/>
      </w:rPr>
    </w:lvl>
    <w:lvl w:ilvl="2" w:tentative="0">
      <w:start w:val="1"/>
      <w:numFmt w:val="decimal"/>
      <w:pStyle w:val="78"/>
      <w:lvlText w:val="%3)"/>
      <w:lvlJc w:val="left"/>
      <w:pPr>
        <w:tabs>
          <w:tab w:val="left" w:pos="1080"/>
        </w:tabs>
        <w:ind w:left="1080" w:hanging="360"/>
      </w:pPr>
      <w:rPr>
        <w:rFonts w:hint="default"/>
      </w:rPr>
    </w:lvl>
    <w:lvl w:ilvl="3" w:tentative="0">
      <w:start w:val="1"/>
      <w:numFmt w:val="decimal"/>
      <w:lvlText w:val="%4)"/>
      <w:lvlJc w:val="left"/>
      <w:pPr>
        <w:tabs>
          <w:tab w:val="left" w:pos="144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18">
    <w:nsid w:val="623BCA39"/>
    <w:multiLevelType w:val="singleLevel"/>
    <w:tmpl w:val="623BCA39"/>
    <w:lvl w:ilvl="0" w:tentative="0">
      <w:start w:val="1"/>
      <w:numFmt w:val="decimal"/>
      <w:lvlText w:val="%1."/>
      <w:lvlJc w:val="left"/>
      <w:pPr>
        <w:ind w:left="425" w:hanging="425"/>
      </w:pPr>
      <w:rPr>
        <w:rFonts w:hint="default"/>
      </w:rPr>
    </w:lvl>
  </w:abstractNum>
  <w:abstractNum w:abstractNumId="19">
    <w:nsid w:val="67C068A7"/>
    <w:multiLevelType w:val="multilevel"/>
    <w:tmpl w:val="67C068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69A41081"/>
    <w:multiLevelType w:val="multilevel"/>
    <w:tmpl w:val="69A41081"/>
    <w:lvl w:ilvl="0" w:tentative="0">
      <w:start w:val="1"/>
      <w:numFmt w:val="decimal"/>
      <w:pStyle w:val="117"/>
      <w:suff w:val="space"/>
      <w:lvlText w:val="Bijlage %1:"/>
      <w:lvlJc w:val="left"/>
      <w:pPr>
        <w:ind w:left="1117" w:hanging="720"/>
      </w:pPr>
      <w:rPr>
        <w:rFonts w:hint="default"/>
      </w:rPr>
    </w:lvl>
    <w:lvl w:ilvl="1" w:tentative="0">
      <w:start w:val="1"/>
      <w:numFmt w:val="decimal"/>
      <w:pStyle w:val="119"/>
      <w:suff w:val="space"/>
      <w:lvlText w:val="B%1-%2."/>
      <w:lvlJc w:val="left"/>
      <w:pPr>
        <w:ind w:left="1117" w:hanging="720"/>
      </w:pPr>
      <w:rPr>
        <w:rFonts w:hint="default"/>
      </w:rPr>
    </w:lvl>
    <w:lvl w:ilvl="2" w:tentative="0">
      <w:start w:val="1"/>
      <w:numFmt w:val="decimal"/>
      <w:pStyle w:val="120"/>
      <w:suff w:val="space"/>
      <w:lvlText w:val="B%1-%2.%3."/>
      <w:lvlJc w:val="left"/>
      <w:pPr>
        <w:ind w:left="1117" w:hanging="720"/>
      </w:pPr>
      <w:rPr>
        <w:rFonts w:hint="default"/>
      </w:rPr>
    </w:lvl>
    <w:lvl w:ilvl="3" w:tentative="0">
      <w:start w:val="1"/>
      <w:numFmt w:val="decimal"/>
      <w:pStyle w:val="122"/>
      <w:suff w:val="space"/>
      <w:lvlText w:val="B%1-%2.%3.%4"/>
      <w:lvlJc w:val="left"/>
      <w:pPr>
        <w:ind w:left="1117" w:hanging="720"/>
      </w:pPr>
      <w:rPr>
        <w:rFonts w:hint="default"/>
      </w:rPr>
    </w:lvl>
    <w:lvl w:ilvl="4" w:tentative="0">
      <w:start w:val="1"/>
      <w:numFmt w:val="decimal"/>
      <w:pStyle w:val="124"/>
      <w:suff w:val="space"/>
      <w:lvlText w:val="%5)"/>
      <w:lvlJc w:val="left"/>
      <w:pPr>
        <w:ind w:left="1117" w:hanging="720"/>
      </w:pPr>
      <w:rPr>
        <w:rFonts w:hint="default"/>
      </w:rPr>
    </w:lvl>
    <w:lvl w:ilvl="5" w:tentative="0">
      <w:start w:val="1"/>
      <w:numFmt w:val="lowerLetter"/>
      <w:pStyle w:val="126"/>
      <w:suff w:val="space"/>
      <w:lvlText w:val="%6)"/>
      <w:lvlJc w:val="left"/>
      <w:pPr>
        <w:ind w:left="1117" w:hanging="720"/>
      </w:pPr>
      <w:rPr>
        <w:rFonts w:hint="default"/>
      </w:rPr>
    </w:lvl>
    <w:lvl w:ilvl="6" w:tentative="0">
      <w:start w:val="1"/>
      <w:numFmt w:val="decimal"/>
      <w:lvlText w:val="%7."/>
      <w:lvlJc w:val="left"/>
      <w:pPr>
        <w:ind w:left="1117" w:hanging="720"/>
      </w:pPr>
      <w:rPr>
        <w:rFonts w:hint="default"/>
      </w:rPr>
    </w:lvl>
    <w:lvl w:ilvl="7" w:tentative="0">
      <w:start w:val="1"/>
      <w:numFmt w:val="lowerLetter"/>
      <w:lvlText w:val="%8."/>
      <w:lvlJc w:val="left"/>
      <w:pPr>
        <w:ind w:left="1117" w:hanging="720"/>
      </w:pPr>
      <w:rPr>
        <w:rFonts w:hint="default"/>
      </w:rPr>
    </w:lvl>
    <w:lvl w:ilvl="8" w:tentative="0">
      <w:start w:val="1"/>
      <w:numFmt w:val="lowerRoman"/>
      <w:lvlText w:val="%9."/>
      <w:lvlJc w:val="left"/>
      <w:pPr>
        <w:ind w:left="1117" w:hanging="720"/>
      </w:pPr>
      <w:rPr>
        <w:rFonts w:hint="default"/>
      </w:rPr>
    </w:lvl>
  </w:abstractNum>
  <w:abstractNum w:abstractNumId="21">
    <w:nsid w:val="69EDD49C"/>
    <w:multiLevelType w:val="singleLevel"/>
    <w:tmpl w:val="69EDD49C"/>
    <w:lvl w:ilvl="0" w:tentative="0">
      <w:start w:val="1"/>
      <w:numFmt w:val="decimal"/>
      <w:lvlText w:val="%1."/>
      <w:lvlJc w:val="left"/>
      <w:pPr>
        <w:ind w:left="425" w:hanging="425"/>
      </w:pPr>
      <w:rPr>
        <w:rFonts w:hint="default" w:ascii="宋体" w:hAnsi="宋体" w:eastAsia="宋体" w:cs="宋体"/>
        <w:sz w:val="22"/>
        <w:szCs w:val="22"/>
      </w:rPr>
    </w:lvl>
  </w:abstractNum>
  <w:abstractNum w:abstractNumId="22">
    <w:nsid w:val="6A5514AD"/>
    <w:multiLevelType w:val="multilevel"/>
    <w:tmpl w:val="6A5514AD"/>
    <w:lvl w:ilvl="0" w:tentative="0">
      <w:start w:val="2"/>
      <w:numFmt w:val="bullet"/>
      <w:pStyle w:val="74"/>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3">
    <w:nsid w:val="7413230C"/>
    <w:multiLevelType w:val="multilevel"/>
    <w:tmpl w:val="7413230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4">
    <w:nsid w:val="791C77C6"/>
    <w:multiLevelType w:val="multilevel"/>
    <w:tmpl w:val="791C77C6"/>
    <w:lvl w:ilvl="0" w:tentative="0">
      <w:start w:val="2"/>
      <w:numFmt w:val="bullet"/>
      <w:pStyle w:val="64"/>
      <w:lvlText w:val="-"/>
      <w:lvlJc w:val="left"/>
      <w:pPr>
        <w:tabs>
          <w:tab w:val="left" w:pos="360"/>
        </w:tabs>
        <w:ind w:left="170" w:hanging="17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8"/>
  </w:num>
  <w:num w:numId="2">
    <w:abstractNumId w:val="24"/>
  </w:num>
  <w:num w:numId="3">
    <w:abstractNumId w:val="14"/>
  </w:num>
  <w:num w:numId="4">
    <w:abstractNumId w:val="9"/>
  </w:num>
  <w:num w:numId="5">
    <w:abstractNumId w:val="22"/>
  </w:num>
  <w:num w:numId="6">
    <w:abstractNumId w:val="17"/>
  </w:num>
  <w:num w:numId="7">
    <w:abstractNumId w:val="16"/>
  </w:num>
  <w:num w:numId="8">
    <w:abstractNumId w:val="11"/>
  </w:num>
  <w:num w:numId="9">
    <w:abstractNumId w:val="13"/>
  </w:num>
  <w:num w:numId="10">
    <w:abstractNumId w:val="12"/>
  </w:num>
  <w:num w:numId="11">
    <w:abstractNumId w:val="20"/>
  </w:num>
  <w:num w:numId="12">
    <w:abstractNumId w:val="7"/>
  </w:num>
  <w:num w:numId="13">
    <w:abstractNumId w:val="5"/>
  </w:num>
  <w:num w:numId="14">
    <w:abstractNumId w:val="2"/>
  </w:num>
  <w:num w:numId="15">
    <w:abstractNumId w:val="4"/>
  </w:num>
  <w:num w:numId="16">
    <w:abstractNumId w:val="6"/>
  </w:num>
  <w:num w:numId="17">
    <w:abstractNumId w:val="21"/>
  </w:num>
  <w:num w:numId="18">
    <w:abstractNumId w:val="19"/>
  </w:num>
  <w:num w:numId="19">
    <w:abstractNumId w:val="18"/>
  </w:num>
  <w:num w:numId="20">
    <w:abstractNumId w:val="3"/>
  </w:num>
  <w:num w:numId="21">
    <w:abstractNumId w:val="23"/>
  </w:num>
  <w:num w:numId="22">
    <w:abstractNumId w:val="15"/>
  </w:num>
  <w:num w:numId="23">
    <w:abstractNumId w:val="0"/>
  </w:num>
  <w:num w:numId="24">
    <w:abstractNumId w:val="10"/>
  </w:num>
  <w:num w:numId="2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安好">
    <w15:presenceInfo w15:providerId="None" w15:userId="安好"/>
  </w15:person>
  <w15:person w15:author="Cy. Evanyo">
    <w15:presenceInfo w15:providerId="None" w15:userId="Cy. Evanyo"/>
  </w15:person>
  <w15:person w15:author="庞怡璟 [2]">
    <w15:presenceInfo w15:providerId="WPS Office" w15:userId="26323740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trackRevisions w:val="1"/>
  <w:documentProtection w:edit="readOnly" w:enforcement="0"/>
  <w:defaultTabStop w:val="720"/>
  <w:hyphenationZone w:val="425"/>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vault:document_number__v" w:val="VV-QUAL-00886"/>
    <w:docVar w:name="vault:major_version_number__v" w:val="2"/>
    <w:docVar w:name="vault:minor_version_number__v" w:val="7"/>
    <w:docVar w:name="vault:title__v" w:val="Vendor Survey Laboratory Cerba Research"/>
  </w:docVars>
  <w:rsids>
    <w:rsidRoot w:val="00090744"/>
    <w:rsid w:val="00007809"/>
    <w:rsid w:val="0004518D"/>
    <w:rsid w:val="00060AD1"/>
    <w:rsid w:val="00061D0A"/>
    <w:rsid w:val="00090744"/>
    <w:rsid w:val="00114BDD"/>
    <w:rsid w:val="00116877"/>
    <w:rsid w:val="00135D93"/>
    <w:rsid w:val="0015152A"/>
    <w:rsid w:val="00151ABC"/>
    <w:rsid w:val="00162B47"/>
    <w:rsid w:val="00176A3B"/>
    <w:rsid w:val="001F1515"/>
    <w:rsid w:val="002060E5"/>
    <w:rsid w:val="002500D4"/>
    <w:rsid w:val="002558E2"/>
    <w:rsid w:val="00287D80"/>
    <w:rsid w:val="002C1BB3"/>
    <w:rsid w:val="002E60B0"/>
    <w:rsid w:val="00362AE8"/>
    <w:rsid w:val="003707B8"/>
    <w:rsid w:val="0037319B"/>
    <w:rsid w:val="00382E53"/>
    <w:rsid w:val="003A0EB2"/>
    <w:rsid w:val="003A5835"/>
    <w:rsid w:val="003B2BF3"/>
    <w:rsid w:val="003D3F2F"/>
    <w:rsid w:val="003E23B5"/>
    <w:rsid w:val="003E6165"/>
    <w:rsid w:val="00404060"/>
    <w:rsid w:val="00410BD3"/>
    <w:rsid w:val="00462C75"/>
    <w:rsid w:val="0047166C"/>
    <w:rsid w:val="004720C8"/>
    <w:rsid w:val="0048210F"/>
    <w:rsid w:val="004B0D7F"/>
    <w:rsid w:val="004B33C4"/>
    <w:rsid w:val="004B463C"/>
    <w:rsid w:val="004C4EF0"/>
    <w:rsid w:val="004E1B44"/>
    <w:rsid w:val="004E294B"/>
    <w:rsid w:val="00531BC6"/>
    <w:rsid w:val="005926AA"/>
    <w:rsid w:val="00662280"/>
    <w:rsid w:val="00672821"/>
    <w:rsid w:val="00697FEC"/>
    <w:rsid w:val="007042B6"/>
    <w:rsid w:val="00721573"/>
    <w:rsid w:val="00724B3D"/>
    <w:rsid w:val="00724FA5"/>
    <w:rsid w:val="00777C40"/>
    <w:rsid w:val="007D29EE"/>
    <w:rsid w:val="0081671E"/>
    <w:rsid w:val="00840654"/>
    <w:rsid w:val="00847186"/>
    <w:rsid w:val="008476C8"/>
    <w:rsid w:val="008539CB"/>
    <w:rsid w:val="008979AB"/>
    <w:rsid w:val="008C4B0D"/>
    <w:rsid w:val="008D1B24"/>
    <w:rsid w:val="008F2532"/>
    <w:rsid w:val="009116BB"/>
    <w:rsid w:val="009161A5"/>
    <w:rsid w:val="009429B1"/>
    <w:rsid w:val="00970F29"/>
    <w:rsid w:val="009D171D"/>
    <w:rsid w:val="009D332C"/>
    <w:rsid w:val="009E571E"/>
    <w:rsid w:val="009F3422"/>
    <w:rsid w:val="00A04AD9"/>
    <w:rsid w:val="00A10BC7"/>
    <w:rsid w:val="00A141B7"/>
    <w:rsid w:val="00A4700A"/>
    <w:rsid w:val="00A53CD2"/>
    <w:rsid w:val="00A84905"/>
    <w:rsid w:val="00A942A5"/>
    <w:rsid w:val="00AA3FF0"/>
    <w:rsid w:val="00AC4E19"/>
    <w:rsid w:val="00B0544F"/>
    <w:rsid w:val="00B262B8"/>
    <w:rsid w:val="00B316BE"/>
    <w:rsid w:val="00B834EF"/>
    <w:rsid w:val="00B92666"/>
    <w:rsid w:val="00BA122A"/>
    <w:rsid w:val="00BC7E25"/>
    <w:rsid w:val="00BF13DA"/>
    <w:rsid w:val="00C2080D"/>
    <w:rsid w:val="00C308ED"/>
    <w:rsid w:val="00C50F90"/>
    <w:rsid w:val="00C729FC"/>
    <w:rsid w:val="00C90BA3"/>
    <w:rsid w:val="00CB69D7"/>
    <w:rsid w:val="00CC5E11"/>
    <w:rsid w:val="00CD180A"/>
    <w:rsid w:val="00CD5759"/>
    <w:rsid w:val="00D1002D"/>
    <w:rsid w:val="00D90A36"/>
    <w:rsid w:val="00D955FA"/>
    <w:rsid w:val="00DB279B"/>
    <w:rsid w:val="00DC5CED"/>
    <w:rsid w:val="00DC798A"/>
    <w:rsid w:val="00DD77B1"/>
    <w:rsid w:val="00DE2681"/>
    <w:rsid w:val="00DE44DB"/>
    <w:rsid w:val="00DE5A93"/>
    <w:rsid w:val="00DF2038"/>
    <w:rsid w:val="00E27ACA"/>
    <w:rsid w:val="00E414C0"/>
    <w:rsid w:val="00E5289E"/>
    <w:rsid w:val="00E7706D"/>
    <w:rsid w:val="00EF21DB"/>
    <w:rsid w:val="00F02DF7"/>
    <w:rsid w:val="00F434CA"/>
    <w:rsid w:val="00F577C7"/>
    <w:rsid w:val="00F609FE"/>
    <w:rsid w:val="00F76CD3"/>
    <w:rsid w:val="00F85D3F"/>
    <w:rsid w:val="00F9547A"/>
    <w:rsid w:val="00FD50D2"/>
    <w:rsid w:val="00FD7953"/>
    <w:rsid w:val="00FF717D"/>
    <w:rsid w:val="01AC3A93"/>
    <w:rsid w:val="056544E9"/>
    <w:rsid w:val="08000695"/>
    <w:rsid w:val="0B095AB3"/>
    <w:rsid w:val="0B3A5C6C"/>
    <w:rsid w:val="0F3155D8"/>
    <w:rsid w:val="147C10A3"/>
    <w:rsid w:val="15785D0F"/>
    <w:rsid w:val="168626AD"/>
    <w:rsid w:val="1AA255DC"/>
    <w:rsid w:val="1ADC0421"/>
    <w:rsid w:val="1BED245D"/>
    <w:rsid w:val="1C4F3541"/>
    <w:rsid w:val="1C7F1FF5"/>
    <w:rsid w:val="1CBF4223"/>
    <w:rsid w:val="1D4D44BA"/>
    <w:rsid w:val="1D5C5F16"/>
    <w:rsid w:val="1E546BED"/>
    <w:rsid w:val="1EE93F77"/>
    <w:rsid w:val="1F113A7A"/>
    <w:rsid w:val="1F2E5690"/>
    <w:rsid w:val="2A6D3510"/>
    <w:rsid w:val="2D19172E"/>
    <w:rsid w:val="2EBC045D"/>
    <w:rsid w:val="30F139DA"/>
    <w:rsid w:val="32476D3D"/>
    <w:rsid w:val="32CB123D"/>
    <w:rsid w:val="333F17C2"/>
    <w:rsid w:val="35EF74CF"/>
    <w:rsid w:val="36370E76"/>
    <w:rsid w:val="36CC6E38"/>
    <w:rsid w:val="3ACA22B9"/>
    <w:rsid w:val="3B1672AC"/>
    <w:rsid w:val="3BA05290"/>
    <w:rsid w:val="3E1675C3"/>
    <w:rsid w:val="3E43485C"/>
    <w:rsid w:val="406311E6"/>
    <w:rsid w:val="428E62C2"/>
    <w:rsid w:val="429E5DDA"/>
    <w:rsid w:val="42C341BE"/>
    <w:rsid w:val="42EF0250"/>
    <w:rsid w:val="44863E47"/>
    <w:rsid w:val="44E64193"/>
    <w:rsid w:val="4A9D5369"/>
    <w:rsid w:val="4AC11D14"/>
    <w:rsid w:val="4B375749"/>
    <w:rsid w:val="4BEB6533"/>
    <w:rsid w:val="50C03AEB"/>
    <w:rsid w:val="548D462B"/>
    <w:rsid w:val="55DA73FC"/>
    <w:rsid w:val="591E2266"/>
    <w:rsid w:val="5D964551"/>
    <w:rsid w:val="5E09724A"/>
    <w:rsid w:val="5E2733FB"/>
    <w:rsid w:val="5E4D13E4"/>
    <w:rsid w:val="5F9436E6"/>
    <w:rsid w:val="5FDA725C"/>
    <w:rsid w:val="60E05AE3"/>
    <w:rsid w:val="62807530"/>
    <w:rsid w:val="64E57B6C"/>
    <w:rsid w:val="68874386"/>
    <w:rsid w:val="69D00DEB"/>
    <w:rsid w:val="6A794F02"/>
    <w:rsid w:val="6D9E4D5C"/>
    <w:rsid w:val="6DFF1C9E"/>
    <w:rsid w:val="70425E72"/>
    <w:rsid w:val="71FD4747"/>
    <w:rsid w:val="73062743"/>
    <w:rsid w:val="7A95620C"/>
    <w:rsid w:val="7AC322A6"/>
    <w:rsid w:val="7AD718AD"/>
    <w:rsid w:val="7BB8348D"/>
    <w:rsid w:val="7C680CD3"/>
    <w:rsid w:val="7E3531A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3"/>
    <w:link w:val="50"/>
    <w:qFormat/>
    <w:uiPriority w:val="0"/>
    <w:pPr>
      <w:keepNext/>
      <w:numPr>
        <w:ilvl w:val="0"/>
        <w:numId w:val="1"/>
      </w:numPr>
      <w:spacing w:before="480" w:after="240"/>
      <w:outlineLvl w:val="0"/>
    </w:pPr>
    <w:rPr>
      <w:rFonts w:cs="Arial"/>
      <w:b/>
      <w:bCs/>
      <w:color w:val="000066"/>
      <w:kern w:val="32"/>
      <w:szCs w:val="32"/>
      <w:lang w:val="en-GB"/>
    </w:rPr>
  </w:style>
  <w:style w:type="paragraph" w:styleId="4">
    <w:name w:val="heading 2"/>
    <w:basedOn w:val="2"/>
    <w:next w:val="5"/>
    <w:link w:val="107"/>
    <w:autoRedefine/>
    <w:qFormat/>
    <w:uiPriority w:val="0"/>
    <w:pPr>
      <w:numPr>
        <w:ilvl w:val="1"/>
      </w:numPr>
      <w:pBdr>
        <w:top w:val="single" w:color="auto" w:sz="4" w:space="1"/>
        <w:left w:val="single" w:color="auto" w:sz="4" w:space="4"/>
        <w:bottom w:val="single" w:color="auto" w:sz="4" w:space="1"/>
        <w:right w:val="single" w:color="auto" w:sz="4" w:space="4"/>
      </w:pBdr>
      <w:spacing w:after="180"/>
      <w:outlineLvl w:val="1"/>
    </w:pPr>
    <w:rPr>
      <w:iCs/>
      <w:color w:val="000076"/>
      <w:szCs w:val="19"/>
    </w:rPr>
  </w:style>
  <w:style w:type="paragraph" w:styleId="6">
    <w:name w:val="heading 3"/>
    <w:basedOn w:val="1"/>
    <w:next w:val="5"/>
    <w:link w:val="52"/>
    <w:qFormat/>
    <w:uiPriority w:val="0"/>
    <w:pPr>
      <w:keepNext/>
      <w:numPr>
        <w:ilvl w:val="2"/>
        <w:numId w:val="1"/>
      </w:numPr>
      <w:tabs>
        <w:tab w:val="left" w:pos="1247"/>
      </w:tabs>
      <w:spacing w:before="300" w:after="120"/>
      <w:outlineLvl w:val="2"/>
    </w:pPr>
    <w:rPr>
      <w:rFonts w:cs="Arial"/>
      <w:b/>
      <w:iCs/>
      <w:color w:val="000066"/>
      <w:sz w:val="19"/>
      <w:szCs w:val="26"/>
      <w:lang w:val="en-GB"/>
    </w:rPr>
  </w:style>
  <w:style w:type="paragraph" w:styleId="7">
    <w:name w:val="heading 4"/>
    <w:basedOn w:val="1"/>
    <w:next w:val="5"/>
    <w:link w:val="53"/>
    <w:qFormat/>
    <w:uiPriority w:val="0"/>
    <w:pPr>
      <w:keepNext/>
      <w:numPr>
        <w:ilvl w:val="3"/>
        <w:numId w:val="1"/>
      </w:numPr>
      <w:tabs>
        <w:tab w:val="left" w:pos="1644"/>
      </w:tabs>
      <w:spacing w:before="240" w:after="120"/>
      <w:outlineLvl w:val="3"/>
    </w:pPr>
    <w:rPr>
      <w:b/>
      <w:bCs/>
      <w:i/>
      <w:color w:val="054681"/>
      <w:szCs w:val="18"/>
      <w:lang w:val="en-GB"/>
    </w:rPr>
  </w:style>
  <w:style w:type="paragraph" w:styleId="8">
    <w:name w:val="heading 5"/>
    <w:basedOn w:val="1"/>
    <w:next w:val="5"/>
    <w:link w:val="54"/>
    <w:qFormat/>
    <w:uiPriority w:val="0"/>
    <w:pPr>
      <w:numPr>
        <w:ilvl w:val="4"/>
        <w:numId w:val="1"/>
      </w:numPr>
      <w:tabs>
        <w:tab w:val="left" w:pos="1911"/>
      </w:tabs>
      <w:spacing w:before="240" w:after="60"/>
      <w:outlineLvl w:val="4"/>
    </w:pPr>
    <w:rPr>
      <w:bCs/>
      <w:i/>
      <w:iCs/>
      <w:color w:val="054681"/>
      <w:szCs w:val="20"/>
      <w:lang w:val="en-GB"/>
    </w:rPr>
  </w:style>
  <w:style w:type="paragraph" w:styleId="9">
    <w:name w:val="heading 6"/>
    <w:basedOn w:val="1"/>
    <w:next w:val="5"/>
    <w:link w:val="55"/>
    <w:autoRedefine/>
    <w:qFormat/>
    <w:uiPriority w:val="0"/>
    <w:pPr>
      <w:numPr>
        <w:ilvl w:val="5"/>
        <w:numId w:val="1"/>
      </w:numPr>
      <w:spacing w:before="240" w:after="60"/>
      <w:outlineLvl w:val="5"/>
    </w:pPr>
    <w:rPr>
      <w:bCs/>
      <w:i/>
      <w:lang w:val="en-GB"/>
    </w:rPr>
  </w:style>
  <w:style w:type="paragraph" w:styleId="10">
    <w:name w:val="heading 7"/>
    <w:basedOn w:val="1"/>
    <w:next w:val="11"/>
    <w:link w:val="56"/>
    <w:qFormat/>
    <w:uiPriority w:val="0"/>
    <w:pPr>
      <w:numPr>
        <w:ilvl w:val="6"/>
        <w:numId w:val="1"/>
      </w:numPr>
      <w:spacing w:before="240" w:after="60"/>
      <w:outlineLvl w:val="6"/>
    </w:pPr>
    <w:rPr>
      <w:lang w:val="en-GB"/>
    </w:rPr>
  </w:style>
  <w:style w:type="paragraph" w:styleId="12">
    <w:name w:val="heading 8"/>
    <w:basedOn w:val="1"/>
    <w:next w:val="11"/>
    <w:link w:val="57"/>
    <w:qFormat/>
    <w:uiPriority w:val="0"/>
    <w:pPr>
      <w:numPr>
        <w:ilvl w:val="7"/>
        <w:numId w:val="1"/>
      </w:numPr>
      <w:tabs>
        <w:tab w:val="left" w:pos="1571"/>
      </w:tabs>
      <w:spacing w:before="240" w:after="60"/>
      <w:outlineLvl w:val="7"/>
    </w:pPr>
    <w:rPr>
      <w:i/>
      <w:iCs/>
      <w:lang w:val="en-GB"/>
    </w:rPr>
  </w:style>
  <w:style w:type="paragraph" w:styleId="13">
    <w:name w:val="heading 9"/>
    <w:basedOn w:val="1"/>
    <w:next w:val="11"/>
    <w:link w:val="58"/>
    <w:qFormat/>
    <w:uiPriority w:val="0"/>
    <w:pPr>
      <w:numPr>
        <w:ilvl w:val="8"/>
        <w:numId w:val="1"/>
      </w:numPr>
      <w:spacing w:before="240" w:after="60"/>
      <w:outlineLvl w:val="8"/>
    </w:pPr>
    <w:rPr>
      <w:rFonts w:cs="Arial"/>
      <w:i/>
      <w:smallCaps/>
      <w:lang w:val="en-GB"/>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Normal1"/>
    <w:basedOn w:val="1"/>
    <w:link w:val="48"/>
    <w:qFormat/>
    <w:uiPriority w:val="0"/>
    <w:pPr>
      <w:spacing w:after="0" w:line="260" w:lineRule="exact"/>
      <w:ind w:left="397"/>
      <w:jc w:val="both"/>
    </w:pPr>
    <w:rPr>
      <w:rFonts w:ascii="Verdana" w:hAnsi="Verdana" w:eastAsia="Times New Roman" w:cs="Times New Roman"/>
      <w:sz w:val="18"/>
      <w:szCs w:val="24"/>
      <w:lang w:eastAsia="nl-NL"/>
    </w:rPr>
  </w:style>
  <w:style w:type="paragraph" w:customStyle="1" w:styleId="5">
    <w:name w:val="Normal23456"/>
    <w:basedOn w:val="3"/>
    <w:link w:val="110"/>
    <w:qFormat/>
    <w:uiPriority w:val="0"/>
    <w:pPr>
      <w:spacing w:after="160"/>
      <w:ind w:left="680"/>
      <w:jc w:val="left"/>
    </w:pPr>
    <w:rPr>
      <w:lang w:val="en-GB"/>
    </w:rPr>
  </w:style>
  <w:style w:type="paragraph" w:customStyle="1" w:styleId="11">
    <w:name w:val="Normal789"/>
    <w:basedOn w:val="5"/>
    <w:qFormat/>
    <w:uiPriority w:val="0"/>
    <w:pPr>
      <w:ind w:left="1077"/>
    </w:pPr>
  </w:style>
  <w:style w:type="paragraph" w:styleId="14">
    <w:name w:val="toc 7"/>
    <w:basedOn w:val="1"/>
    <w:next w:val="1"/>
    <w:autoRedefine/>
    <w:semiHidden/>
    <w:qFormat/>
    <w:uiPriority w:val="0"/>
    <w:pPr>
      <w:ind w:left="1080"/>
    </w:pPr>
    <w:rPr>
      <w:lang w:val="en-GB"/>
    </w:rPr>
  </w:style>
  <w:style w:type="paragraph" w:styleId="15">
    <w:name w:val="annotation text"/>
    <w:basedOn w:val="1"/>
    <w:link w:val="43"/>
    <w:unhideWhenUsed/>
    <w:qFormat/>
    <w:uiPriority w:val="99"/>
    <w:pPr>
      <w:spacing w:line="240" w:lineRule="auto"/>
    </w:pPr>
    <w:rPr>
      <w:sz w:val="20"/>
      <w:szCs w:val="20"/>
    </w:rPr>
  </w:style>
  <w:style w:type="paragraph" w:styleId="16">
    <w:name w:val="Body Text"/>
    <w:basedOn w:val="1"/>
    <w:link w:val="94"/>
    <w:semiHidden/>
    <w:qFormat/>
    <w:uiPriority w:val="0"/>
    <w:pPr>
      <w:spacing w:after="120"/>
    </w:pPr>
    <w:rPr>
      <w:lang w:val="en-GB"/>
    </w:rPr>
  </w:style>
  <w:style w:type="paragraph" w:styleId="17">
    <w:name w:val="toc 5"/>
    <w:basedOn w:val="1"/>
    <w:next w:val="1"/>
    <w:autoRedefine/>
    <w:semiHidden/>
    <w:qFormat/>
    <w:uiPriority w:val="0"/>
    <w:pPr>
      <w:ind w:left="720"/>
    </w:pPr>
    <w:rPr>
      <w:lang w:val="en-GB"/>
    </w:rPr>
  </w:style>
  <w:style w:type="paragraph" w:styleId="18">
    <w:name w:val="toc 3"/>
    <w:basedOn w:val="6"/>
    <w:next w:val="1"/>
    <w:qFormat/>
    <w:uiPriority w:val="39"/>
    <w:pPr>
      <w:keepNext w:val="0"/>
      <w:numPr>
        <w:ilvl w:val="0"/>
        <w:numId w:val="0"/>
      </w:numPr>
      <w:tabs>
        <w:tab w:val="right" w:leader="dot" w:pos="9356"/>
      </w:tabs>
      <w:spacing w:before="0" w:after="0"/>
      <w:ind w:left="1112" w:hanging="794"/>
      <w:outlineLvl w:val="9"/>
    </w:pPr>
    <w:rPr>
      <w:rFonts w:cs="Times New Roman"/>
      <w:b w:val="0"/>
      <w:bCs/>
      <w:i/>
      <w:iCs w:val="0"/>
      <w:color w:val="auto"/>
      <w:sz w:val="16"/>
      <w:szCs w:val="20"/>
      <w:lang w:val="nl-BE"/>
    </w:rPr>
  </w:style>
  <w:style w:type="paragraph" w:styleId="19">
    <w:name w:val="toc 8"/>
    <w:basedOn w:val="1"/>
    <w:next w:val="1"/>
    <w:autoRedefine/>
    <w:semiHidden/>
    <w:qFormat/>
    <w:uiPriority w:val="0"/>
    <w:pPr>
      <w:ind w:left="1260"/>
    </w:pPr>
    <w:rPr>
      <w:lang w:val="en-GB"/>
    </w:rPr>
  </w:style>
  <w:style w:type="paragraph" w:styleId="20">
    <w:name w:val="Balloon Text"/>
    <w:basedOn w:val="1"/>
    <w:link w:val="45"/>
    <w:semiHidden/>
    <w:unhideWhenUsed/>
    <w:qFormat/>
    <w:uiPriority w:val="99"/>
    <w:pPr>
      <w:spacing w:after="0" w:line="240" w:lineRule="auto"/>
    </w:pPr>
    <w:rPr>
      <w:rFonts w:ascii="Segoe UI" w:hAnsi="Segoe UI" w:cs="Segoe UI"/>
      <w:sz w:val="18"/>
      <w:szCs w:val="18"/>
    </w:rPr>
  </w:style>
  <w:style w:type="paragraph" w:styleId="21">
    <w:name w:val="footer"/>
    <w:basedOn w:val="1"/>
    <w:link w:val="42"/>
    <w:unhideWhenUsed/>
    <w:qFormat/>
    <w:uiPriority w:val="0"/>
    <w:pPr>
      <w:tabs>
        <w:tab w:val="center" w:pos="4680"/>
        <w:tab w:val="right" w:pos="9360"/>
      </w:tabs>
      <w:spacing w:after="0" w:line="240" w:lineRule="auto"/>
    </w:pPr>
  </w:style>
  <w:style w:type="paragraph" w:styleId="22">
    <w:name w:val="header"/>
    <w:basedOn w:val="1"/>
    <w:link w:val="41"/>
    <w:unhideWhenUsed/>
    <w:qFormat/>
    <w:uiPriority w:val="0"/>
    <w:pPr>
      <w:tabs>
        <w:tab w:val="center" w:pos="4680"/>
        <w:tab w:val="right" w:pos="9360"/>
      </w:tabs>
      <w:spacing w:after="0" w:line="240" w:lineRule="auto"/>
    </w:pPr>
  </w:style>
  <w:style w:type="paragraph" w:styleId="23">
    <w:name w:val="toc 1"/>
    <w:basedOn w:val="2"/>
    <w:next w:val="1"/>
    <w:qFormat/>
    <w:uiPriority w:val="39"/>
    <w:pPr>
      <w:keepNext w:val="0"/>
      <w:numPr>
        <w:numId w:val="0"/>
      </w:numPr>
      <w:tabs>
        <w:tab w:val="right" w:leader="dot" w:pos="9356"/>
      </w:tabs>
      <w:spacing w:before="240" w:after="120"/>
      <w:outlineLvl w:val="9"/>
    </w:pPr>
    <w:rPr>
      <w:rFonts w:cs="Times New Roman"/>
      <w:caps/>
      <w:kern w:val="0"/>
      <w:sz w:val="18"/>
      <w:szCs w:val="20"/>
    </w:rPr>
  </w:style>
  <w:style w:type="paragraph" w:styleId="24">
    <w:name w:val="toc 4"/>
    <w:basedOn w:val="1"/>
    <w:next w:val="1"/>
    <w:autoRedefine/>
    <w:semiHidden/>
    <w:qFormat/>
    <w:uiPriority w:val="0"/>
    <w:pPr>
      <w:ind w:left="540"/>
    </w:pPr>
    <w:rPr>
      <w:lang w:val="en-GB"/>
    </w:rPr>
  </w:style>
  <w:style w:type="paragraph" w:styleId="25">
    <w:name w:val="footnote text"/>
    <w:basedOn w:val="1"/>
    <w:link w:val="47"/>
    <w:semiHidden/>
    <w:qFormat/>
    <w:uiPriority w:val="0"/>
    <w:pPr>
      <w:spacing w:after="0" w:line="240" w:lineRule="auto"/>
      <w:jc w:val="both"/>
    </w:pPr>
    <w:rPr>
      <w:rFonts w:ascii="Verdana" w:hAnsi="Verdana" w:eastAsia="Times New Roman" w:cs="Times New Roman"/>
      <w:sz w:val="16"/>
      <w:szCs w:val="20"/>
      <w:lang w:eastAsia="nl-NL"/>
    </w:rPr>
  </w:style>
  <w:style w:type="paragraph" w:styleId="26">
    <w:name w:val="toc 6"/>
    <w:basedOn w:val="1"/>
    <w:next w:val="1"/>
    <w:autoRedefine/>
    <w:semiHidden/>
    <w:qFormat/>
    <w:uiPriority w:val="0"/>
    <w:pPr>
      <w:ind w:left="900"/>
    </w:pPr>
    <w:rPr>
      <w:lang w:val="en-GB"/>
    </w:rPr>
  </w:style>
  <w:style w:type="paragraph" w:styleId="27">
    <w:name w:val="toc 2"/>
    <w:basedOn w:val="4"/>
    <w:next w:val="1"/>
    <w:autoRedefine/>
    <w:qFormat/>
    <w:uiPriority w:val="39"/>
    <w:pPr>
      <w:keepNext w:val="0"/>
      <w:numPr>
        <w:ilvl w:val="0"/>
        <w:numId w:val="0"/>
      </w:numPr>
      <w:pBdr>
        <w:top w:val="none" w:color="auto" w:sz="0" w:space="0"/>
        <w:left w:val="none" w:color="auto" w:sz="0" w:space="0"/>
        <w:bottom w:val="none" w:color="auto" w:sz="0" w:space="0"/>
        <w:right w:val="none" w:color="auto" w:sz="0" w:space="0"/>
      </w:pBdr>
      <w:tabs>
        <w:tab w:val="right" w:leader="dot" w:pos="9356"/>
      </w:tabs>
      <w:spacing w:before="0" w:after="0"/>
      <w:ind w:left="868" w:hanging="709"/>
      <w:outlineLvl w:val="9"/>
    </w:pPr>
    <w:rPr>
      <w:rFonts w:cs="Times New Roman"/>
      <w:b w:val="0"/>
      <w:bCs w:val="0"/>
      <w:iCs w:val="0"/>
      <w:smallCaps/>
      <w:color w:val="auto"/>
      <w:szCs w:val="20"/>
    </w:rPr>
  </w:style>
  <w:style w:type="paragraph" w:styleId="28">
    <w:name w:val="toc 9"/>
    <w:basedOn w:val="1"/>
    <w:next w:val="1"/>
    <w:autoRedefine/>
    <w:semiHidden/>
    <w:qFormat/>
    <w:uiPriority w:val="0"/>
    <w:pPr>
      <w:ind w:left="1440"/>
    </w:pPr>
    <w:rPr>
      <w:lang w:val="en-GB"/>
    </w:rPr>
  </w:style>
  <w:style w:type="paragraph" w:styleId="29">
    <w:name w:val="Normal (Web)"/>
    <w:basedOn w:val="1"/>
    <w:semiHidden/>
    <w:unhideWhenUsed/>
    <w:qFormat/>
    <w:uiPriority w:val="99"/>
    <w:pPr>
      <w:spacing w:beforeAutospacing="1" w:after="0" w:afterAutospacing="1"/>
    </w:pPr>
    <w:rPr>
      <w:rFonts w:cs="Times New Roman"/>
      <w:sz w:val="24"/>
      <w:lang w:eastAsia="zh-CN"/>
    </w:rPr>
  </w:style>
  <w:style w:type="paragraph" w:styleId="30">
    <w:name w:val="Title"/>
    <w:basedOn w:val="1"/>
    <w:next w:val="1"/>
    <w:link w:val="49"/>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31">
    <w:name w:val="annotation subject"/>
    <w:basedOn w:val="15"/>
    <w:next w:val="15"/>
    <w:link w:val="44"/>
    <w:semiHidden/>
    <w:unhideWhenUsed/>
    <w:qFormat/>
    <w:uiPriority w:val="99"/>
    <w:rPr>
      <w:b/>
      <w:bCs/>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rPr>
  </w:style>
  <w:style w:type="character" w:styleId="36">
    <w:name w:val="page number"/>
    <w:basedOn w:val="34"/>
    <w:semiHidden/>
    <w:qFormat/>
    <w:uiPriority w:val="0"/>
  </w:style>
  <w:style w:type="character" w:styleId="37">
    <w:name w:val="FollowedHyperlink"/>
    <w:basedOn w:val="38"/>
    <w:qFormat/>
    <w:uiPriority w:val="0"/>
    <w:rPr>
      <w:color w:val="000066"/>
      <w:szCs w:val="19"/>
      <w:u w:val="single"/>
    </w:rPr>
  </w:style>
  <w:style w:type="character" w:styleId="38">
    <w:name w:val="Hyperlink"/>
    <w:qFormat/>
    <w:uiPriority w:val="99"/>
    <w:rPr>
      <w:color w:val="000081"/>
      <w:szCs w:val="19"/>
      <w:u w:val="single"/>
    </w:rPr>
  </w:style>
  <w:style w:type="character" w:styleId="39">
    <w:name w:val="annotation reference"/>
    <w:basedOn w:val="34"/>
    <w:semiHidden/>
    <w:unhideWhenUsed/>
    <w:qFormat/>
    <w:uiPriority w:val="99"/>
    <w:rPr>
      <w:sz w:val="16"/>
      <w:szCs w:val="16"/>
    </w:rPr>
  </w:style>
  <w:style w:type="character" w:styleId="40">
    <w:name w:val="footnote reference"/>
    <w:semiHidden/>
    <w:qFormat/>
    <w:uiPriority w:val="0"/>
    <w:rPr>
      <w:rFonts w:ascii="Verdana" w:hAnsi="Verdana"/>
      <w:vertAlign w:val="superscript"/>
    </w:rPr>
  </w:style>
  <w:style w:type="character" w:customStyle="1" w:styleId="41">
    <w:name w:val="页眉 字符"/>
    <w:basedOn w:val="34"/>
    <w:link w:val="22"/>
    <w:qFormat/>
    <w:uiPriority w:val="0"/>
  </w:style>
  <w:style w:type="character" w:customStyle="1" w:styleId="42">
    <w:name w:val="页脚 字符"/>
    <w:basedOn w:val="34"/>
    <w:link w:val="21"/>
    <w:qFormat/>
    <w:uiPriority w:val="0"/>
  </w:style>
  <w:style w:type="character" w:customStyle="1" w:styleId="43">
    <w:name w:val="批注文字 字符"/>
    <w:basedOn w:val="34"/>
    <w:link w:val="15"/>
    <w:qFormat/>
    <w:uiPriority w:val="99"/>
    <w:rPr>
      <w:sz w:val="20"/>
      <w:szCs w:val="20"/>
    </w:rPr>
  </w:style>
  <w:style w:type="character" w:customStyle="1" w:styleId="44">
    <w:name w:val="批注主题 字符"/>
    <w:basedOn w:val="43"/>
    <w:link w:val="31"/>
    <w:semiHidden/>
    <w:qFormat/>
    <w:uiPriority w:val="99"/>
    <w:rPr>
      <w:b/>
      <w:bCs/>
      <w:sz w:val="20"/>
      <w:szCs w:val="20"/>
    </w:rPr>
  </w:style>
  <w:style w:type="character" w:customStyle="1" w:styleId="45">
    <w:name w:val="批注框文本 字符"/>
    <w:basedOn w:val="34"/>
    <w:link w:val="20"/>
    <w:semiHidden/>
    <w:qFormat/>
    <w:uiPriority w:val="99"/>
    <w:rPr>
      <w:rFonts w:ascii="Segoe UI" w:hAnsi="Segoe UI" w:cs="Segoe UI"/>
      <w:sz w:val="18"/>
      <w:szCs w:val="18"/>
    </w:rPr>
  </w:style>
  <w:style w:type="paragraph" w:customStyle="1" w:styleId="46">
    <w:name w:val="distributiontitle"/>
    <w:basedOn w:val="1"/>
    <w:next w:val="1"/>
    <w:qFormat/>
    <w:uiPriority w:val="0"/>
    <w:pPr>
      <w:spacing w:after="0" w:line="240" w:lineRule="auto"/>
      <w:jc w:val="both"/>
    </w:pPr>
    <w:rPr>
      <w:rFonts w:ascii="Verdana" w:hAnsi="Verdana" w:eastAsia="Times New Roman" w:cs="Times New Roman"/>
      <w:b/>
      <w:color w:val="000080"/>
      <w:sz w:val="20"/>
      <w:szCs w:val="20"/>
      <w:lang w:eastAsia="nl-NL"/>
    </w:rPr>
  </w:style>
  <w:style w:type="character" w:customStyle="1" w:styleId="47">
    <w:name w:val="脚注文本 字符"/>
    <w:basedOn w:val="34"/>
    <w:link w:val="25"/>
    <w:semiHidden/>
    <w:qFormat/>
    <w:uiPriority w:val="0"/>
    <w:rPr>
      <w:rFonts w:ascii="Verdana" w:hAnsi="Verdana" w:eastAsia="Times New Roman" w:cs="Times New Roman"/>
      <w:sz w:val="16"/>
      <w:szCs w:val="20"/>
      <w:lang w:eastAsia="nl-NL"/>
    </w:rPr>
  </w:style>
  <w:style w:type="character" w:customStyle="1" w:styleId="48">
    <w:name w:val="Normal1 Char"/>
    <w:basedOn w:val="34"/>
    <w:link w:val="3"/>
    <w:qFormat/>
    <w:uiPriority w:val="0"/>
    <w:rPr>
      <w:rFonts w:ascii="Verdana" w:hAnsi="Verdana" w:eastAsia="Times New Roman" w:cs="Times New Roman"/>
      <w:sz w:val="18"/>
      <w:szCs w:val="24"/>
      <w:lang w:eastAsia="nl-NL"/>
    </w:rPr>
  </w:style>
  <w:style w:type="character" w:customStyle="1" w:styleId="49">
    <w:name w:val="标题 字符"/>
    <w:basedOn w:val="34"/>
    <w:link w:val="30"/>
    <w:qFormat/>
    <w:uiPriority w:val="10"/>
    <w:rPr>
      <w:rFonts w:asciiTheme="majorHAnsi" w:hAnsiTheme="majorHAnsi" w:eastAsiaTheme="majorEastAsia" w:cstheme="majorBidi"/>
      <w:spacing w:val="-10"/>
      <w:kern w:val="28"/>
      <w:sz w:val="56"/>
      <w:szCs w:val="56"/>
    </w:rPr>
  </w:style>
  <w:style w:type="character" w:customStyle="1" w:styleId="50">
    <w:name w:val="标题 1 字符"/>
    <w:basedOn w:val="34"/>
    <w:link w:val="2"/>
    <w:qFormat/>
    <w:uiPriority w:val="0"/>
    <w:rPr>
      <w:rFonts w:cs="Arial"/>
      <w:b/>
      <w:bCs/>
      <w:color w:val="000066"/>
      <w:kern w:val="32"/>
      <w:szCs w:val="32"/>
      <w:lang w:val="en-GB"/>
    </w:rPr>
  </w:style>
  <w:style w:type="character" w:customStyle="1" w:styleId="51">
    <w:name w:val="Heading 2 Char"/>
    <w:basedOn w:val="34"/>
    <w:qFormat/>
    <w:uiPriority w:val="0"/>
    <w:rPr>
      <w:rFonts w:asciiTheme="majorHAnsi" w:hAnsiTheme="majorHAnsi" w:eastAsiaTheme="majorEastAsia" w:cstheme="majorBidi"/>
      <w:color w:val="2F5597" w:themeColor="accent1" w:themeShade="BF"/>
      <w:sz w:val="26"/>
      <w:szCs w:val="26"/>
    </w:rPr>
  </w:style>
  <w:style w:type="character" w:customStyle="1" w:styleId="52">
    <w:name w:val="标题 3 字符"/>
    <w:basedOn w:val="34"/>
    <w:link w:val="6"/>
    <w:qFormat/>
    <w:uiPriority w:val="0"/>
    <w:rPr>
      <w:rFonts w:cs="Arial"/>
      <w:b/>
      <w:iCs/>
      <w:color w:val="000066"/>
      <w:sz w:val="19"/>
      <w:szCs w:val="26"/>
      <w:lang w:val="en-GB"/>
    </w:rPr>
  </w:style>
  <w:style w:type="character" w:customStyle="1" w:styleId="53">
    <w:name w:val="标题 4 字符"/>
    <w:basedOn w:val="34"/>
    <w:link w:val="7"/>
    <w:qFormat/>
    <w:uiPriority w:val="0"/>
    <w:rPr>
      <w:b/>
      <w:bCs/>
      <w:i/>
      <w:color w:val="054681"/>
      <w:szCs w:val="18"/>
      <w:lang w:val="en-GB"/>
    </w:rPr>
  </w:style>
  <w:style w:type="character" w:customStyle="1" w:styleId="54">
    <w:name w:val="标题 5 字符"/>
    <w:basedOn w:val="34"/>
    <w:link w:val="8"/>
    <w:qFormat/>
    <w:uiPriority w:val="0"/>
    <w:rPr>
      <w:bCs/>
      <w:i/>
      <w:iCs/>
      <w:color w:val="054681"/>
      <w:szCs w:val="20"/>
      <w:lang w:val="en-GB"/>
    </w:rPr>
  </w:style>
  <w:style w:type="character" w:customStyle="1" w:styleId="55">
    <w:name w:val="标题 6 字符"/>
    <w:basedOn w:val="34"/>
    <w:link w:val="9"/>
    <w:qFormat/>
    <w:uiPriority w:val="0"/>
    <w:rPr>
      <w:bCs/>
      <w:i/>
      <w:lang w:val="en-GB"/>
    </w:rPr>
  </w:style>
  <w:style w:type="character" w:customStyle="1" w:styleId="56">
    <w:name w:val="标题 7 字符"/>
    <w:basedOn w:val="34"/>
    <w:link w:val="10"/>
    <w:qFormat/>
    <w:uiPriority w:val="0"/>
    <w:rPr>
      <w:lang w:val="en-GB"/>
    </w:rPr>
  </w:style>
  <w:style w:type="character" w:customStyle="1" w:styleId="57">
    <w:name w:val="标题 8 字符"/>
    <w:basedOn w:val="34"/>
    <w:link w:val="12"/>
    <w:qFormat/>
    <w:uiPriority w:val="0"/>
    <w:rPr>
      <w:i/>
      <w:iCs/>
      <w:lang w:val="en-GB"/>
    </w:rPr>
  </w:style>
  <w:style w:type="character" w:customStyle="1" w:styleId="58">
    <w:name w:val="标题 9 字符"/>
    <w:basedOn w:val="34"/>
    <w:link w:val="13"/>
    <w:qFormat/>
    <w:uiPriority w:val="0"/>
    <w:rPr>
      <w:rFonts w:cs="Arial"/>
      <w:i/>
      <w:smallCaps/>
      <w:lang w:val="en-GB"/>
    </w:rPr>
  </w:style>
  <w:style w:type="paragraph" w:customStyle="1" w:styleId="59">
    <w:name w:val="Editing"/>
    <w:basedOn w:val="1"/>
    <w:next w:val="60"/>
    <w:qFormat/>
    <w:uiPriority w:val="0"/>
    <w:rPr>
      <w:b/>
      <w:i/>
      <w:color w:val="999999"/>
      <w:sz w:val="16"/>
      <w:lang w:val="en-GB"/>
    </w:rPr>
  </w:style>
  <w:style w:type="paragraph" w:customStyle="1" w:styleId="60">
    <w:name w:val="TOC Title"/>
    <w:basedOn w:val="1"/>
    <w:next w:val="1"/>
    <w:qFormat/>
    <w:uiPriority w:val="0"/>
    <w:pPr>
      <w:jc w:val="center"/>
    </w:pPr>
    <w:rPr>
      <w:b/>
      <w:sz w:val="24"/>
      <w:lang w:val="en-GB"/>
    </w:rPr>
  </w:style>
  <w:style w:type="paragraph" w:customStyle="1" w:styleId="61">
    <w:name w:val="documentpropertiesspace"/>
    <w:basedOn w:val="1"/>
    <w:next w:val="62"/>
    <w:qFormat/>
    <w:uiPriority w:val="0"/>
    <w:rPr>
      <w:sz w:val="8"/>
      <w:lang w:val="fr-FR"/>
    </w:rPr>
  </w:style>
  <w:style w:type="paragraph" w:customStyle="1" w:styleId="62">
    <w:name w:val="Documentproperties"/>
    <w:basedOn w:val="1"/>
    <w:next w:val="1"/>
    <w:qFormat/>
    <w:uiPriority w:val="0"/>
    <w:pPr>
      <w:pBdr>
        <w:top w:val="single" w:color="000080" w:sz="4" w:space="1"/>
        <w:left w:val="single" w:color="000080" w:sz="4" w:space="4"/>
        <w:bottom w:val="single" w:color="000080" w:sz="4" w:space="1"/>
        <w:right w:val="single" w:color="000080" w:sz="4" w:space="4"/>
      </w:pBdr>
      <w:spacing w:before="120"/>
      <w:ind w:left="1418" w:hanging="284"/>
    </w:pPr>
    <w:rPr>
      <w:sz w:val="20"/>
      <w:lang w:val="en-GB"/>
    </w:rPr>
  </w:style>
  <w:style w:type="paragraph" w:customStyle="1" w:styleId="63">
    <w:name w:val="spacebetween"/>
    <w:basedOn w:val="1"/>
    <w:qFormat/>
    <w:uiPriority w:val="0"/>
    <w:rPr>
      <w:sz w:val="12"/>
      <w:lang w:val="en-GB"/>
    </w:rPr>
  </w:style>
  <w:style w:type="paragraph" w:customStyle="1" w:styleId="64">
    <w:name w:val="Normallist"/>
    <w:basedOn w:val="3"/>
    <w:autoRedefine/>
    <w:qFormat/>
    <w:uiPriority w:val="0"/>
    <w:pPr>
      <w:numPr>
        <w:ilvl w:val="0"/>
        <w:numId w:val="2"/>
      </w:numPr>
      <w:tabs>
        <w:tab w:val="clear" w:pos="360"/>
      </w:tabs>
      <w:spacing w:after="160"/>
      <w:ind w:left="709" w:hanging="283"/>
      <w:jc w:val="left"/>
    </w:pPr>
    <w:rPr>
      <w:rFonts w:asciiTheme="minorHAnsi" w:hAnsiTheme="minorHAnsi" w:eastAsiaTheme="minorHAnsi" w:cstheme="minorBidi"/>
      <w:sz w:val="22"/>
      <w:szCs w:val="22"/>
      <w:lang w:val="en-GB" w:eastAsia="en-US"/>
    </w:rPr>
  </w:style>
  <w:style w:type="paragraph" w:customStyle="1" w:styleId="65">
    <w:name w:val="normallist1"/>
    <w:basedOn w:val="3"/>
    <w:autoRedefine/>
    <w:qFormat/>
    <w:uiPriority w:val="0"/>
    <w:pPr>
      <w:numPr>
        <w:ilvl w:val="1"/>
        <w:numId w:val="3"/>
      </w:numPr>
      <w:spacing w:after="160"/>
      <w:jc w:val="left"/>
    </w:pPr>
    <w:rPr>
      <w:rFonts w:asciiTheme="minorHAnsi" w:hAnsiTheme="minorHAnsi" w:eastAsiaTheme="minorHAnsi" w:cstheme="minorBidi"/>
      <w:sz w:val="22"/>
      <w:szCs w:val="22"/>
      <w:lang w:val="en-GB" w:eastAsia="en-US"/>
    </w:rPr>
  </w:style>
  <w:style w:type="paragraph" w:customStyle="1" w:styleId="66">
    <w:name w:val="normallist23456"/>
    <w:basedOn w:val="5"/>
    <w:qFormat/>
    <w:uiPriority w:val="0"/>
    <w:pPr>
      <w:numPr>
        <w:ilvl w:val="2"/>
        <w:numId w:val="3"/>
      </w:numPr>
    </w:pPr>
  </w:style>
  <w:style w:type="paragraph" w:customStyle="1" w:styleId="67">
    <w:name w:val="normallist789"/>
    <w:basedOn w:val="11"/>
    <w:qFormat/>
    <w:uiPriority w:val="0"/>
    <w:pPr>
      <w:numPr>
        <w:ilvl w:val="3"/>
        <w:numId w:val="3"/>
      </w:numPr>
    </w:pPr>
  </w:style>
  <w:style w:type="paragraph" w:customStyle="1" w:styleId="68">
    <w:name w:val="annexlist"/>
    <w:basedOn w:val="3"/>
    <w:autoRedefine/>
    <w:qFormat/>
    <w:uiPriority w:val="0"/>
    <w:pPr>
      <w:numPr>
        <w:ilvl w:val="0"/>
        <w:numId w:val="4"/>
      </w:numPr>
      <w:tabs>
        <w:tab w:val="left" w:pos="1418"/>
      </w:tabs>
      <w:spacing w:before="60" w:after="160"/>
      <w:jc w:val="left"/>
    </w:pPr>
    <w:rPr>
      <w:rFonts w:asciiTheme="minorHAnsi" w:hAnsiTheme="minorHAnsi" w:eastAsiaTheme="minorHAnsi" w:cstheme="minorBidi"/>
      <w:sz w:val="22"/>
      <w:szCs w:val="22"/>
      <w:lang w:val="en-GB" w:eastAsia="en-US"/>
    </w:rPr>
  </w:style>
  <w:style w:type="paragraph" w:customStyle="1" w:styleId="69">
    <w:name w:val="distributionlist"/>
    <w:basedOn w:val="3"/>
    <w:qFormat/>
    <w:uiPriority w:val="0"/>
    <w:pPr>
      <w:keepNext/>
      <w:spacing w:after="160"/>
      <w:ind w:left="0"/>
      <w:jc w:val="left"/>
    </w:pPr>
    <w:rPr>
      <w:rFonts w:asciiTheme="minorHAnsi" w:hAnsiTheme="minorHAnsi" w:eastAsiaTheme="minorHAnsi" w:cstheme="minorBidi"/>
      <w:sz w:val="20"/>
      <w:szCs w:val="20"/>
      <w:lang w:val="en-GB" w:eastAsia="en-US"/>
    </w:rPr>
  </w:style>
  <w:style w:type="paragraph" w:customStyle="1" w:styleId="70">
    <w:name w:val="confidential"/>
    <w:basedOn w:val="1"/>
    <w:next w:val="46"/>
    <w:qFormat/>
    <w:uiPriority w:val="0"/>
    <w:pPr>
      <w:pBdr>
        <w:top w:val="double" w:color="000080" w:sz="4" w:space="1"/>
        <w:bottom w:val="double" w:color="000080" w:sz="4" w:space="1"/>
      </w:pBdr>
      <w:ind w:left="2552" w:right="2552"/>
      <w:jc w:val="center"/>
    </w:pPr>
    <w:rPr>
      <w:b/>
      <w:caps/>
      <w:color w:val="FF0000"/>
      <w:spacing w:val="46"/>
      <w:sz w:val="28"/>
      <w:szCs w:val="28"/>
      <w:lang w:val="en-GB"/>
    </w:rPr>
  </w:style>
  <w:style w:type="paragraph" w:customStyle="1" w:styleId="71">
    <w:name w:val="Titleprocedure"/>
    <w:basedOn w:val="1"/>
    <w:next w:val="62"/>
    <w:qFormat/>
    <w:uiPriority w:val="0"/>
    <w:pPr>
      <w:pBdr>
        <w:top w:val="double" w:color="auto" w:sz="4" w:space="2"/>
        <w:left w:val="double" w:color="auto" w:sz="4" w:space="4"/>
        <w:bottom w:val="double" w:color="auto" w:sz="4" w:space="9"/>
        <w:right w:val="double" w:color="auto" w:sz="4" w:space="4"/>
      </w:pBdr>
      <w:spacing w:before="120" w:after="120"/>
    </w:pPr>
    <w:rPr>
      <w:b/>
      <w:color w:val="054681"/>
      <w:sz w:val="24"/>
      <w:lang w:val="en-GB"/>
    </w:rPr>
  </w:style>
  <w:style w:type="paragraph" w:customStyle="1" w:styleId="72">
    <w:name w:val="referenceprocedure"/>
    <w:basedOn w:val="1"/>
    <w:next w:val="71"/>
    <w:qFormat/>
    <w:uiPriority w:val="0"/>
    <w:pPr>
      <w:pBdr>
        <w:top w:val="double" w:color="auto" w:sz="4" w:space="2"/>
        <w:left w:val="double" w:color="auto" w:sz="4" w:space="4"/>
        <w:bottom w:val="double" w:color="auto" w:sz="4" w:space="9"/>
        <w:right w:val="double" w:color="auto" w:sz="4" w:space="4"/>
      </w:pBdr>
      <w:spacing w:before="120"/>
    </w:pPr>
    <w:rPr>
      <w:b/>
      <w:caps/>
      <w:color w:val="000066"/>
      <w:sz w:val="24"/>
      <w:lang w:val="en-GB"/>
    </w:rPr>
  </w:style>
  <w:style w:type="paragraph" w:customStyle="1" w:styleId="73">
    <w:name w:val="typeprocedure"/>
    <w:basedOn w:val="1"/>
    <w:next w:val="72"/>
    <w:qFormat/>
    <w:uiPriority w:val="0"/>
    <w:pPr>
      <w:pBdr>
        <w:top w:val="double" w:color="auto" w:sz="4" w:space="2"/>
        <w:left w:val="double" w:color="auto" w:sz="4" w:space="4"/>
        <w:bottom w:val="double" w:color="auto" w:sz="4" w:space="9"/>
        <w:right w:val="double" w:color="auto" w:sz="4" w:space="4"/>
      </w:pBdr>
      <w:spacing w:before="240"/>
    </w:pPr>
    <w:rPr>
      <w:b/>
      <w:caps/>
      <w:color w:val="00003E"/>
      <w:sz w:val="28"/>
      <w:szCs w:val="28"/>
      <w:lang w:val="en-GB"/>
    </w:rPr>
  </w:style>
  <w:style w:type="paragraph" w:customStyle="1" w:styleId="74">
    <w:name w:val="Nomalnumberlist"/>
    <w:basedOn w:val="64"/>
    <w:autoRedefine/>
    <w:qFormat/>
    <w:uiPriority w:val="0"/>
    <w:pPr>
      <w:numPr>
        <w:ilvl w:val="0"/>
        <w:numId w:val="5"/>
      </w:numPr>
    </w:pPr>
  </w:style>
  <w:style w:type="paragraph" w:customStyle="1" w:styleId="75">
    <w:name w:val="Normalnumberlist"/>
    <w:basedOn w:val="64"/>
    <w:qFormat/>
    <w:uiPriority w:val="0"/>
    <w:pPr>
      <w:numPr>
        <w:numId w:val="6"/>
      </w:numPr>
      <w:tabs>
        <w:tab w:val="left" w:pos="360"/>
      </w:tabs>
    </w:pPr>
  </w:style>
  <w:style w:type="paragraph" w:customStyle="1" w:styleId="76">
    <w:name w:val="Watermark"/>
    <w:basedOn w:val="1"/>
    <w:qFormat/>
    <w:uiPriority w:val="0"/>
    <w:rPr>
      <w:b/>
      <w:bCs/>
      <w:color w:val="FF6363"/>
      <w:lang w:val="en-GB"/>
    </w:rPr>
  </w:style>
  <w:style w:type="paragraph" w:customStyle="1" w:styleId="77">
    <w:name w:val="normalnumberlist1"/>
    <w:basedOn w:val="65"/>
    <w:qFormat/>
    <w:uiPriority w:val="0"/>
    <w:pPr>
      <w:numPr>
        <w:numId w:val="6"/>
      </w:numPr>
      <w:tabs>
        <w:tab w:val="left" w:pos="720"/>
      </w:tabs>
    </w:pPr>
  </w:style>
  <w:style w:type="paragraph" w:customStyle="1" w:styleId="78">
    <w:name w:val="normalnumberlist23456"/>
    <w:basedOn w:val="66"/>
    <w:qFormat/>
    <w:uiPriority w:val="0"/>
    <w:pPr>
      <w:numPr>
        <w:numId w:val="6"/>
      </w:numPr>
      <w:tabs>
        <w:tab w:val="left" w:pos="360"/>
        <w:tab w:val="left" w:pos="1080"/>
      </w:tabs>
      <w:ind w:left="1364"/>
    </w:pPr>
  </w:style>
  <w:style w:type="paragraph" w:customStyle="1" w:styleId="79">
    <w:name w:val="Footer first page"/>
    <w:basedOn w:val="21"/>
    <w:qFormat/>
    <w:uiPriority w:val="0"/>
    <w:pPr>
      <w:tabs>
        <w:tab w:val="center" w:pos="4536"/>
        <w:tab w:val="right" w:pos="9072"/>
        <w:tab w:val="clear" w:pos="4680"/>
        <w:tab w:val="clear" w:pos="9360"/>
      </w:tabs>
      <w:spacing w:after="160" w:line="259" w:lineRule="auto"/>
    </w:pPr>
    <w:rPr>
      <w:rFonts w:ascii="Arial" w:hAnsi="Arial"/>
      <w:iCs/>
      <w:smallCaps/>
      <w:color w:val="000080"/>
      <w:sz w:val="16"/>
      <w:lang w:val="nl-NL"/>
    </w:rPr>
  </w:style>
  <w:style w:type="paragraph" w:customStyle="1" w:styleId="80">
    <w:name w:val="DistributionDepartment"/>
    <w:basedOn w:val="3"/>
    <w:qFormat/>
    <w:uiPriority w:val="0"/>
    <w:pPr>
      <w:numPr>
        <w:ilvl w:val="1"/>
        <w:numId w:val="7"/>
      </w:numPr>
      <w:spacing w:after="160"/>
      <w:jc w:val="left"/>
    </w:pPr>
    <w:rPr>
      <w:rFonts w:asciiTheme="minorHAnsi" w:hAnsiTheme="minorHAnsi" w:eastAsiaTheme="minorHAnsi" w:cstheme="minorBidi"/>
      <w:sz w:val="22"/>
      <w:szCs w:val="22"/>
      <w:lang w:val="en-GB" w:eastAsia="en-US"/>
    </w:rPr>
  </w:style>
  <w:style w:type="paragraph" w:customStyle="1" w:styleId="81">
    <w:name w:val="DistributionAffiliate"/>
    <w:basedOn w:val="1"/>
    <w:qFormat/>
    <w:uiPriority w:val="0"/>
    <w:pPr>
      <w:numPr>
        <w:ilvl w:val="0"/>
        <w:numId w:val="7"/>
      </w:numPr>
    </w:pPr>
    <w:rPr>
      <w:sz w:val="20"/>
      <w:lang w:val="en-GB"/>
    </w:rPr>
  </w:style>
  <w:style w:type="paragraph" w:customStyle="1" w:styleId="82">
    <w:name w:val="distributionlistLevel2"/>
    <w:basedOn w:val="5"/>
    <w:qFormat/>
    <w:uiPriority w:val="0"/>
    <w:pPr>
      <w:numPr>
        <w:ilvl w:val="1"/>
        <w:numId w:val="8"/>
      </w:numPr>
    </w:pPr>
  </w:style>
  <w:style w:type="paragraph" w:customStyle="1" w:styleId="83">
    <w:name w:val="HeaderFirstPage"/>
    <w:basedOn w:val="1"/>
    <w:qFormat/>
    <w:uiPriority w:val="0"/>
    <w:pPr>
      <w:jc w:val="center"/>
    </w:pPr>
    <w:rPr>
      <w:color w:val="000080"/>
      <w:sz w:val="16"/>
      <w:lang w:val="en-GB"/>
    </w:rPr>
  </w:style>
  <w:style w:type="paragraph" w:customStyle="1" w:styleId="84">
    <w:name w:val="FooterWithoutUpperBorder"/>
    <w:basedOn w:val="21"/>
    <w:qFormat/>
    <w:uiPriority w:val="0"/>
    <w:pPr>
      <w:tabs>
        <w:tab w:val="center" w:pos="4536"/>
        <w:tab w:val="right" w:pos="9072"/>
        <w:tab w:val="clear" w:pos="4680"/>
        <w:tab w:val="clear" w:pos="9360"/>
      </w:tabs>
      <w:spacing w:after="160" w:line="259" w:lineRule="auto"/>
    </w:pPr>
    <w:rPr>
      <w:i/>
      <w:color w:val="000080"/>
      <w:lang w:val="en-GB"/>
    </w:rPr>
  </w:style>
  <w:style w:type="paragraph" w:customStyle="1" w:styleId="85">
    <w:name w:val="bijlagelist"/>
    <w:basedOn w:val="1"/>
    <w:autoRedefine/>
    <w:qFormat/>
    <w:uiPriority w:val="0"/>
    <w:pPr>
      <w:numPr>
        <w:ilvl w:val="0"/>
        <w:numId w:val="9"/>
      </w:numPr>
      <w:tabs>
        <w:tab w:val="left" w:pos="1134"/>
        <w:tab w:val="left" w:pos="1418"/>
      </w:tabs>
      <w:ind w:left="1145" w:hanging="510"/>
    </w:pPr>
    <w:rPr>
      <w:lang w:val="en-GB"/>
    </w:rPr>
  </w:style>
  <w:style w:type="paragraph" w:customStyle="1" w:styleId="86">
    <w:name w:val="FillIn"/>
    <w:basedOn w:val="1"/>
    <w:qFormat/>
    <w:uiPriority w:val="0"/>
    <w:rPr>
      <w:b/>
      <w:bCs/>
      <w:color w:val="000080"/>
      <w:u w:val="single"/>
      <w:lang w:val="nl-BE"/>
    </w:rPr>
  </w:style>
  <w:style w:type="paragraph" w:customStyle="1" w:styleId="87">
    <w:name w:val="Application-ActiveKnowledge"/>
    <w:basedOn w:val="88"/>
    <w:qFormat/>
    <w:uiPriority w:val="0"/>
    <w:rPr>
      <w:b/>
    </w:rPr>
  </w:style>
  <w:style w:type="paragraph" w:customStyle="1" w:styleId="88">
    <w:name w:val="Application-ReadThrough"/>
    <w:basedOn w:val="1"/>
    <w:qFormat/>
    <w:uiPriority w:val="0"/>
    <w:pPr>
      <w:jc w:val="center"/>
    </w:pPr>
    <w:rPr>
      <w:sz w:val="16"/>
      <w:szCs w:val="16"/>
      <w:lang w:val="en-GB"/>
    </w:rPr>
  </w:style>
  <w:style w:type="paragraph" w:customStyle="1" w:styleId="89">
    <w:name w:val="EditingSmall"/>
    <w:basedOn w:val="59"/>
    <w:qFormat/>
    <w:uiPriority w:val="0"/>
    <w:rPr>
      <w:sz w:val="8"/>
    </w:rPr>
  </w:style>
  <w:style w:type="paragraph" w:customStyle="1" w:styleId="90">
    <w:name w:val="Normal1Translation"/>
    <w:basedOn w:val="3"/>
    <w:qFormat/>
    <w:uiPriority w:val="0"/>
    <w:pPr>
      <w:spacing w:after="160" w:line="240" w:lineRule="auto"/>
      <w:jc w:val="left"/>
    </w:pPr>
    <w:rPr>
      <w:rFonts w:asciiTheme="minorHAnsi" w:hAnsiTheme="minorHAnsi" w:eastAsiaTheme="minorHAnsi" w:cstheme="minorBidi"/>
      <w:i/>
      <w:sz w:val="16"/>
      <w:szCs w:val="22"/>
      <w:lang w:val="en-GB" w:eastAsia="en-US"/>
    </w:rPr>
  </w:style>
  <w:style w:type="paragraph" w:customStyle="1" w:styleId="91">
    <w:name w:val="Normal23456Translation"/>
    <w:basedOn w:val="90"/>
    <w:qFormat/>
    <w:uiPriority w:val="0"/>
    <w:pPr>
      <w:ind w:left="680"/>
    </w:pPr>
  </w:style>
  <w:style w:type="paragraph" w:customStyle="1" w:styleId="92">
    <w:name w:val="Normal789Translation"/>
    <w:basedOn w:val="91"/>
    <w:qFormat/>
    <w:uiPriority w:val="0"/>
    <w:pPr>
      <w:ind w:left="1077"/>
    </w:pPr>
  </w:style>
  <w:style w:type="paragraph" w:customStyle="1" w:styleId="93">
    <w:name w:val="IT:Code"/>
    <w:basedOn w:val="1"/>
    <w:autoRedefine/>
    <w:qFormat/>
    <w:uiPriority w:val="0"/>
    <w:pPr>
      <w:pBdr>
        <w:top w:val="single" w:color="000000" w:sz="2" w:space="1"/>
        <w:left w:val="single" w:color="000000" w:sz="2" w:space="1"/>
        <w:bottom w:val="single" w:color="000000" w:sz="2" w:space="1"/>
        <w:right w:val="single" w:color="000000" w:sz="2" w:space="1"/>
      </w:pBdr>
      <w:shd w:val="clear" w:color="auto" w:fill="E6E6E6"/>
      <w:suppressAutoHyphens/>
      <w:ind w:left="340" w:right="340"/>
    </w:pPr>
    <w:rPr>
      <w:rFonts w:ascii="Courier (W1)" w:hAnsi="Courier (W1)" w:cs="Arial Unicode MS"/>
      <w:spacing w:val="-5"/>
      <w:szCs w:val="18"/>
      <w:lang w:val="en-GB"/>
    </w:rPr>
  </w:style>
  <w:style w:type="character" w:customStyle="1" w:styleId="94">
    <w:name w:val="正文文本 字符"/>
    <w:basedOn w:val="34"/>
    <w:link w:val="16"/>
    <w:semiHidden/>
    <w:qFormat/>
    <w:uiPriority w:val="0"/>
    <w:rPr>
      <w:lang w:val="en-GB"/>
    </w:rPr>
  </w:style>
  <w:style w:type="paragraph" w:customStyle="1" w:styleId="95">
    <w:name w:val="IT:MessageHeader"/>
    <w:basedOn w:val="1"/>
    <w:qFormat/>
    <w:uiPriority w:val="0"/>
    <w:rPr>
      <w:rFonts w:ascii="Arial Black" w:hAnsi="Arial Black"/>
      <w:spacing w:val="-10"/>
      <w:lang w:val="en-GB"/>
    </w:rPr>
  </w:style>
  <w:style w:type="paragraph" w:customStyle="1" w:styleId="96">
    <w:name w:val="IT:header"/>
    <w:basedOn w:val="22"/>
    <w:qFormat/>
    <w:uiPriority w:val="0"/>
    <w:pPr>
      <w:pBdr>
        <w:bottom w:val="single" w:color="000080" w:sz="4" w:space="3"/>
        <w:between w:val="single" w:color="000080" w:sz="4" w:space="1"/>
      </w:pBdr>
      <w:tabs>
        <w:tab w:val="center" w:pos="4536"/>
        <w:tab w:val="left" w:pos="5580"/>
        <w:tab w:val="right" w:pos="9070"/>
        <w:tab w:val="clear" w:pos="4680"/>
        <w:tab w:val="clear" w:pos="9360"/>
      </w:tabs>
      <w:spacing w:after="160" w:line="259" w:lineRule="auto"/>
    </w:pPr>
    <w:rPr>
      <w:b/>
      <w:bCs/>
      <w:i/>
      <w:color w:val="000080"/>
      <w:sz w:val="24"/>
      <w:szCs w:val="12"/>
      <w:lang w:val="en-GB"/>
    </w:rPr>
  </w:style>
  <w:style w:type="paragraph" w:customStyle="1" w:styleId="97">
    <w:name w:val="IT:Table Heading"/>
    <w:basedOn w:val="98"/>
    <w:qFormat/>
    <w:uiPriority w:val="0"/>
    <w:pPr>
      <w:jc w:val="center"/>
    </w:pPr>
    <w:rPr>
      <w:b/>
      <w:i/>
    </w:rPr>
  </w:style>
  <w:style w:type="paragraph" w:customStyle="1" w:styleId="98">
    <w:name w:val="IT:Table Contents"/>
    <w:basedOn w:val="1"/>
    <w:qFormat/>
    <w:uiPriority w:val="0"/>
    <w:pPr>
      <w:suppressAutoHyphens/>
    </w:pPr>
    <w:rPr>
      <w:rFonts w:ascii="Comic Sans MS" w:hAnsi="Comic Sans MS" w:cs="Arial Unicode MS"/>
      <w:spacing w:val="-5"/>
      <w:lang w:val="en-GB"/>
    </w:rPr>
  </w:style>
  <w:style w:type="paragraph" w:customStyle="1" w:styleId="99">
    <w:name w:val="Heading 1 without number"/>
    <w:basedOn w:val="2"/>
    <w:next w:val="3"/>
    <w:autoRedefine/>
    <w:qFormat/>
    <w:uiPriority w:val="0"/>
    <w:pPr>
      <w:numPr>
        <w:numId w:val="0"/>
      </w:numPr>
      <w:ind w:left="397"/>
    </w:pPr>
  </w:style>
  <w:style w:type="paragraph" w:customStyle="1" w:styleId="100">
    <w:name w:val="Heading 2 without number"/>
    <w:basedOn w:val="4"/>
    <w:next w:val="5"/>
    <w:autoRedefine/>
    <w:qFormat/>
    <w:uiPriority w:val="0"/>
    <w:pPr>
      <w:numPr>
        <w:ilvl w:val="0"/>
        <w:numId w:val="0"/>
      </w:numPr>
      <w:ind w:left="397"/>
    </w:pPr>
  </w:style>
  <w:style w:type="paragraph" w:customStyle="1" w:styleId="101">
    <w:name w:val="Heading 3 without number"/>
    <w:basedOn w:val="6"/>
    <w:next w:val="5"/>
    <w:autoRedefine/>
    <w:qFormat/>
    <w:uiPriority w:val="0"/>
    <w:pPr>
      <w:numPr>
        <w:ilvl w:val="0"/>
        <w:numId w:val="0"/>
      </w:numPr>
      <w:ind w:left="397"/>
    </w:pPr>
  </w:style>
  <w:style w:type="paragraph" w:customStyle="1" w:styleId="102">
    <w:name w:val="Annex-level 1"/>
    <w:basedOn w:val="4"/>
    <w:next w:val="5"/>
    <w:link w:val="109"/>
    <w:autoRedefine/>
    <w:qFormat/>
    <w:uiPriority w:val="0"/>
    <w:pPr>
      <w:numPr>
        <w:ilvl w:val="0"/>
        <w:numId w:val="10"/>
      </w:numPr>
    </w:pPr>
  </w:style>
  <w:style w:type="paragraph" w:customStyle="1" w:styleId="103">
    <w:name w:val="Annex-level 2"/>
    <w:basedOn w:val="6"/>
    <w:next w:val="5"/>
    <w:link w:val="105"/>
    <w:autoRedefine/>
    <w:qFormat/>
    <w:uiPriority w:val="0"/>
    <w:pPr>
      <w:numPr>
        <w:ilvl w:val="1"/>
        <w:numId w:val="10"/>
      </w:numPr>
    </w:pPr>
  </w:style>
  <w:style w:type="paragraph" w:customStyle="1" w:styleId="104">
    <w:name w:val="Annex-level 3"/>
    <w:basedOn w:val="7"/>
    <w:next w:val="5"/>
    <w:link w:val="115"/>
    <w:autoRedefine/>
    <w:qFormat/>
    <w:uiPriority w:val="0"/>
    <w:pPr>
      <w:numPr>
        <w:ilvl w:val="2"/>
        <w:numId w:val="10"/>
      </w:numPr>
    </w:pPr>
  </w:style>
  <w:style w:type="character" w:customStyle="1" w:styleId="105">
    <w:name w:val="Annex-level 2 Char"/>
    <w:basedOn w:val="52"/>
    <w:link w:val="103"/>
    <w:qFormat/>
    <w:uiPriority w:val="0"/>
    <w:rPr>
      <w:rFonts w:cs="Arial"/>
      <w:color w:val="000066"/>
      <w:sz w:val="19"/>
      <w:szCs w:val="26"/>
      <w:lang w:val="en-GB"/>
    </w:rPr>
  </w:style>
  <w:style w:type="character" w:customStyle="1" w:styleId="106">
    <w:name w:val="Annex-level 3 Char"/>
    <w:basedOn w:val="105"/>
    <w:qFormat/>
    <w:uiPriority w:val="0"/>
    <w:rPr>
      <w:rFonts w:cs="Arial"/>
      <w:color w:val="000066"/>
      <w:sz w:val="19"/>
      <w:szCs w:val="26"/>
      <w:lang w:val="en-GB"/>
    </w:rPr>
  </w:style>
  <w:style w:type="character" w:customStyle="1" w:styleId="107">
    <w:name w:val="标题 2 字符"/>
    <w:basedOn w:val="50"/>
    <w:link w:val="4"/>
    <w:qFormat/>
    <w:uiPriority w:val="0"/>
    <w:rPr>
      <w:rFonts w:cs="Arial"/>
      <w:iCs/>
      <w:color w:val="000076"/>
      <w:kern w:val="32"/>
      <w:szCs w:val="19"/>
      <w:lang w:val="en-GB"/>
    </w:rPr>
  </w:style>
  <w:style w:type="paragraph" w:customStyle="1" w:styleId="108">
    <w:name w:val="Annex-level 4"/>
    <w:basedOn w:val="8"/>
    <w:next w:val="5"/>
    <w:link w:val="111"/>
    <w:qFormat/>
    <w:uiPriority w:val="0"/>
    <w:pPr>
      <w:numPr>
        <w:ilvl w:val="3"/>
        <w:numId w:val="10"/>
      </w:numPr>
    </w:pPr>
    <w:rPr>
      <w:rFonts w:ascii="Verdana" w:hAnsi="Verdana" w:eastAsia="Times New Roman" w:cs="Times New Roman"/>
      <w:sz w:val="18"/>
      <w:szCs w:val="24"/>
      <w:lang w:eastAsia="nl-NL"/>
    </w:rPr>
  </w:style>
  <w:style w:type="character" w:customStyle="1" w:styleId="109">
    <w:name w:val="Annex-level 1 Char"/>
    <w:basedOn w:val="107"/>
    <w:link w:val="102"/>
    <w:qFormat/>
    <w:uiPriority w:val="0"/>
    <w:rPr>
      <w:rFonts w:cs="Arial"/>
      <w:color w:val="000076"/>
      <w:kern w:val="32"/>
      <w:szCs w:val="19"/>
      <w:lang w:val="en-GB"/>
    </w:rPr>
  </w:style>
  <w:style w:type="character" w:customStyle="1" w:styleId="110">
    <w:name w:val="Normal23456 Char"/>
    <w:basedOn w:val="48"/>
    <w:link w:val="5"/>
    <w:qFormat/>
    <w:uiPriority w:val="0"/>
    <w:rPr>
      <w:rFonts w:ascii="Verdana" w:hAnsi="Verdana" w:eastAsia="Times New Roman" w:cs="Times New Roman"/>
      <w:sz w:val="18"/>
      <w:szCs w:val="24"/>
      <w:lang w:val="en-GB" w:eastAsia="nl-NL"/>
    </w:rPr>
  </w:style>
  <w:style w:type="character" w:customStyle="1" w:styleId="111">
    <w:name w:val="Annex-level 4 Char"/>
    <w:basedOn w:val="110"/>
    <w:link w:val="108"/>
    <w:qFormat/>
    <w:uiPriority w:val="0"/>
    <w:rPr>
      <w:rFonts w:ascii="Verdana" w:hAnsi="Verdana" w:eastAsia="Times New Roman" w:cs="Times New Roman"/>
      <w:bCs/>
      <w:i/>
      <w:iCs/>
      <w:color w:val="054681"/>
      <w:sz w:val="18"/>
      <w:szCs w:val="24"/>
      <w:lang w:val="en-GB" w:eastAsia="nl-NL"/>
    </w:rPr>
  </w:style>
  <w:style w:type="paragraph" w:customStyle="1" w:styleId="112">
    <w:name w:val="Annex-level 5"/>
    <w:basedOn w:val="9"/>
    <w:next w:val="5"/>
    <w:link w:val="114"/>
    <w:autoRedefine/>
    <w:qFormat/>
    <w:uiPriority w:val="0"/>
    <w:pPr>
      <w:numPr>
        <w:ilvl w:val="4"/>
        <w:numId w:val="10"/>
      </w:numPr>
    </w:pPr>
  </w:style>
  <w:style w:type="paragraph" w:customStyle="1" w:styleId="113">
    <w:name w:val="Annex-level 6"/>
    <w:basedOn w:val="10"/>
    <w:next w:val="5"/>
    <w:link w:val="116"/>
    <w:autoRedefine/>
    <w:qFormat/>
    <w:uiPriority w:val="0"/>
    <w:pPr>
      <w:numPr>
        <w:ilvl w:val="5"/>
        <w:numId w:val="10"/>
      </w:numPr>
    </w:pPr>
  </w:style>
  <w:style w:type="character" w:customStyle="1" w:styleId="114">
    <w:name w:val="Annex-level 5 Char"/>
    <w:basedOn w:val="55"/>
    <w:link w:val="112"/>
    <w:qFormat/>
    <w:uiPriority w:val="0"/>
    <w:rPr>
      <w:lang w:val="en-GB"/>
    </w:rPr>
  </w:style>
  <w:style w:type="character" w:customStyle="1" w:styleId="115">
    <w:name w:val="Annex-level 3 Char1"/>
    <w:basedOn w:val="53"/>
    <w:link w:val="104"/>
    <w:qFormat/>
    <w:uiPriority w:val="0"/>
    <w:rPr>
      <w:color w:val="054681"/>
      <w:szCs w:val="18"/>
      <w:lang w:val="en-GB"/>
    </w:rPr>
  </w:style>
  <w:style w:type="character" w:customStyle="1" w:styleId="116">
    <w:name w:val="Annex-level 6 Char"/>
    <w:basedOn w:val="56"/>
    <w:link w:val="113"/>
    <w:qFormat/>
    <w:uiPriority w:val="0"/>
    <w:rPr>
      <w:lang w:val="en-GB"/>
    </w:rPr>
  </w:style>
  <w:style w:type="paragraph" w:customStyle="1" w:styleId="117">
    <w:name w:val="Bijlage-level 1"/>
    <w:basedOn w:val="102"/>
    <w:next w:val="5"/>
    <w:link w:val="118"/>
    <w:qFormat/>
    <w:uiPriority w:val="0"/>
    <w:pPr>
      <w:numPr>
        <w:numId w:val="11"/>
      </w:numPr>
    </w:pPr>
  </w:style>
  <w:style w:type="character" w:customStyle="1" w:styleId="118">
    <w:name w:val="Bijlage-level 1 Char"/>
    <w:basedOn w:val="109"/>
    <w:link w:val="117"/>
    <w:qFormat/>
    <w:uiPriority w:val="0"/>
    <w:rPr>
      <w:rFonts w:cs="Arial"/>
      <w:color w:val="000076"/>
      <w:kern w:val="32"/>
      <w:szCs w:val="19"/>
      <w:lang w:val="en-GB"/>
    </w:rPr>
  </w:style>
  <w:style w:type="paragraph" w:customStyle="1" w:styleId="119">
    <w:name w:val="Bijlage-level 2"/>
    <w:basedOn w:val="103"/>
    <w:link w:val="121"/>
    <w:qFormat/>
    <w:uiPriority w:val="0"/>
    <w:pPr>
      <w:numPr>
        <w:numId w:val="11"/>
      </w:numPr>
    </w:pPr>
  </w:style>
  <w:style w:type="paragraph" w:customStyle="1" w:styleId="120">
    <w:name w:val="Bijlage-level 3"/>
    <w:basedOn w:val="104"/>
    <w:link w:val="123"/>
    <w:qFormat/>
    <w:uiPriority w:val="0"/>
    <w:pPr>
      <w:numPr>
        <w:numId w:val="11"/>
      </w:numPr>
    </w:pPr>
  </w:style>
  <w:style w:type="character" w:customStyle="1" w:styleId="121">
    <w:name w:val="Bijlage-level 2 Char"/>
    <w:basedOn w:val="105"/>
    <w:link w:val="119"/>
    <w:qFormat/>
    <w:uiPriority w:val="0"/>
    <w:rPr>
      <w:rFonts w:cs="Arial"/>
      <w:color w:val="000066"/>
      <w:sz w:val="19"/>
      <w:szCs w:val="26"/>
      <w:lang w:val="en-GB"/>
    </w:rPr>
  </w:style>
  <w:style w:type="paragraph" w:customStyle="1" w:styleId="122">
    <w:name w:val="Bijlage-level 4"/>
    <w:basedOn w:val="108"/>
    <w:link w:val="125"/>
    <w:qFormat/>
    <w:uiPriority w:val="0"/>
    <w:pPr>
      <w:numPr>
        <w:numId w:val="11"/>
      </w:numPr>
    </w:pPr>
  </w:style>
  <w:style w:type="character" w:customStyle="1" w:styleId="123">
    <w:name w:val="Bijlage-level 3 Char"/>
    <w:basedOn w:val="115"/>
    <w:link w:val="120"/>
    <w:qFormat/>
    <w:uiPriority w:val="0"/>
    <w:rPr>
      <w:color w:val="054681"/>
      <w:szCs w:val="18"/>
      <w:lang w:val="en-GB"/>
    </w:rPr>
  </w:style>
  <w:style w:type="paragraph" w:customStyle="1" w:styleId="124">
    <w:name w:val="Bijlage-level 5"/>
    <w:basedOn w:val="112"/>
    <w:link w:val="127"/>
    <w:qFormat/>
    <w:uiPriority w:val="0"/>
    <w:pPr>
      <w:numPr>
        <w:numId w:val="11"/>
      </w:numPr>
    </w:pPr>
  </w:style>
  <w:style w:type="character" w:customStyle="1" w:styleId="125">
    <w:name w:val="Bijlage-level 4 Char"/>
    <w:basedOn w:val="111"/>
    <w:link w:val="122"/>
    <w:qFormat/>
    <w:uiPriority w:val="0"/>
    <w:rPr>
      <w:rFonts w:ascii="Verdana" w:hAnsi="Verdana" w:eastAsia="Times New Roman" w:cs="Times New Roman"/>
      <w:color w:val="054681"/>
      <w:sz w:val="18"/>
      <w:szCs w:val="24"/>
      <w:lang w:val="en-GB" w:eastAsia="nl-NL"/>
    </w:rPr>
  </w:style>
  <w:style w:type="paragraph" w:customStyle="1" w:styleId="126">
    <w:name w:val="Bijlage-level 6"/>
    <w:basedOn w:val="113"/>
    <w:link w:val="128"/>
    <w:qFormat/>
    <w:uiPriority w:val="0"/>
    <w:pPr>
      <w:numPr>
        <w:numId w:val="11"/>
      </w:numPr>
    </w:pPr>
  </w:style>
  <w:style w:type="character" w:customStyle="1" w:styleId="127">
    <w:name w:val="Bijlage-level 5 Char"/>
    <w:basedOn w:val="114"/>
    <w:link w:val="124"/>
    <w:qFormat/>
    <w:uiPriority w:val="0"/>
    <w:rPr>
      <w:lang w:val="en-GB"/>
    </w:rPr>
  </w:style>
  <w:style w:type="character" w:customStyle="1" w:styleId="128">
    <w:name w:val="Bijlage-level 6 Char"/>
    <w:basedOn w:val="116"/>
    <w:link w:val="126"/>
    <w:qFormat/>
    <w:uiPriority w:val="0"/>
    <w:rPr>
      <w:lang w:val="en-GB"/>
    </w:rPr>
  </w:style>
  <w:style w:type="paragraph" w:customStyle="1" w:styleId="129">
    <w:name w:val="Previous Number"/>
    <w:basedOn w:val="1"/>
    <w:autoRedefine/>
    <w:qFormat/>
    <w:uiPriority w:val="0"/>
    <w:rPr>
      <w:i/>
      <w:iCs/>
      <w:sz w:val="16"/>
      <w:szCs w:val="20"/>
      <w:lang w:val="en-GB"/>
    </w:rPr>
  </w:style>
  <w:style w:type="paragraph" w:customStyle="1" w:styleId="130">
    <w:name w:val="Default"/>
    <w:link w:val="131"/>
    <w:qFormat/>
    <w:uiPriority w:val="99"/>
    <w:pPr>
      <w:autoSpaceDE w:val="0"/>
      <w:autoSpaceDN w:val="0"/>
      <w:adjustRightInd w:val="0"/>
    </w:pPr>
    <w:rPr>
      <w:rFonts w:ascii="Arial" w:hAnsi="Arial" w:eastAsia="Calibri" w:cs="Arial"/>
      <w:color w:val="000000"/>
      <w:sz w:val="24"/>
      <w:szCs w:val="24"/>
      <w:lang w:val="nl-BE" w:eastAsia="nl-BE" w:bidi="ar-SA"/>
    </w:rPr>
  </w:style>
  <w:style w:type="character" w:customStyle="1" w:styleId="131">
    <w:name w:val="Default Char"/>
    <w:basedOn w:val="34"/>
    <w:link w:val="130"/>
    <w:qFormat/>
    <w:uiPriority w:val="99"/>
    <w:rPr>
      <w:rFonts w:ascii="Arial" w:hAnsi="Arial" w:eastAsia="Calibri" w:cs="Arial"/>
      <w:color w:val="000000"/>
      <w:sz w:val="24"/>
      <w:szCs w:val="24"/>
      <w:lang w:val="nl-BE" w:eastAsia="nl-BE"/>
    </w:rPr>
  </w:style>
  <w:style w:type="character" w:customStyle="1" w:styleId="132">
    <w:name w:val="未处理的提及1"/>
    <w:basedOn w:val="34"/>
    <w:semiHidden/>
    <w:unhideWhenUsed/>
    <w:qFormat/>
    <w:uiPriority w:val="99"/>
    <w:rPr>
      <w:color w:val="605E5C"/>
      <w:shd w:val="clear" w:color="auto" w:fill="E1DFDD"/>
    </w:rPr>
  </w:style>
  <w:style w:type="paragraph" w:customStyle="1" w:styleId="133">
    <w:name w:val="HEading1"/>
    <w:basedOn w:val="134"/>
    <w:link w:val="135"/>
    <w:qFormat/>
    <w:uiPriority w:val="0"/>
    <w:pPr>
      <w:numPr>
        <w:ilvl w:val="0"/>
        <w:numId w:val="12"/>
      </w:numPr>
      <w:outlineLvl w:val="2"/>
    </w:pPr>
    <w:rPr>
      <w:b/>
      <w:lang w:val="en-US"/>
    </w:rPr>
  </w:style>
  <w:style w:type="paragraph" w:styleId="134">
    <w:name w:val="List Paragraph"/>
    <w:basedOn w:val="1"/>
    <w:qFormat/>
    <w:uiPriority w:val="34"/>
    <w:pPr>
      <w:ind w:left="720"/>
      <w:contextualSpacing/>
    </w:pPr>
    <w:rPr>
      <w:lang w:val="en-GB"/>
    </w:rPr>
  </w:style>
  <w:style w:type="character" w:customStyle="1" w:styleId="135">
    <w:name w:val="HEading1 Char"/>
    <w:basedOn w:val="34"/>
    <w:link w:val="133"/>
    <w:qFormat/>
    <w:uiPriority w:val="0"/>
    <w:rPr>
      <w:b/>
    </w:rPr>
  </w:style>
  <w:style w:type="paragraph" w:customStyle="1" w:styleId="136">
    <w:name w:val="Normal_heading2"/>
    <w:basedOn w:val="130"/>
    <w:link w:val="137"/>
    <w:qFormat/>
    <w:uiPriority w:val="0"/>
    <w:rPr>
      <w:rFonts w:ascii="Calibri" w:hAnsi="Calibri"/>
    </w:rPr>
  </w:style>
  <w:style w:type="character" w:customStyle="1" w:styleId="137">
    <w:name w:val="Normal_heading2 Char"/>
    <w:basedOn w:val="131"/>
    <w:link w:val="136"/>
    <w:qFormat/>
    <w:uiPriority w:val="0"/>
    <w:rPr>
      <w:rFonts w:ascii="Calibri" w:hAnsi="Calibri" w:eastAsia="Calibri" w:cs="Arial"/>
      <w:color w:val="000000"/>
      <w:sz w:val="24"/>
      <w:szCs w:val="24"/>
      <w:lang w:val="nl-BE" w:eastAsia="nl-BE"/>
    </w:rPr>
  </w:style>
  <w:style w:type="table" w:customStyle="1" w:styleId="138">
    <w:name w:val="Table Grid1"/>
    <w:basedOn w:val="32"/>
    <w:qFormat/>
    <w:uiPriority w:val="59"/>
    <w:rPr>
      <w:lang w:val="nl-B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9">
    <w:name w:val="normaltextrun"/>
    <w:basedOn w:val="34"/>
    <w:qFormat/>
    <w:uiPriority w:val="0"/>
  </w:style>
  <w:style w:type="character" w:customStyle="1" w:styleId="140">
    <w:name w:val="eop"/>
    <w:basedOn w:val="34"/>
    <w:qFormat/>
    <w:uiPriority w:val="0"/>
  </w:style>
  <w:style w:type="character" w:styleId="141">
    <w:name w:val="Placeholder Text"/>
    <w:basedOn w:val="34"/>
    <w:semiHidden/>
    <w:qFormat/>
    <w:uiPriority w:val="99"/>
    <w:rPr>
      <w:color w:val="808080"/>
    </w:rPr>
  </w:style>
  <w:style w:type="paragraph" w:customStyle="1" w:styleId="142">
    <w:name w:val="修订1"/>
    <w:hidden/>
    <w:semiHidden/>
    <w:qFormat/>
    <w:uiPriority w:val="99"/>
    <w:rPr>
      <w:rFonts w:asciiTheme="minorHAnsi" w:hAnsiTheme="minorHAnsi" w:eastAsiaTheme="minorHAnsi" w:cstheme="minorBidi"/>
      <w:sz w:val="22"/>
      <w:szCs w:val="22"/>
      <w:lang w:val="en-US" w:eastAsia="en-US" w:bidi="ar-SA"/>
    </w:rPr>
  </w:style>
  <w:style w:type="paragraph" w:customStyle="1" w:styleId="143">
    <w:name w:val="Revision"/>
    <w:hidden/>
    <w:unhideWhenUsed/>
    <w:qFormat/>
    <w:uiPriority w:val="99"/>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openxmlformats.org/officeDocument/2006/relationships/glossaryDocument" Target="glossary/document.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vh\Downloads\Note%20to%20File%20(1).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14427C3BC8B491BB7042590AB6EF152"/>
        <w:style w:val=""/>
        <w:category>
          <w:name w:val="General"/>
          <w:gallery w:val="placeholder"/>
        </w:category>
        <w:types>
          <w:type w:val="bbPlcHdr"/>
        </w:types>
        <w:behaviors>
          <w:behavior w:val="content"/>
        </w:behaviors>
        <w:description w:val=""/>
        <w:guid w:val="{23112F66-6167-4820-952B-D2FA1C02BC5F}"/>
      </w:docPartPr>
      <w:docPartBody>
        <w:p w14:paraId="4705E166">
          <w:pPr>
            <w:rPr>
              <w:rFonts w:hint="eastAsia"/>
            </w:rPr>
          </w:pPr>
          <w:r>
            <w:rPr>
              <w:rStyle w:val="4"/>
            </w:rPr>
            <w:t>vault:title__v</w:t>
          </w:r>
        </w:p>
      </w:docPartBody>
    </w:docPart>
    <w:docPart>
      <w:docPartPr>
        <w:name w:val="3997F1041DFB41BEA0E9A49DD913A59A"/>
        <w:style w:val=""/>
        <w:category>
          <w:name w:val="General"/>
          <w:gallery w:val="placeholder"/>
        </w:category>
        <w:types>
          <w:type w:val="bbPlcHdr"/>
        </w:types>
        <w:behaviors>
          <w:behavior w:val="content"/>
        </w:behaviors>
        <w:description w:val=""/>
        <w:guid w:val="{2A7CA1F0-CF81-4835-815A-9A255DFFC42A}"/>
      </w:docPartPr>
      <w:docPartBody>
        <w:p w14:paraId="542C8EC5">
          <w:pPr>
            <w:rPr>
              <w:rFonts w:hint="eastAsia"/>
            </w:rPr>
          </w:pPr>
          <w:r>
            <w:rPr>
              <w:rStyle w:val="4"/>
            </w:rPr>
            <w:t>vault:document_number__v</w:t>
          </w:r>
        </w:p>
      </w:docPartBody>
    </w:docPart>
    <w:docPart>
      <w:docPartPr>
        <w:name w:val="8BF9A768FC8847DEB84FE76F7F7EAD5F"/>
        <w:style w:val=""/>
        <w:category>
          <w:name w:val="General"/>
          <w:gallery w:val="placeholder"/>
        </w:category>
        <w:types>
          <w:type w:val="bbPlcHdr"/>
        </w:types>
        <w:behaviors>
          <w:behavior w:val="content"/>
        </w:behaviors>
        <w:description w:val=""/>
        <w:guid w:val="{CB4C1ADA-80E0-4740-9633-55CF8196604C}"/>
      </w:docPartPr>
      <w:docPartBody>
        <w:p w14:paraId="5D1B56A8">
          <w:pPr>
            <w:rPr>
              <w:rFonts w:hint="eastAsia"/>
            </w:rPr>
          </w:pPr>
          <w:r>
            <w:rPr>
              <w:rStyle w:val="4"/>
            </w:rPr>
            <w:t>vault:major_version_number__v</w:t>
          </w:r>
        </w:p>
      </w:docPartBody>
    </w:docPart>
    <w:docPart>
      <w:docPartPr>
        <w:name w:val="C22A4D2678984B00A05D57ECCE1BF576"/>
        <w:style w:val=""/>
        <w:category>
          <w:name w:val="General"/>
          <w:gallery w:val="placeholder"/>
        </w:category>
        <w:types>
          <w:type w:val="bbPlcHdr"/>
        </w:types>
        <w:behaviors>
          <w:behavior w:val="content"/>
        </w:behaviors>
        <w:description w:val=""/>
        <w:guid w:val="{01936228-7D36-47A6-AC1B-8236E24D9B8E}"/>
      </w:docPartPr>
      <w:docPartBody>
        <w:p w14:paraId="6F7C5262">
          <w:pPr>
            <w:rPr>
              <w:rFonts w:hint="eastAsia"/>
            </w:rPr>
          </w:pPr>
          <w:r>
            <w:rPr>
              <w:rStyle w:val="4"/>
            </w:rPr>
            <w:t>vault:minor_version_number__v</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ordia New">
    <w:altName w:val="Segoe Print"/>
    <w:panose1 w:val="00000000000000000000"/>
    <w:charset w:val="00"/>
    <w:family w:val="auto"/>
    <w:pitch w:val="default"/>
    <w:sig w:usb0="00000000" w:usb1="00000000" w:usb2="00000000" w:usb3="00000000" w:csb0="00000000" w:csb1="00000000"/>
  </w:font>
  <w:font w:name="游明朝">
    <w:altName w:val="宋体"/>
    <w:panose1 w:val="00000000000000000000"/>
    <w:charset w:val="86"/>
    <w:family w:val="auto"/>
    <w:pitch w:val="default"/>
    <w:sig w:usb0="00000000" w:usb1="00000000" w:usb2="00000000" w:usb3="00000000" w:csb0="00000000" w:csb1="00000000"/>
  </w:font>
  <w:font w:name="游明朝">
    <w:altName w:val="宋体"/>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720"/>
  <w:characterSpacingControl w:val="doNotCompress"/>
  <w:footnotePr>
    <w:footnote w:id="0"/>
    <w:footnote w:id="1"/>
  </w:footnotePr>
  <w:endnotePr>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15B"/>
    <w:rsid w:val="00116877"/>
    <w:rsid w:val="00261C3A"/>
    <w:rsid w:val="002D481B"/>
    <w:rsid w:val="0032015B"/>
    <w:rsid w:val="003707B8"/>
    <w:rsid w:val="00462C75"/>
    <w:rsid w:val="005C2CFF"/>
    <w:rsid w:val="006A5B30"/>
    <w:rsid w:val="008F593B"/>
    <w:rsid w:val="0096071E"/>
    <w:rsid w:val="00A10BC7"/>
    <w:rsid w:val="00BB6A38"/>
    <w:rsid w:val="00BF13DA"/>
    <w:rsid w:val="00C8247E"/>
    <w:rsid w:val="00CC5E11"/>
    <w:rsid w:val="00E15BD0"/>
    <w:rsid w:val="00FF717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8"/>
      <w:lang w:val="en-US" w:eastAsia="ja-JP" w:bidi="th-TH"/>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B7F00DF4FC4E4299D7FD407818FBDF" ma:contentTypeVersion="6" ma:contentTypeDescription="Create a new document." ma:contentTypeScope="" ma:versionID="d872d15ed72c4ba3e6bec82b62d146b9">
  <xsd:schema xmlns:xsd="http://www.w3.org/2001/XMLSchema" xmlns:xs="http://www.w3.org/2001/XMLSchema" xmlns:p="http://schemas.microsoft.com/office/2006/metadata/properties" xmlns:ns2="30db4c34-83db-4830-9263-af1e01c09af2" xmlns:ns3="4ab93dd3-b0f8-4358-9400-f2e54edc9ad4" targetNamespace="http://schemas.microsoft.com/office/2006/metadata/properties" ma:root="true" ma:fieldsID="dfbc2e21fa5c68807def6b3d2df6e022" ns2:_="" ns3:_="">
    <xsd:import namespace="30db4c34-83db-4830-9263-af1e01c09af2"/>
    <xsd:import namespace="4ab93dd3-b0f8-4358-9400-f2e54edc9a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b4c34-83db-4830-9263-af1e01c09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b93dd3-b0f8-4358-9400-f2e54edc9ad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B59A07-90AA-4FE1-9BAC-C7B38C39B3F2}">
  <ds:schemaRefs/>
</ds:datastoreItem>
</file>

<file path=customXml/itemProps2.xml><?xml version="1.0" encoding="utf-8"?>
<ds:datastoreItem xmlns:ds="http://schemas.openxmlformats.org/officeDocument/2006/customXml" ds:itemID="{616AF232-E986-40B7-B61F-11FAEC244700}">
  <ds:schemaRefs/>
</ds:datastoreItem>
</file>

<file path=customXml/itemProps3.xml><?xml version="1.0" encoding="utf-8"?>
<ds:datastoreItem xmlns:ds="http://schemas.openxmlformats.org/officeDocument/2006/customXml" ds:itemID="{56F934AD-18D2-495F-997D-A9EB88CDAE67}">
  <ds:schemaRefs/>
</ds:datastoreItem>
</file>

<file path=customXml/itemProps4.xml><?xml version="1.0" encoding="utf-8"?>
<ds:datastoreItem xmlns:ds="http://schemas.openxmlformats.org/officeDocument/2006/customXml" ds:itemID="{7DF84F93-C919-46EE-9E86-E393145666E9}">
  <ds:schemaRefs/>
</ds:datastoreItem>
</file>

<file path=customXml/itemProps5.xml><?xml version="1.0" encoding="utf-8"?>
<ds:datastoreItem xmlns:ds="http://schemas.openxmlformats.org/officeDocument/2006/customXml" ds:itemID="{4348268B-568C-4D3A-A6EE-9A5EB4C99010}">
  <ds:schemaRefs/>
</ds:datastoreItem>
</file>

<file path=docProps/app.xml><?xml version="1.0" encoding="utf-8"?>
<Properties xmlns="http://schemas.openxmlformats.org/officeDocument/2006/extended-properties" xmlns:vt="http://schemas.openxmlformats.org/officeDocument/2006/docPropsVTypes">
  <Template>Note to File (1)</Template>
  <Pages>44</Pages>
  <Words>1281</Words>
  <Characters>1510</Characters>
  <Lines>2467</Lines>
  <Paragraphs>1641</Paragraphs>
  <TotalTime>0</TotalTime>
  <ScaleCrop>false</ScaleCrop>
  <LinksUpToDate>false</LinksUpToDate>
  <CharactersWithSpaces>1555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2026-08-31T08:34:00Z</dcterms:created>
  <dc:creator>Nadine Verhamme</dc:creator>
  <cp:lastModifiedBy>庞怡璟</cp:lastModifiedBy>
  <dcterms:modified xsi:type="dcterms:W3CDTF">2026-09-14T09:13:12Z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0x01010035B7F00DF4FC4E4299D7FD407818FBDF</vt:lpwstr>
  </property>
  <property fmtid="{D5CDD505-2E9C-101B-9397-08002B2CF9AE}" pid="3" name="MC_CF_Parent">
    <vt:lpwstr>OP-0157</vt:lpwstr>
  </property>
  <property fmtid="{D5CDD505-2E9C-101B-9397-08002B2CF9AE}" pid="4" name="MC_Number">
    <vt:lpwstr>Templates-0076</vt:lpwstr>
  </property>
  <property fmtid="{D5CDD505-2E9C-101B-9397-08002B2CF9AE}" pid="5" name="MC_Revision">
    <vt:lpwstr>4</vt:lpwstr>
  </property>
  <property fmtid="{D5CDD505-2E9C-101B-9397-08002B2CF9AE}" pid="6" name="MC_Title">
    <vt:lpwstr>Note to File</vt:lpwstr>
  </property>
  <property fmtid="{D5CDD505-2E9C-101B-9397-08002B2CF9AE}" pid="7" name="MC_Author">
    <vt:lpwstr>KSTEWART</vt:lpwstr>
  </property>
  <property fmtid="{D5CDD505-2E9C-101B-9397-08002B2CF9AE}" pid="8" name="MC_Owner">
    <vt:lpwstr>SSTENTIFORD</vt:lpwstr>
  </property>
  <property fmtid="{D5CDD505-2E9C-101B-9397-08002B2CF9AE}" pid="9" name="MC_Notes">
    <vt:lpwstr/>
  </property>
  <property fmtid="{D5CDD505-2E9C-101B-9397-08002B2CF9AE}" pid="10" name="MC_Vault">
    <vt:lpwstr>TEMPLATES BARC Draft</vt:lpwstr>
  </property>
  <property fmtid="{D5CDD505-2E9C-101B-9397-08002B2CF9AE}" pid="11" name="MC_Status">
    <vt:lpwstr>Draft</vt:lpwstr>
  </property>
  <property fmtid="{D5CDD505-2E9C-101B-9397-08002B2CF9AE}" pid="12" name="MC_CreatedDate">
    <vt:lpwstr>19 Mar 2020</vt:lpwstr>
  </property>
  <property fmtid="{D5CDD505-2E9C-101B-9397-08002B2CF9AE}" pid="13" name="MC_EffectiveDate">
    <vt:lpwstr/>
  </property>
  <property fmtid="{D5CDD505-2E9C-101B-9397-08002B2CF9AE}" pid="14" name="MC_ExpirationDate">
    <vt:lpwstr/>
  </property>
  <property fmtid="{D5CDD505-2E9C-101B-9397-08002B2CF9AE}" pid="15" name="MC_ReleaseDate">
    <vt:lpwstr/>
  </property>
  <property fmtid="{D5CDD505-2E9C-101B-9397-08002B2CF9AE}" pid="16" name="MC_NextReviewDate">
    <vt:lpwstr/>
  </property>
  <property fmtid="{D5CDD505-2E9C-101B-9397-08002B2CF9AE}" pid="17" name="KSOTemplateDocerSaveRecord">
    <vt:lpwstr>eyJoZGlkIjoiYjlhMTNlZTU3NDUyNWM0MzY3ZmZmNGFhNWUyNmJkZTUiLCJ1c2VySWQiOiIyMDExMDE4NjkifQ==</vt:lpwstr>
  </property>
  <property fmtid="{D5CDD505-2E9C-101B-9397-08002B2CF9AE}" pid="18" name="KSOProductBuildVer">
    <vt:lpwstr>2052-12.1.0.28505</vt:lpwstr>
  </property>
  <property fmtid="{D5CDD505-2E9C-101B-9397-08002B2CF9AE}" pid="19" name="ICV">
    <vt:lpwstr>CD20762526D14C8CB242A23074D80E71_13</vt:lpwstr>
  </property>
</Properties>
</file>