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50614">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调查问卷</w:t>
      </w:r>
    </w:p>
    <w:p w14:paraId="1406FC05">
      <w:pPr>
        <w:pStyle w:val="130"/>
        <w:jc w:val="both"/>
        <w:rPr>
          <w:sz w:val="22"/>
          <w:szCs w:val="22"/>
          <w:lang w:val="en-GB"/>
        </w:rPr>
      </w:pPr>
    </w:p>
    <w:p w14:paraId="6AFEFB9E">
      <w:pPr>
        <w:autoSpaceDE w:val="0"/>
        <w:autoSpaceDN w:val="0"/>
        <w:adjustRightInd w:val="0"/>
        <w:rPr>
          <w:rStyle w:val="140"/>
          <w:rFonts w:ascii="Arial" w:hAnsi="Arial" w:eastAsia="宋体" w:cs="Arial"/>
          <w:shd w:val="clear" w:color="auto" w:fill="FFFFFF"/>
          <w:lang w:eastAsia="zh-CN"/>
        </w:rPr>
      </w:pPr>
      <w:r>
        <w:rPr>
          <w:rFonts w:hint="eastAsia" w:ascii="Times New Roman" w:hAnsi="Arial" w:eastAsia="微软雅黑" w:cs="Arial"/>
          <w:shd w:val="clear" w:color="auto" w:fill="FFFFFF"/>
          <w:lang w:eastAsia="zh-CN"/>
        </w:rPr>
        <w:t>本调查用于对您的实验室服务进行初步评估或重新认证。</w:t>
      </w:r>
    </w:p>
    <w:p w14:paraId="5307D841">
      <w:pPr>
        <w:autoSpaceDE w:val="0"/>
        <w:autoSpaceDN w:val="0"/>
        <w:adjustRightInd w:val="0"/>
        <w:rPr>
          <w:rFonts w:ascii="Arial" w:hAnsi="Arial" w:eastAsia="宋体" w:cs="Arial"/>
          <w:color w:val="000000"/>
          <w:lang w:eastAsia="zh-CN"/>
        </w:rPr>
      </w:pPr>
      <w:r>
        <w:rPr>
          <w:rFonts w:hint="eastAsia" w:ascii="Times New Roman" w:hAnsi="Arial" w:eastAsia="微软雅黑" w:cs="Arial"/>
          <w:color w:val="000000"/>
          <w:lang w:eastAsia="zh-CN"/>
        </w:rPr>
        <w:t>完成并提交本调查并不构成对您公司作为经认可供应商的批准。</w:t>
      </w:r>
    </w:p>
    <w:p w14:paraId="6F001931">
      <w:pPr>
        <w:autoSpaceDE w:val="0"/>
        <w:autoSpaceDN w:val="0"/>
        <w:adjustRightInd w:val="0"/>
        <w:jc w:val="both"/>
        <w:rPr>
          <w:rFonts w:ascii="Arial" w:hAnsi="Arial" w:cs="Arial"/>
          <w:b/>
          <w:bCs/>
          <w:color w:val="000000"/>
          <w:lang w:eastAsia="zh-CN"/>
        </w:rPr>
      </w:pPr>
    </w:p>
    <w:p w14:paraId="71D355FF">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操作说明</w:t>
      </w:r>
    </w:p>
    <w:p w14:paraId="539718BD">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请详细填写本调查问卷。所填内容应反映您的当前状况。</w:t>
      </w:r>
    </w:p>
    <w:p w14:paraId="669CE34C">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并非所有问题均适用于您的情况；若您适用情况不适用，请填写“NA”。所需或额外的文件可作为附件添加，或作为单独文件提交。若为回答某项问题而提供了额外信息，请在您的回复中说明该信息是作为附件还是作为单独文件提交的。</w:t>
      </w:r>
    </w:p>
    <w:p w14:paraId="2BC8D63E">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请注意，当您被要求预测“请解释”部分中的评论时，这也意味着即使您回答“否”，仍需进行解释。</w:t>
      </w:r>
    </w:p>
    <w:p w14:paraId="52CFD71F">
      <w:pPr>
        <w:autoSpaceDE w:val="0"/>
        <w:autoSpaceDN w:val="0"/>
        <w:adjustRightInd w:val="0"/>
        <w:jc w:val="both"/>
        <w:rPr>
          <w:rFonts w:ascii="Arial" w:hAnsi="Arial" w:eastAsia="宋体" w:cs="Arial"/>
          <w:color w:val="000000"/>
          <w:lang w:eastAsia="zh-CN"/>
        </w:rPr>
      </w:pPr>
      <w:r>
        <w:rPr>
          <w:rFonts w:hint="eastAsia" w:ascii="Times New Roman" w:hAnsi="Arial" w:eastAsia="微软雅黑" w:cs="Arial"/>
          <w:color w:val="000000"/>
          <w:lang w:eastAsia="zh-CN"/>
        </w:rPr>
        <w:t>本评估报告仅由 Cerba Research 用于评估目的。所有信息均视为机密。</w:t>
      </w:r>
    </w:p>
    <w:p w14:paraId="0A7CAEDC">
      <w:pPr>
        <w:pStyle w:val="130"/>
        <w:jc w:val="both"/>
        <w:rPr>
          <w:rFonts w:eastAsia="宋体"/>
          <w:color w:val="0070C0"/>
          <w:sz w:val="22"/>
          <w:szCs w:val="22"/>
          <w:lang w:val="en-GB" w:eastAsia="zh-CN"/>
        </w:rPr>
      </w:pPr>
      <w:r>
        <w:rPr>
          <w:rFonts w:hint="eastAsia" w:ascii="Times New Roman" w:eastAsia="微软雅黑"/>
          <w:sz w:val="22"/>
          <w:szCs w:val="22"/>
          <w:lang w:val="en-GB" w:eastAsia="zh-CN"/>
        </w:rPr>
        <w:t>已完成的调查问卷可发送至：qavendormanagement@cerbaresearch.com</w:t>
      </w:r>
    </w:p>
    <w:p w14:paraId="6C4CE54B">
      <w:pPr>
        <w:pStyle w:val="130"/>
        <w:jc w:val="both"/>
        <w:rPr>
          <w:color w:val="0070C0"/>
          <w:sz w:val="22"/>
          <w:szCs w:val="22"/>
          <w:lang w:val="en-GB"/>
        </w:rPr>
      </w:pPr>
    </w:p>
    <w:p w14:paraId="5D055100">
      <w:pPr>
        <w:autoSpaceDE w:val="0"/>
        <w:autoSpaceDN w:val="0"/>
        <w:adjustRightInd w:val="0"/>
        <w:rPr>
          <w:rFonts w:ascii="Arial" w:hAnsi="Arial" w:eastAsia="宋体" w:cs="Arial"/>
          <w:color w:val="000000"/>
          <w:lang w:eastAsia="zh-CN"/>
        </w:rPr>
      </w:pPr>
      <w:r>
        <w:rPr>
          <w:rFonts w:hint="eastAsia" w:ascii="Times New Roman" w:hAnsi="Arial" w:eastAsia="微软雅黑" w:cs="Arial"/>
          <w:color w:val="000000"/>
          <w:lang w:eastAsia="zh-CN"/>
        </w:rPr>
        <w:t>感谢您花时间填写本问卷；如需进一步咨询，请随时联系质量部门（qavendormanagement@cerbaresearch.com）。</w:t>
      </w:r>
    </w:p>
    <w:p w14:paraId="5E55894D">
      <w:pPr>
        <w:pStyle w:val="130"/>
        <w:jc w:val="both"/>
        <w:rPr>
          <w:color w:val="0070C0"/>
          <w:sz w:val="22"/>
          <w:szCs w:val="22"/>
          <w:lang w:val="en-US"/>
        </w:rPr>
      </w:pPr>
    </w:p>
    <w:p w14:paraId="15F6DDB1">
      <w:pPr>
        <w:pStyle w:val="130"/>
        <w:jc w:val="both"/>
        <w:rPr>
          <w:color w:val="0070C0"/>
          <w:sz w:val="22"/>
          <w:szCs w:val="22"/>
          <w:lang w:val="en-US"/>
        </w:rPr>
      </w:pPr>
    </w:p>
    <w:p w14:paraId="0A137E33">
      <w:pPr>
        <w:pStyle w:val="130"/>
        <w:jc w:val="both"/>
        <w:rPr>
          <w:color w:val="0070C0"/>
          <w:sz w:val="22"/>
          <w:szCs w:val="22"/>
          <w:lang w:val="en-US"/>
        </w:rPr>
        <w:sectPr>
          <w:headerReference r:id="rId7" w:type="default"/>
          <w:footerReference r:id="rId8" w:type="default"/>
          <w:pgSz w:w="12240" w:h="15840"/>
          <w:pgMar w:top="1842" w:right="1440" w:bottom="1135" w:left="1440" w:header="720" w:footer="720" w:gutter="0"/>
          <w:cols w:space="720" w:num="1"/>
          <w:docGrid w:linePitch="360" w:charSpace="0"/>
        </w:sectPr>
      </w:pPr>
    </w:p>
    <w:p w14:paraId="1EC0EFF1">
      <w:pPr>
        <w:autoSpaceDE w:val="0"/>
        <w:autoSpaceDN w:val="0"/>
        <w:adjustRightInd w:val="0"/>
        <w:jc w:val="both"/>
        <w:rPr>
          <w:rFonts w:ascii="Arial" w:hAnsi="Arial" w:eastAsia="宋体" w:cs="Arial"/>
          <w:b/>
          <w:bCs/>
          <w:color w:val="000000"/>
          <w:lang w:eastAsia="zh-CN"/>
        </w:rPr>
      </w:pPr>
      <w:r>
        <w:rPr>
          <w:rFonts w:hint="eastAsia" w:ascii="Times New Roman" w:hAnsi="Arial" w:eastAsia="微软雅黑" w:cs="Arial"/>
          <w:b/>
          <w:bCs/>
          <w:color w:val="000000"/>
          <w:lang w:eastAsia="zh-CN"/>
        </w:rPr>
        <w:t>批准</w:t>
      </w:r>
    </w:p>
    <w:p w14:paraId="6AC1BFF9">
      <w:pPr>
        <w:pStyle w:val="130"/>
        <w:jc w:val="both"/>
        <w:rPr>
          <w:color w:val="0070C0"/>
          <w:sz w:val="22"/>
          <w:szCs w:val="22"/>
          <w:lang w:val="en-GB"/>
        </w:rPr>
      </w:pPr>
    </w:p>
    <w:p w14:paraId="25EEA1FA">
      <w:pPr>
        <w:pStyle w:val="130"/>
        <w:jc w:val="both"/>
        <w:rPr>
          <w:rFonts w:eastAsia="宋体"/>
          <w:sz w:val="22"/>
          <w:szCs w:val="22"/>
          <w:lang w:val="en-US" w:eastAsia="zh-CN"/>
        </w:rPr>
      </w:pPr>
      <w:r>
        <w:rPr>
          <w:rFonts w:hint="eastAsia" w:ascii="Times New Roman" w:eastAsia="微软雅黑"/>
          <w:sz w:val="22"/>
          <w:szCs w:val="22"/>
          <w:lang w:val="en-US" w:eastAsia="zh-CN"/>
        </w:rPr>
        <w:t>作为我公司的授权代表，我特此证明本表格内容完整、准确：</w:t>
      </w:r>
    </w:p>
    <w:p w14:paraId="4EC8CA96">
      <w:pPr>
        <w:pStyle w:val="130"/>
        <w:jc w:val="both"/>
        <w:rPr>
          <w:color w:val="0070C0"/>
          <w:sz w:val="22"/>
          <w:szCs w:val="22"/>
          <w:lang w:val="en-GB"/>
        </w:rPr>
      </w:pPr>
    </w:p>
    <w:tbl>
      <w:tblPr>
        <w:tblStyle w:val="32"/>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0"/>
        <w:gridCol w:w="7542"/>
      </w:tblGrid>
      <w:tr w14:paraId="27D76F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534" w:hRule="atLeast"/>
        </w:trPr>
        <w:tc>
          <w:tcPr>
            <w:tcW w:w="1520" w:type="dxa"/>
            <w:vAlign w:val="center"/>
          </w:tcPr>
          <w:p w14:paraId="0810C35F">
            <w:pPr>
              <w:ind w:left="22"/>
              <w:rPr>
                <w:rFonts w:ascii="Arial" w:hAnsi="Arial" w:eastAsia="宋体" w:cs="Arial"/>
                <w:lang w:eastAsia="zh-CN"/>
              </w:rPr>
            </w:pPr>
            <w:r>
              <w:rPr>
                <w:rFonts w:hint="eastAsia" w:ascii="Times New Roman" w:hAnsi="Arial" w:eastAsia="微软雅黑" w:cs="Arial"/>
                <w:lang w:eastAsia="zh-CN"/>
              </w:rPr>
              <w:t>姓名：</w:t>
            </w:r>
          </w:p>
        </w:tc>
        <w:tc>
          <w:tcPr>
            <w:tcW w:w="7542" w:type="dxa"/>
          </w:tcPr>
          <w:p w14:paraId="0623D60D">
            <w:pPr>
              <w:pStyle w:val="130"/>
              <w:jc w:val="both"/>
              <w:rPr>
                <w:sz w:val="22"/>
                <w:szCs w:val="22"/>
                <w:lang w:val="en-US"/>
              </w:rPr>
            </w:pPr>
          </w:p>
        </w:tc>
      </w:tr>
      <w:tr w14:paraId="5302A76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0EE0B68C">
            <w:pPr>
              <w:ind w:left="22"/>
              <w:rPr>
                <w:rFonts w:ascii="Arial" w:hAnsi="Arial" w:eastAsia="宋体" w:cs="Arial"/>
                <w:lang w:eastAsia="zh-CN"/>
              </w:rPr>
            </w:pPr>
            <w:r>
              <w:rPr>
                <w:rFonts w:hint="eastAsia" w:ascii="Times New Roman" w:hAnsi="Arial" w:eastAsia="微软雅黑" w:cs="Arial"/>
                <w:lang w:eastAsia="zh-CN"/>
              </w:rPr>
              <w:t>标题：</w:t>
            </w:r>
          </w:p>
        </w:tc>
        <w:tc>
          <w:tcPr>
            <w:tcW w:w="7542" w:type="dxa"/>
          </w:tcPr>
          <w:p w14:paraId="5DC7BF4C">
            <w:pPr>
              <w:pStyle w:val="130"/>
              <w:jc w:val="both"/>
              <w:rPr>
                <w:sz w:val="22"/>
                <w:szCs w:val="22"/>
                <w:lang w:val="en-US"/>
              </w:rPr>
            </w:pPr>
          </w:p>
        </w:tc>
      </w:tr>
      <w:tr w14:paraId="581658B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4" w:hRule="atLeast"/>
        </w:trPr>
        <w:tc>
          <w:tcPr>
            <w:tcW w:w="1520" w:type="dxa"/>
            <w:vAlign w:val="center"/>
          </w:tcPr>
          <w:p w14:paraId="27DD816C">
            <w:pPr>
              <w:ind w:left="22"/>
              <w:rPr>
                <w:rFonts w:ascii="Arial" w:hAnsi="Arial" w:eastAsia="宋体" w:cs="Arial"/>
                <w:lang w:eastAsia="zh-CN"/>
              </w:rPr>
            </w:pPr>
            <w:r>
              <w:rPr>
                <w:rFonts w:hint="eastAsia" w:ascii="Times New Roman" w:hAnsi="Arial" w:eastAsia="微软雅黑" w:cs="Arial"/>
                <w:lang w:eastAsia="zh-CN"/>
              </w:rPr>
              <w:t>日期：</w:t>
            </w:r>
          </w:p>
        </w:tc>
        <w:tc>
          <w:tcPr>
            <w:tcW w:w="7542" w:type="dxa"/>
          </w:tcPr>
          <w:p w14:paraId="77BAE5FF">
            <w:pPr>
              <w:pStyle w:val="130"/>
              <w:jc w:val="both"/>
              <w:rPr>
                <w:sz w:val="22"/>
                <w:szCs w:val="22"/>
                <w:lang w:val="en-US"/>
              </w:rPr>
            </w:pPr>
          </w:p>
        </w:tc>
      </w:tr>
      <w:tr w14:paraId="0E015BB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2" w:hRule="atLeast"/>
        </w:trPr>
        <w:tc>
          <w:tcPr>
            <w:tcW w:w="1520" w:type="dxa"/>
            <w:vAlign w:val="center"/>
          </w:tcPr>
          <w:p w14:paraId="6C55CEF9">
            <w:pPr>
              <w:ind w:left="22"/>
              <w:rPr>
                <w:rFonts w:ascii="Arial" w:hAnsi="Arial" w:eastAsia="宋体" w:cs="Arial"/>
                <w:lang w:eastAsia="zh-CN"/>
              </w:rPr>
            </w:pPr>
            <w:r>
              <w:rPr>
                <w:rFonts w:hint="eastAsia" w:ascii="Times New Roman" w:hAnsi="Arial" w:eastAsia="微软雅黑" w:cs="Arial"/>
                <w:lang w:eastAsia="zh-CN"/>
              </w:rPr>
              <w:t>签名：</w:t>
            </w:r>
          </w:p>
        </w:tc>
        <w:tc>
          <w:tcPr>
            <w:tcW w:w="7542" w:type="dxa"/>
          </w:tcPr>
          <w:p w14:paraId="32F221A4">
            <w:pPr>
              <w:pStyle w:val="130"/>
              <w:jc w:val="both"/>
              <w:rPr>
                <w:sz w:val="22"/>
                <w:szCs w:val="22"/>
                <w:lang w:val="en-US"/>
              </w:rPr>
            </w:pPr>
          </w:p>
        </w:tc>
      </w:tr>
    </w:tbl>
    <w:p w14:paraId="6528F5E4">
      <w:pPr>
        <w:pStyle w:val="130"/>
        <w:jc w:val="both"/>
        <w:rPr>
          <w:color w:val="0070C0"/>
          <w:sz w:val="22"/>
          <w:szCs w:val="22"/>
          <w:lang w:val="en-GB"/>
        </w:rPr>
      </w:pPr>
    </w:p>
    <w:tbl>
      <w:tblPr>
        <w:tblStyle w:val="32"/>
        <w:tblW w:w="5193"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2876"/>
        <w:gridCol w:w="156"/>
        <w:gridCol w:w="1700"/>
        <w:gridCol w:w="992"/>
        <w:gridCol w:w="463"/>
        <w:gridCol w:w="400"/>
        <w:gridCol w:w="680"/>
        <w:gridCol w:w="1174"/>
        <w:gridCol w:w="1269"/>
      </w:tblGrid>
      <w:tr w14:paraId="55E466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4" w:hRule="atLeast"/>
          <w:tblHeader/>
        </w:trPr>
        <w:tc>
          <w:tcPr>
            <w:tcW w:w="4383" w:type="pct"/>
            <w:gridSpan w:val="9"/>
            <w:shd w:val="clear" w:color="auto" w:fill="F1F1F1" w:themeFill="background1" w:themeFillShade="F2"/>
            <w:vAlign w:val="center"/>
          </w:tcPr>
          <w:p w14:paraId="2E648C10">
            <w:pPr>
              <w:pStyle w:val="133"/>
              <w:bidi w:val="0"/>
              <w:ind w:left="580" w:leftChars="0" w:hanging="360" w:firstLineChars="0"/>
            </w:pPr>
            <w:r>
              <w:rPr>
                <w:rFonts w:hint="eastAsia"/>
                <w:lang w:val="en-US" w:eastAsia="zh-CN"/>
              </w:rPr>
              <w:t>公司简介信息</w:t>
            </w:r>
          </w:p>
        </w:tc>
      </w:tr>
      <w:tr w14:paraId="31B086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85" w:hRule="atLeast"/>
        </w:trPr>
        <w:tc>
          <w:tcPr>
            <w:tcW w:w="1298" w:type="pct"/>
            <w:shd w:val="clear" w:color="auto" w:fill="F1F1F1" w:themeFill="background1" w:themeFillShade="F2"/>
            <w:vAlign w:val="center"/>
          </w:tcPr>
          <w:p w14:paraId="173129A3">
            <w:pPr>
              <w:rPr>
                <w:rFonts w:hint="eastAsia" w:ascii="Arial" w:hAnsi="Arial" w:eastAsia="宋体" w:cs="Arial"/>
                <w:lang w:eastAsia="zh-CN"/>
              </w:rPr>
            </w:pPr>
            <w:r>
              <w:rPr>
                <w:rFonts w:hint="eastAsia" w:ascii="Times New Roman" w:hAnsi="Arial" w:eastAsia="微软雅黑" w:cs="Arial"/>
                <w:sz w:val="22"/>
                <w:szCs w:val="22"/>
                <w:lang w:val="en-US" w:eastAsia="zh-CN" w:bidi="ar-SA"/>
              </w:rPr>
              <w:t>公司名称</w:t>
            </w:r>
          </w:p>
        </w:tc>
        <w:tc>
          <w:tcPr>
            <w:tcW w:w="3085" w:type="pct"/>
            <w:gridSpan w:val="8"/>
          </w:tcPr>
          <w:p w14:paraId="5F527110">
            <w:pPr>
              <w:pStyle w:val="130"/>
              <w:keepNext/>
              <w:keepLines/>
              <w:jc w:val="both"/>
              <w:rPr>
                <w:rFonts w:hint="default" w:eastAsia="宋体"/>
                <w:sz w:val="22"/>
                <w:szCs w:val="22"/>
                <w:lang w:val="en-US" w:eastAsia="zh-CN"/>
              </w:rPr>
            </w:pPr>
            <w:r>
              <w:rPr>
                <w:rFonts w:hint="eastAsia" w:ascii="Times New Roman" w:eastAsia="微软雅黑" w:cs="Arial"/>
                <w:color w:val="000000"/>
                <w:sz w:val="22"/>
                <w:szCs w:val="22"/>
                <w:lang w:val="en-US" w:eastAsia="zh-CN" w:bidi="ar-SA"/>
              </w:rPr>
              <w:t>上海芯超医学检验所有限公司</w:t>
            </w:r>
          </w:p>
        </w:tc>
      </w:tr>
      <w:tr w14:paraId="6FC0C8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9" w:hRule="atLeast"/>
        </w:trPr>
        <w:tc>
          <w:tcPr>
            <w:tcW w:w="1298" w:type="pct"/>
            <w:shd w:val="clear" w:color="auto" w:fill="F1F1F1" w:themeFill="background1" w:themeFillShade="F2"/>
            <w:vAlign w:val="center"/>
          </w:tcPr>
          <w:p w14:paraId="0449D372">
            <w:pPr>
              <w:rPr>
                <w:rFonts w:hint="eastAsia" w:ascii="Arial" w:hAnsi="Arial" w:eastAsia="宋体" w:cs="Arial"/>
                <w:lang w:eastAsia="zh-CN"/>
              </w:rPr>
            </w:pPr>
            <w:r>
              <w:rPr>
                <w:rFonts w:hint="eastAsia" w:ascii="Times New Roman" w:hAnsi="Arial" w:eastAsia="微软雅黑" w:cs="Arial"/>
                <w:sz w:val="22"/>
                <w:szCs w:val="22"/>
                <w:lang w:val="en-US" w:eastAsia="zh-CN" w:bidi="ar-SA"/>
              </w:rPr>
              <w:t>网站</w:t>
            </w:r>
          </w:p>
        </w:tc>
        <w:tc>
          <w:tcPr>
            <w:tcW w:w="3085" w:type="pct"/>
            <w:gridSpan w:val="8"/>
          </w:tcPr>
          <w:p w14:paraId="2857EE5C">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r>
      <w:tr w14:paraId="700F35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5" w:hRule="atLeast"/>
        </w:trPr>
        <w:tc>
          <w:tcPr>
            <w:tcW w:w="1298" w:type="pct"/>
            <w:vMerge w:val="restart"/>
            <w:shd w:val="clear" w:color="auto" w:fill="F1F1F1" w:themeFill="background1" w:themeFillShade="F2"/>
            <w:vAlign w:val="center"/>
          </w:tcPr>
          <w:p w14:paraId="331ED269">
            <w:pPr>
              <w:rPr>
                <w:rFonts w:hint="eastAsia" w:ascii="Arial" w:hAnsi="Arial" w:eastAsia="宋体" w:cs="Arial"/>
                <w:lang w:eastAsia="zh-CN"/>
              </w:rPr>
            </w:pPr>
            <w:r>
              <w:rPr>
                <w:rFonts w:hint="eastAsia" w:ascii="Times New Roman" w:hAnsi="Arial" w:eastAsia="微软雅黑" w:cs="Arial"/>
                <w:sz w:val="22"/>
                <w:szCs w:val="22"/>
                <w:lang w:val="en-US" w:eastAsia="zh-CN" w:bidi="ar-SA"/>
              </w:rPr>
              <w:t>地址</w:t>
            </w:r>
          </w:p>
        </w:tc>
        <w:tc>
          <w:tcPr>
            <w:tcW w:w="3085" w:type="pct"/>
            <w:gridSpan w:val="8"/>
          </w:tcPr>
          <w:p w14:paraId="540F1325">
            <w:pPr>
              <w:pStyle w:val="130"/>
              <w:keepNext/>
              <w:keepLines/>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中国上海市浦东新区周浦镇紫</w:t>
            </w:r>
            <w:r>
              <w:rPr>
                <w:rFonts w:hint="eastAsia" w:ascii="Times New Roman" w:eastAsia="微软雅黑" w:cs="Arial"/>
                <w:color w:val="000000"/>
                <w:sz w:val="22"/>
                <w:szCs w:val="22"/>
                <w:lang w:val="en-US" w:eastAsia="zh-CN" w:bidi="ar-SA"/>
              </w:rPr>
              <w:t>萍</w:t>
            </w:r>
            <w:r>
              <w:rPr>
                <w:rFonts w:hint="eastAsia" w:ascii="Times New Roman" w:hAnsi="Arial" w:eastAsia="微软雅黑" w:cs="Arial"/>
                <w:color w:val="000000"/>
                <w:sz w:val="22"/>
                <w:szCs w:val="22"/>
                <w:lang w:val="en-US" w:eastAsia="zh-CN" w:bidi="ar-SA"/>
              </w:rPr>
              <w:t>路918号</w:t>
            </w:r>
          </w:p>
        </w:tc>
      </w:tr>
      <w:tr w14:paraId="768E70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37F49543">
            <w:pPr>
              <w:rPr>
                <w:rFonts w:hint="eastAsia" w:ascii="Arial" w:hAnsi="Arial" w:eastAsia="宋体" w:cs="Arial"/>
                <w:lang w:eastAsia="zh-CN"/>
              </w:rPr>
            </w:pPr>
            <w:r>
              <w:rPr>
                <w:rFonts w:hint="eastAsia" w:ascii="Times New Roman" w:hAnsi="Arial" w:eastAsia="微软雅黑" w:cs="Arial"/>
                <w:sz w:val="22"/>
                <w:szCs w:val="22"/>
                <w:lang w:val="en-US" w:eastAsia="zh-CN" w:bidi="ar-SA"/>
              </w:rPr>
              <w:t>质量保证主联络点</w:t>
            </w:r>
          </w:p>
        </w:tc>
        <w:tc>
          <w:tcPr>
            <w:tcW w:w="3085" w:type="pct"/>
            <w:gridSpan w:val="8"/>
          </w:tcPr>
          <w:p w14:paraId="25C6632E">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梁林荣</w:t>
            </w:r>
          </w:p>
        </w:tc>
      </w:tr>
      <w:tr w14:paraId="5473A2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394C4D81">
            <w:pPr>
              <w:rPr>
                <w:rFonts w:hint="eastAsia" w:ascii="Arial" w:hAnsi="Arial" w:eastAsia="宋体" w:cs="Arial"/>
                <w:lang w:eastAsia="zh-CN"/>
              </w:rPr>
            </w:pPr>
            <w:r>
              <w:rPr>
                <w:rFonts w:hint="eastAsia" w:ascii="Times New Roman" w:hAnsi="Arial" w:eastAsia="微软雅黑" w:cs="Arial"/>
                <w:sz w:val="22"/>
                <w:szCs w:val="22"/>
                <w:highlight w:val="yellow"/>
                <w:lang w:val="en-US" w:eastAsia="zh-CN" w:bidi="ar-SA"/>
              </w:rPr>
              <w:t>岗位职责</w:t>
            </w:r>
          </w:p>
        </w:tc>
        <w:tc>
          <w:tcPr>
            <w:tcW w:w="3085" w:type="pct"/>
            <w:gridSpan w:val="8"/>
          </w:tcPr>
          <w:p w14:paraId="7D125465">
            <w:pPr>
              <w:pStyle w:val="130"/>
              <w:jc w:val="both"/>
              <w:rPr>
                <w:rFonts w:hint="default" w:eastAsia="宋体"/>
                <w:sz w:val="22"/>
                <w:szCs w:val="22"/>
                <w:lang w:val="en-US" w:eastAsia="zh-CN"/>
              </w:rPr>
            </w:pPr>
            <w:r>
              <w:rPr>
                <w:rFonts w:hint="eastAsia" w:eastAsia="宋体"/>
                <w:sz w:val="22"/>
                <w:szCs w:val="22"/>
                <w:lang w:val="en-US" w:eastAsia="zh-CN"/>
              </w:rPr>
              <w:t>质量负责人</w:t>
            </w:r>
          </w:p>
        </w:tc>
      </w:tr>
      <w:tr w14:paraId="3F8338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5" w:hRule="atLeast"/>
        </w:trPr>
        <w:tc>
          <w:tcPr>
            <w:tcW w:w="1298" w:type="pct"/>
            <w:shd w:val="clear" w:color="auto" w:fill="F1F1F1" w:themeFill="background1" w:themeFillShade="F2"/>
            <w:vAlign w:val="center"/>
          </w:tcPr>
          <w:p w14:paraId="17AB015E">
            <w:pPr>
              <w:rPr>
                <w:rFonts w:hint="eastAsia" w:ascii="Arial" w:hAnsi="Arial" w:eastAsia="宋体" w:cs="Arial"/>
                <w:lang w:eastAsia="zh-CN"/>
              </w:rPr>
            </w:pPr>
            <w:r>
              <w:rPr>
                <w:rFonts w:hint="eastAsia" w:ascii="Times New Roman" w:hAnsi="Arial" w:eastAsia="微软雅黑" w:cs="Arial"/>
                <w:sz w:val="22"/>
                <w:szCs w:val="22"/>
                <w:lang w:val="en-US" w:eastAsia="zh-CN" w:bidi="ar-SA"/>
              </w:rPr>
              <w:t>手机号码</w:t>
            </w:r>
          </w:p>
        </w:tc>
        <w:tc>
          <w:tcPr>
            <w:tcW w:w="3085" w:type="pct"/>
            <w:gridSpan w:val="8"/>
          </w:tcPr>
          <w:p w14:paraId="2AE06995">
            <w:pPr>
              <w:pStyle w:val="130"/>
              <w:jc w:val="both"/>
              <w:rPr>
                <w:rFonts w:hint="default" w:eastAsia="宋体"/>
                <w:sz w:val="22"/>
                <w:szCs w:val="22"/>
                <w:lang w:val="en-US" w:eastAsia="zh-CN"/>
              </w:rPr>
            </w:pPr>
            <w:r>
              <w:rPr>
                <w:rFonts w:hint="eastAsia" w:eastAsia="宋体"/>
                <w:sz w:val="22"/>
                <w:szCs w:val="22"/>
                <w:lang w:val="en-US" w:eastAsia="zh-CN"/>
              </w:rPr>
              <w:t>13902559694</w:t>
            </w:r>
          </w:p>
        </w:tc>
      </w:tr>
      <w:tr w14:paraId="7AA5B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4" w:hRule="atLeast"/>
        </w:trPr>
        <w:tc>
          <w:tcPr>
            <w:tcW w:w="1298" w:type="pct"/>
            <w:shd w:val="clear" w:color="auto" w:fill="F1F1F1" w:themeFill="background1" w:themeFillShade="F2"/>
            <w:vAlign w:val="center"/>
          </w:tcPr>
          <w:p w14:paraId="484A8674">
            <w:pPr>
              <w:rPr>
                <w:rFonts w:hint="eastAsia" w:ascii="Arial" w:hAnsi="Arial" w:eastAsia="宋体" w:cs="Arial"/>
                <w:lang w:eastAsia="zh-CN"/>
              </w:rPr>
            </w:pPr>
            <w:r>
              <w:rPr>
                <w:rFonts w:hint="eastAsia" w:ascii="Times New Roman" w:hAnsi="Arial" w:eastAsia="微软雅黑" w:cs="Arial"/>
                <w:sz w:val="22"/>
                <w:szCs w:val="22"/>
                <w:lang w:val="en-US" w:eastAsia="zh-CN" w:bidi="ar-SA"/>
              </w:rPr>
              <w:t>电子邮件</w:t>
            </w:r>
          </w:p>
        </w:tc>
        <w:tc>
          <w:tcPr>
            <w:tcW w:w="3085" w:type="pct"/>
            <w:gridSpan w:val="8"/>
          </w:tcPr>
          <w:p w14:paraId="4A1A38BA">
            <w:pPr>
              <w:pStyle w:val="130"/>
              <w:jc w:val="both"/>
              <w:rPr>
                <w:rFonts w:hint="default" w:eastAsia="宋体"/>
                <w:sz w:val="22"/>
                <w:szCs w:val="22"/>
                <w:lang w:val="en-US" w:eastAsia="zh-CN"/>
              </w:rPr>
            </w:pPr>
            <w:r>
              <w:rPr>
                <w:rFonts w:hint="eastAsia" w:eastAsia="宋体"/>
                <w:sz w:val="22"/>
                <w:szCs w:val="22"/>
                <w:lang w:val="en-US" w:eastAsia="zh-CN"/>
              </w:rPr>
              <w:t>linrong_liang@shbiochip.com</w:t>
            </w:r>
          </w:p>
        </w:tc>
      </w:tr>
      <w:tr w14:paraId="0BC5D5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103" w:hRule="exact"/>
        </w:trPr>
        <w:tc>
          <w:tcPr>
            <w:tcW w:w="1298" w:type="pct"/>
            <w:shd w:val="clear" w:color="auto" w:fill="F1F1F1" w:themeFill="background1" w:themeFillShade="F2"/>
            <w:vAlign w:val="center"/>
          </w:tcPr>
          <w:p w14:paraId="08401D1D">
            <w:pPr>
              <w:rPr>
                <w:rFonts w:hint="eastAsia" w:ascii="Arial" w:hAnsi="Arial" w:eastAsia="宋体" w:cs="Arial"/>
                <w:lang w:eastAsia="zh-CN"/>
              </w:rPr>
            </w:pPr>
            <w:r>
              <w:rPr>
                <w:rFonts w:hint="eastAsia" w:ascii="Times New Roman" w:hAnsi="Arial" w:eastAsia="微软雅黑" w:cs="Arial"/>
                <w:sz w:val="22"/>
                <w:szCs w:val="22"/>
                <w:lang w:val="en-US" w:eastAsia="zh-CN" w:bidi="ar-SA"/>
              </w:rPr>
              <w:t>企业简介</w:t>
            </w:r>
          </w:p>
        </w:tc>
        <w:tc>
          <w:tcPr>
            <w:tcW w:w="3085" w:type="pct"/>
            <w:gridSpan w:val="8"/>
            <w:vAlign w:val="center"/>
          </w:tcPr>
          <w:p w14:paraId="492A8969">
            <w:pPr>
              <w:pStyle w:val="130"/>
              <w:jc w:val="both"/>
              <w:rPr>
                <w:sz w:val="22"/>
                <w:szCs w:val="22"/>
                <w:lang w:val="en-GB"/>
              </w:rPr>
            </w:pPr>
            <w:r>
              <w:rPr>
                <w:rFonts w:ascii="Segoe UI" w:hAnsi="Segoe UI" w:eastAsia="Segoe UI" w:cs="Segoe UI"/>
                <w:i w:val="0"/>
                <w:iCs w:val="0"/>
                <w:caps w:val="0"/>
                <w:color w:val="0F1115"/>
                <w:spacing w:val="0"/>
                <w:sz w:val="24"/>
                <w:szCs w:val="24"/>
                <w:shd w:val="clear" w:fill="FFFFFF"/>
              </w:rPr>
              <w:t>上海芯超医学检验所有限公司是上海芯超生物科技有限公司的全资子公司，成立于2016年，位于上海市浦东新区周浦镇紫萍路908弄15号，注册资本4581万元人民币。占地面积1858.94平方米，其中实验场地892.29平方米。公司为独立法人、股份制营利性医疗机构，开展临床微生物学、病理学、临床细胞分子学等医学检验和病理项目，按CNAS-CL02：2023等认可准则建立质量管理体系。</w:t>
            </w:r>
          </w:p>
        </w:tc>
      </w:tr>
      <w:tr w14:paraId="2AFB4F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15" w:hRule="exact"/>
        </w:trPr>
        <w:tc>
          <w:tcPr>
            <w:tcW w:w="1298" w:type="pct"/>
            <w:shd w:val="clear" w:color="auto" w:fill="F1F1F1" w:themeFill="background1" w:themeFillShade="F2"/>
            <w:vAlign w:val="center"/>
          </w:tcPr>
          <w:p w14:paraId="70FAEFE3">
            <w:pPr>
              <w:rPr>
                <w:rFonts w:hint="eastAsia" w:ascii="Arial" w:hAnsi="Arial" w:eastAsia="宋体" w:cs="Arial"/>
                <w:lang w:eastAsia="zh-CN"/>
              </w:rPr>
            </w:pPr>
            <w:r>
              <w:rPr>
                <w:rFonts w:hint="eastAsia" w:ascii="Times New Roman" w:hAnsi="Arial" w:eastAsia="微软雅黑" w:cs="Arial"/>
                <w:sz w:val="22"/>
                <w:szCs w:val="22"/>
                <w:lang w:val="en-US" w:eastAsia="zh-CN" w:bidi="ar-SA"/>
              </w:rPr>
              <w:t>贵公司为生物技术及制药行业提供临床试验支持服务已有多久？</w:t>
            </w:r>
          </w:p>
          <w:p w14:paraId="0E79D069">
            <w:pPr>
              <w:rPr>
                <w:rFonts w:ascii="Arial" w:hAnsi="Arial" w:cs="Arial"/>
              </w:rPr>
            </w:pPr>
          </w:p>
        </w:tc>
        <w:tc>
          <w:tcPr>
            <w:tcW w:w="3085" w:type="pct"/>
            <w:gridSpan w:val="8"/>
            <w:vAlign w:val="center"/>
          </w:tcPr>
          <w:p w14:paraId="559D0243">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自2019年起</w:t>
            </w:r>
          </w:p>
        </w:tc>
      </w:tr>
      <w:tr w14:paraId="6D22A8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7" w:hRule="exact"/>
        </w:trPr>
        <w:tc>
          <w:tcPr>
            <w:tcW w:w="1298" w:type="pct"/>
            <w:shd w:val="clear" w:color="auto" w:fill="F1F1F1" w:themeFill="background1" w:themeFillShade="F2"/>
            <w:vAlign w:val="center"/>
          </w:tcPr>
          <w:p w14:paraId="27F51117">
            <w:pPr>
              <w:rPr>
                <w:rFonts w:hint="eastAsia" w:ascii="Arial" w:hAnsi="Arial" w:eastAsia="宋体" w:cs="Arial"/>
                <w:lang w:eastAsia="zh-CN"/>
              </w:rPr>
            </w:pPr>
            <w:r>
              <w:rPr>
                <w:rFonts w:hint="eastAsia" w:ascii="Times New Roman" w:hAnsi="Arial" w:eastAsia="微软雅黑" w:cs="Arial"/>
                <w:sz w:val="22"/>
                <w:szCs w:val="22"/>
                <w:lang w:val="en-US" w:eastAsia="zh-CN" w:bidi="ar-SA"/>
              </w:rPr>
              <w:t>公司运营地点</w:t>
            </w:r>
          </w:p>
        </w:tc>
        <w:tc>
          <w:tcPr>
            <w:tcW w:w="3085" w:type="pct"/>
            <w:gridSpan w:val="8"/>
            <w:vAlign w:val="center"/>
          </w:tcPr>
          <w:p w14:paraId="4D114571">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全球</w:t>
            </w:r>
          </w:p>
          <w:p w14:paraId="1E05144B">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非洲</w:t>
            </w:r>
          </w:p>
          <w:p w14:paraId="11CC8E12">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亚太地区</w:t>
            </w:r>
          </w:p>
          <w:p w14:paraId="7887BA0B">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中美洲与南美洲</w:t>
            </w:r>
          </w:p>
          <w:p w14:paraId="7996DDF8">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欧洲</w:t>
            </w:r>
          </w:p>
          <w:p w14:paraId="053A4F60">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中东</w:t>
            </w:r>
          </w:p>
          <w:p w14:paraId="12D32D32">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北美</w:t>
            </w:r>
          </w:p>
        </w:tc>
      </w:tr>
      <w:tr w14:paraId="36E104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052" w:hRule="exact"/>
        </w:trPr>
        <w:tc>
          <w:tcPr>
            <w:tcW w:w="1298" w:type="pct"/>
            <w:shd w:val="clear" w:color="auto" w:fill="F1F1F1" w:themeFill="background1" w:themeFillShade="F2"/>
            <w:vAlign w:val="center"/>
          </w:tcPr>
          <w:p w14:paraId="06438DDC">
            <w:pPr>
              <w:rPr>
                <w:rFonts w:hint="eastAsia" w:ascii="Arial" w:hAnsi="Arial" w:eastAsia="宋体" w:cs="Arial"/>
                <w:highlight w:val="darkGray"/>
                <w:lang w:eastAsia="zh-CN"/>
              </w:rPr>
            </w:pPr>
            <w:r>
              <w:rPr>
                <w:rFonts w:hint="eastAsia" w:ascii="Times New Roman" w:hAnsi="Arial" w:eastAsia="微软雅黑" w:cs="Arial"/>
                <w:sz w:val="22"/>
                <w:szCs w:val="22"/>
                <w:lang w:val="en-US" w:eastAsia="zh-CN" w:bidi="ar-SA"/>
              </w:rPr>
              <w:t>请说明您的专业领域</w:t>
            </w:r>
          </w:p>
        </w:tc>
        <w:tc>
          <w:tcPr>
            <w:tcW w:w="3085" w:type="pct"/>
            <w:gridSpan w:val="8"/>
          </w:tcPr>
          <w:p w14:paraId="76AB1B63">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特别分析</w:t>
            </w:r>
          </w:p>
          <w:p w14:paraId="4E2F487A">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安全性测试</w:t>
            </w:r>
          </w:p>
          <w:p w14:paraId="5870987E">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PK/PD</w:t>
            </w:r>
          </w:p>
          <w:p w14:paraId="76840ABC">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加工（分装、 PBMC 分离）</w:t>
            </w:r>
          </w:p>
          <w:p w14:paraId="52E43E74">
            <w:pPr>
              <w:pStyle w:val="130"/>
              <w:jc w:val="both"/>
              <w:rPr>
                <w:rFonts w:hint="eastAsia" w:eastAsia="宋体"/>
                <w:sz w:val="22"/>
                <w:szCs w:val="22"/>
                <w:lang w:val="en-GB" w:eastAsia="zh-CN"/>
              </w:rPr>
            </w:pPr>
            <w:r>
              <w:rPr>
                <w:rFonts w:hint="eastAsia" w:ascii="Times New Roman" w:hAnsi="Arial" w:eastAsia="微软雅黑" w:cs="Arial"/>
                <w:color w:val="000000"/>
                <w:sz w:val="22"/>
                <w:szCs w:val="22"/>
                <w:lang w:val="en-GB" w:eastAsia="zh-CN" w:bidi="ar-SA"/>
              </w:rPr>
              <w:t>☒ 方法验证</w:t>
            </w:r>
          </w:p>
          <w:p w14:paraId="5586775C">
            <w:pPr>
              <w:pStyle w:val="130"/>
              <w:rPr>
                <w:rFonts w:hint="default" w:eastAsia="宋体"/>
                <w:i/>
                <w:sz w:val="22"/>
                <w:szCs w:val="22"/>
                <w:highlight w:val="lightGray"/>
                <w:lang w:val="en-US" w:eastAsia="zh-CN"/>
              </w:rPr>
            </w:pPr>
            <w:r>
              <w:rPr>
                <w:rFonts w:hint="eastAsia" w:ascii="Times New Roman" w:hAnsi="Arial" w:eastAsia="微软雅黑" w:cs="Arial"/>
                <w:i/>
                <w:color w:val="000000"/>
                <w:sz w:val="22"/>
                <w:szCs w:val="22"/>
                <w:lang w:val="en-US" w:eastAsia="zh-CN" w:bidi="ar-SA"/>
              </w:rPr>
              <w:t>其他（请注明）：临床病理学诊断（IHC &amp;ISH）、临床细菌培养（幽门螺杆菌培养及药敏试验）、肠道菌群检测、细胞培养与传代、病毒种子液制备、病毒滴度测定、ELISA、TCID50</w:t>
            </w:r>
          </w:p>
        </w:tc>
      </w:tr>
      <w:tr w14:paraId="5F4700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625" w:hRule="exact"/>
        </w:trPr>
        <w:tc>
          <w:tcPr>
            <w:tcW w:w="1298" w:type="pct"/>
            <w:shd w:val="clear" w:color="auto" w:fill="F1F1F1" w:themeFill="background1" w:themeFillShade="F2"/>
            <w:vAlign w:val="center"/>
          </w:tcPr>
          <w:p w14:paraId="6DE660BE">
            <w:pPr>
              <w:rPr>
                <w:rFonts w:hint="eastAsia" w:ascii="Arial" w:hAnsi="Arial" w:eastAsia="宋体" w:cs="Arial"/>
                <w:highlight w:val="darkGray"/>
                <w:lang w:eastAsia="zh-CN"/>
              </w:rPr>
            </w:pPr>
            <w:r>
              <w:rPr>
                <w:rFonts w:hint="eastAsia" w:ascii="Times New Roman" w:hAnsi="Arial" w:eastAsia="微软雅黑" w:cs="Arial"/>
                <w:sz w:val="22"/>
                <w:szCs w:val="22"/>
                <w:lang w:val="en-US" w:eastAsia="zh-CN" w:bidi="ar-SA"/>
              </w:rPr>
              <w:t>与提供给 CERBA 研究的服务/测试相关的补充信息</w:t>
            </w:r>
          </w:p>
        </w:tc>
        <w:tc>
          <w:tcPr>
            <w:tcW w:w="3085" w:type="pct"/>
            <w:gridSpan w:val="8"/>
          </w:tcPr>
          <w:p w14:paraId="62D5652A">
            <w:pPr>
              <w:pStyle w:val="130"/>
              <w:rPr>
                <w:rFonts w:hint="eastAsia" w:ascii="Times New Roman" w:hAnsi="Arial" w:eastAsia="微软雅黑" w:cs="Arial"/>
                <w:i/>
                <w:color w:val="000000"/>
                <w:sz w:val="22"/>
                <w:szCs w:val="22"/>
                <w:lang w:val="en-GB" w:eastAsia="zh-CN" w:bidi="ar-SA"/>
              </w:rPr>
            </w:pPr>
            <w:r>
              <w:rPr>
                <w:rFonts w:hint="eastAsia" w:ascii="Times New Roman" w:hAnsi="Arial" w:eastAsia="微软雅黑" w:cs="Arial"/>
                <w:i/>
                <w:color w:val="000000"/>
                <w:sz w:val="22"/>
                <w:szCs w:val="22"/>
                <w:lang w:val="en-GB" w:eastAsia="zh-CN" w:bidi="ar-SA"/>
              </w:rPr>
              <w:t>请提供相关信息：</w:t>
            </w:r>
          </w:p>
          <w:p w14:paraId="4D6337A5">
            <w:pPr>
              <w:pStyle w:val="130"/>
              <w:rPr>
                <w:rFonts w:hint="default" w:ascii="Times New Roman" w:hAnsi="Arial" w:eastAsia="微软雅黑" w:cs="Arial"/>
                <w:i/>
                <w:color w:val="000000"/>
                <w:sz w:val="22"/>
                <w:szCs w:val="22"/>
                <w:lang w:val="en-US" w:eastAsia="zh-CN" w:bidi="ar-SA"/>
              </w:rPr>
            </w:pPr>
            <w:r>
              <w:rPr>
                <w:rFonts w:hint="eastAsia" w:ascii="Times New Roman" w:eastAsia="微软雅黑" w:cs="Arial"/>
                <w:i/>
                <w:color w:val="000000"/>
                <w:sz w:val="22"/>
                <w:szCs w:val="22"/>
                <w:lang w:val="en-US" w:eastAsia="zh-CN" w:bidi="ar-SA"/>
              </w:rPr>
              <w:t>RT-qPCR, 测序，细胞培养，火鸡抽血，病毒培养，病毒滴定，TICD50，E-Lisa, EC50</w:t>
            </w:r>
          </w:p>
        </w:tc>
      </w:tr>
      <w:tr w14:paraId="6C4643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1298" w:type="pct"/>
            <w:shd w:val="clear" w:color="auto" w:fill="F1F1F1" w:themeFill="background1" w:themeFillShade="F2"/>
            <w:vAlign w:val="center"/>
          </w:tcPr>
          <w:p w14:paraId="3DC57A87">
            <w:pPr>
              <w:rPr>
                <w:rFonts w:hint="eastAsia" w:ascii="Arial" w:hAnsi="Arial" w:eastAsia="宋体" w:cs="Arial"/>
                <w:lang w:eastAsia="zh-CN"/>
              </w:rPr>
            </w:pPr>
            <w:r>
              <w:rPr>
                <w:rFonts w:hint="eastAsia" w:ascii="Times New Roman" w:hAnsi="Arial" w:eastAsia="微软雅黑" w:cs="Arial"/>
                <w:sz w:val="22"/>
                <w:szCs w:val="22"/>
                <w:lang w:val="en-US" w:eastAsia="zh-CN" w:bidi="ar-SA"/>
              </w:rPr>
              <w:t>过去两年内的营业额</w:t>
            </w:r>
          </w:p>
        </w:tc>
        <w:tc>
          <w:tcPr>
            <w:tcW w:w="3085" w:type="pct"/>
            <w:gridSpan w:val="8"/>
            <w:vAlign w:val="center"/>
          </w:tcPr>
          <w:p w14:paraId="2ACCAF8D">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8000万</w:t>
            </w:r>
          </w:p>
          <w:p w14:paraId="4246EB2D">
            <w:pPr>
              <w:pStyle w:val="130"/>
              <w:jc w:val="both"/>
              <w:rPr>
                <w:sz w:val="22"/>
                <w:szCs w:val="22"/>
                <w:lang w:val="en-US"/>
              </w:rPr>
            </w:pPr>
          </w:p>
        </w:tc>
      </w:tr>
      <w:tr w14:paraId="5554CB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42" w:hRule="exact"/>
        </w:trPr>
        <w:tc>
          <w:tcPr>
            <w:tcW w:w="1298" w:type="pct"/>
            <w:vMerge w:val="restart"/>
            <w:shd w:val="clear" w:color="auto" w:fill="F1F1F1" w:themeFill="background1" w:themeFillShade="F2"/>
            <w:vAlign w:val="center"/>
          </w:tcPr>
          <w:p w14:paraId="0A390143">
            <w:pPr>
              <w:rPr>
                <w:rFonts w:hint="eastAsia" w:ascii="Arial" w:hAnsi="Arial" w:eastAsia="宋体" w:cs="Arial"/>
                <w:lang w:eastAsia="zh-CN"/>
              </w:rPr>
            </w:pPr>
            <w:r>
              <w:rPr>
                <w:rFonts w:hint="eastAsia" w:ascii="Times New Roman" w:hAnsi="Arial" w:eastAsia="微软雅黑" w:cs="Arial"/>
                <w:sz w:val="22"/>
                <w:szCs w:val="22"/>
                <w:lang w:val="en-US" w:eastAsia="zh-CN" w:bidi="ar-SA"/>
              </w:rPr>
              <w:t>员工人数</w:t>
            </w:r>
          </w:p>
        </w:tc>
        <w:tc>
          <w:tcPr>
            <w:tcW w:w="837" w:type="pct"/>
            <w:gridSpan w:val="2"/>
            <w:shd w:val="clear" w:color="auto" w:fill="F1F1F1" w:themeFill="background1" w:themeFillShade="F2"/>
            <w:vAlign w:val="center"/>
          </w:tcPr>
          <w:p w14:paraId="1C98D91C">
            <w:pPr>
              <w:ind w:left="173"/>
              <w:rPr>
                <w:rFonts w:hint="eastAsia" w:ascii="Arial" w:hAnsi="Arial" w:eastAsia="宋体" w:cs="Arial"/>
                <w:lang w:eastAsia="zh-CN"/>
              </w:rPr>
            </w:pPr>
            <w:r>
              <w:rPr>
                <w:rFonts w:hint="eastAsia" w:ascii="Times New Roman" w:hAnsi="Arial" w:eastAsia="微软雅黑" w:cs="Arial"/>
                <w:sz w:val="22"/>
                <w:szCs w:val="22"/>
                <w:lang w:val="en-US" w:eastAsia="zh-CN" w:bidi="ar-SA"/>
              </w:rPr>
              <w:t>优质团队</w:t>
            </w:r>
          </w:p>
        </w:tc>
        <w:tc>
          <w:tcPr>
            <w:tcW w:w="837" w:type="pct"/>
            <w:gridSpan w:val="3"/>
            <w:shd w:val="clear" w:color="auto" w:fill="F1F1F1" w:themeFill="background1" w:themeFillShade="F2"/>
            <w:vAlign w:val="center"/>
          </w:tcPr>
          <w:p w14:paraId="573489C4">
            <w:pPr>
              <w:ind w:left="31"/>
              <w:rPr>
                <w:rFonts w:hint="eastAsia" w:ascii="Arial" w:hAnsi="Arial" w:eastAsia="宋体" w:cs="Arial"/>
                <w:lang w:eastAsia="zh-CN"/>
              </w:rPr>
            </w:pPr>
            <w:r>
              <w:rPr>
                <w:rFonts w:hint="eastAsia" w:ascii="Times New Roman" w:hAnsi="Arial" w:eastAsia="微软雅黑" w:cs="Arial"/>
                <w:sz w:val="22"/>
                <w:szCs w:val="22"/>
                <w:lang w:val="en-US" w:eastAsia="zh-CN" w:bidi="ar-SA"/>
              </w:rPr>
              <w:t>实验室工作人员</w:t>
            </w:r>
          </w:p>
        </w:tc>
        <w:tc>
          <w:tcPr>
            <w:tcW w:w="836" w:type="pct"/>
            <w:gridSpan w:val="2"/>
            <w:shd w:val="clear" w:color="auto" w:fill="F1F1F1" w:themeFill="background1" w:themeFillShade="F2"/>
            <w:vAlign w:val="center"/>
          </w:tcPr>
          <w:p w14:paraId="3CB5BF07">
            <w:pPr>
              <w:rPr>
                <w:rFonts w:hint="eastAsia" w:ascii="Arial" w:hAnsi="Arial" w:eastAsia="宋体" w:cs="Arial"/>
                <w:lang w:eastAsia="zh-CN"/>
              </w:rPr>
            </w:pPr>
            <w:r>
              <w:rPr>
                <w:rFonts w:hint="eastAsia" w:ascii="Times New Roman" w:hAnsi="Arial" w:eastAsia="微软雅黑" w:cs="Arial"/>
                <w:sz w:val="22"/>
                <w:szCs w:val="22"/>
                <w:lang w:val="en-US" w:eastAsia="zh-CN" w:bidi="ar-SA"/>
              </w:rPr>
              <w:t>行政/其他</w:t>
            </w:r>
          </w:p>
        </w:tc>
        <w:tc>
          <w:tcPr>
            <w:tcW w:w="573" w:type="pct"/>
            <w:shd w:val="clear" w:color="auto" w:fill="F1F1F1" w:themeFill="background1" w:themeFillShade="F2"/>
            <w:vAlign w:val="center"/>
          </w:tcPr>
          <w:p w14:paraId="2767F6EB">
            <w:pPr>
              <w:ind w:left="16"/>
              <w:rPr>
                <w:rFonts w:hint="eastAsia" w:ascii="Arial" w:hAnsi="Arial" w:eastAsia="宋体" w:cs="Arial"/>
                <w:lang w:eastAsia="zh-CN"/>
              </w:rPr>
            </w:pPr>
            <w:r>
              <w:rPr>
                <w:rFonts w:hint="eastAsia" w:ascii="Times New Roman" w:hAnsi="Arial" w:eastAsia="微软雅黑" w:cs="Arial"/>
                <w:sz w:val="22"/>
                <w:szCs w:val="22"/>
                <w:lang w:val="en-US" w:eastAsia="zh-CN" w:bidi="ar-SA"/>
              </w:rPr>
              <w:t>IT人员</w:t>
            </w:r>
          </w:p>
        </w:tc>
      </w:tr>
      <w:tr w14:paraId="205989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465" w:hRule="atLeast"/>
        </w:trPr>
        <w:tc>
          <w:tcPr>
            <w:tcW w:w="1298" w:type="pct"/>
            <w:vMerge w:val="continue"/>
            <w:vAlign w:val="center"/>
          </w:tcPr>
          <w:p w14:paraId="0CBA4C1A">
            <w:pPr>
              <w:rPr>
                <w:rFonts w:ascii="Arial" w:hAnsi="Arial" w:cs="Arial"/>
              </w:rPr>
            </w:pPr>
          </w:p>
        </w:tc>
        <w:tc>
          <w:tcPr>
            <w:tcW w:w="837" w:type="pct"/>
            <w:gridSpan w:val="2"/>
            <w:vAlign w:val="center"/>
          </w:tcPr>
          <w:p w14:paraId="3D14282C">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4</w:t>
            </w:r>
          </w:p>
        </w:tc>
        <w:tc>
          <w:tcPr>
            <w:tcW w:w="837" w:type="pct"/>
            <w:gridSpan w:val="3"/>
            <w:vAlign w:val="center"/>
          </w:tcPr>
          <w:p w14:paraId="0054C044">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30</w:t>
            </w:r>
          </w:p>
        </w:tc>
        <w:tc>
          <w:tcPr>
            <w:tcW w:w="836" w:type="pct"/>
            <w:gridSpan w:val="2"/>
            <w:vAlign w:val="center"/>
          </w:tcPr>
          <w:p w14:paraId="30D5E292">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9</w:t>
            </w:r>
          </w:p>
        </w:tc>
        <w:tc>
          <w:tcPr>
            <w:tcW w:w="573" w:type="pct"/>
            <w:vAlign w:val="center"/>
          </w:tcPr>
          <w:p w14:paraId="301BCF0C">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2</w:t>
            </w:r>
          </w:p>
        </w:tc>
      </w:tr>
      <w:tr w14:paraId="396CFC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793" w:type="pct"/>
            <w:gridSpan w:val="5"/>
            <w:shd w:val="clear" w:color="auto" w:fill="F1F1F1" w:themeFill="background1" w:themeFillShade="F2"/>
            <w:vAlign w:val="center"/>
          </w:tcPr>
          <w:p w14:paraId="30678C52">
            <w:pPr>
              <w:rPr>
                <w:rFonts w:hint="eastAsia" w:ascii="Arial" w:hAnsi="Arial" w:eastAsia="宋体" w:cs="Arial"/>
                <w:lang w:eastAsia="zh-CN"/>
              </w:rPr>
            </w:pPr>
            <w:r>
              <w:rPr>
                <w:rFonts w:hint="eastAsia" w:ascii="Times New Roman" w:hAnsi="Arial" w:eastAsia="微软雅黑" w:cs="Arial"/>
                <w:sz w:val="22"/>
                <w:szCs w:val="22"/>
                <w:lang w:val="en-US" w:eastAsia="zh-CN" w:bidi="ar-SA"/>
              </w:rPr>
              <w:t>您的公司是否为母公司旗下的子公司？</w:t>
            </w:r>
          </w:p>
        </w:tc>
        <w:tc>
          <w:tcPr>
            <w:tcW w:w="1590" w:type="pct"/>
            <w:gridSpan w:val="4"/>
            <w:vAlign w:val="center"/>
          </w:tcPr>
          <w:p w14:paraId="30491A30">
            <w:pPr>
              <w:rPr>
                <w:rFonts w:hint="eastAsia" w:ascii="Arial" w:hAnsi="Arial" w:eastAsia="宋体" w:cs="Arial"/>
                <w:lang w:eastAsia="zh-CN"/>
              </w:rPr>
            </w:pPr>
            <w:r>
              <w:rPr>
                <w:rFonts w:ascii="Arial" w:hAnsi="Arial" w:cs="Arial"/>
                <w:sz w:val="24"/>
                <w:szCs w:val="24"/>
                <w:highlight w:val="yellow"/>
              </w:rPr>
              <w:sym w:font="Wingdings" w:char="00FE"/>
            </w:r>
            <w:r>
              <w:rPr>
                <w:rFonts w:hint="eastAsia" w:ascii="Times New Roman" w:hAnsi="Arial" w:eastAsia="微软雅黑" w:cs="Arial"/>
                <w:sz w:val="22"/>
                <w:szCs w:val="22"/>
                <w:highlight w:val="yellow"/>
                <w:lang w:val="en-US" w:eastAsia="zh-CN" w:bidi="ar-SA"/>
              </w:rPr>
              <w:t>是</w:t>
            </w:r>
            <w:r>
              <w:rPr>
                <w:rFonts w:hint="eastAsia" w:ascii="Times New Roman" w:hAnsi="Arial" w:eastAsia="微软雅黑" w:cs="Arial"/>
                <w:sz w:val="22"/>
                <w:szCs w:val="22"/>
                <w:lang w:val="en-US" w:eastAsia="zh-CN" w:bidi="ar-SA"/>
              </w:rPr>
              <w:t xml:space="preserve"> 否                     是 否</w:t>
            </w:r>
            <w:r>
              <w:rPr>
                <w:rFonts w:ascii="Arial" w:hAnsi="Arial" w:cs="Arial"/>
              </w:rPr>
              <w:fldChar w:fldCharType="begin">
                <w:ffData>
                  <w:name w:val="Check3"/>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r>
      <w:tr w14:paraId="02ED26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6" w:hRule="atLeast"/>
        </w:trPr>
        <w:tc>
          <w:tcPr>
            <w:tcW w:w="4383" w:type="pct"/>
            <w:gridSpan w:val="9"/>
            <w:shd w:val="clear" w:color="auto" w:fill="F1F1F1" w:themeFill="background1" w:themeFillShade="F2"/>
            <w:vAlign w:val="center"/>
          </w:tcPr>
          <w:p w14:paraId="634D98E8">
            <w:pPr>
              <w:rPr>
                <w:rFonts w:hint="eastAsia" w:ascii="Arial" w:hAnsi="Arial" w:eastAsia="宋体" w:cs="Arial"/>
                <w:lang w:eastAsia="zh-CN"/>
              </w:rPr>
            </w:pPr>
            <w:r>
              <w:rPr>
                <w:rFonts w:hint="eastAsia" w:ascii="Times New Roman" w:hAnsi="Arial" w:eastAsia="微软雅黑" w:cs="Arial"/>
                <w:sz w:val="22"/>
                <w:szCs w:val="22"/>
                <w:lang w:val="en-US" w:eastAsia="zh-CN" w:bidi="ar-SA"/>
              </w:rPr>
              <w:t>如是，请注明母公司的名称及地址。</w:t>
            </w:r>
          </w:p>
        </w:tc>
      </w:tr>
      <w:tr w14:paraId="47ECA8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23" w:hRule="atLeast"/>
        </w:trPr>
        <w:tc>
          <w:tcPr>
            <w:tcW w:w="4383" w:type="pct"/>
            <w:gridSpan w:val="9"/>
            <w:vAlign w:val="center"/>
          </w:tcPr>
          <w:p w14:paraId="4F471818">
            <w:pPr>
              <w:rPr>
                <w:rFonts w:hint="eastAsia" w:ascii="Arial" w:hAnsi="Arial" w:eastAsia="宋体" w:cs="Arial"/>
                <w:lang w:val="en-US" w:eastAsia="zh-CN"/>
              </w:rPr>
            </w:pPr>
            <w:r>
              <w:rPr>
                <w:rFonts w:hint="eastAsia" w:ascii="Times New Roman" w:hAnsi="Arial" w:eastAsia="微软雅黑" w:cs="Arial"/>
                <w:sz w:val="22"/>
                <w:szCs w:val="22"/>
                <w:lang w:val="en-US" w:eastAsia="zh-CN" w:bidi="ar-SA"/>
              </w:rPr>
              <w:t>上海芯超生物科技有限公司</w:t>
            </w:r>
          </w:p>
          <w:p w14:paraId="680895F3">
            <w:pPr>
              <w:rPr>
                <w:rFonts w:hint="default" w:ascii="Arial" w:hAnsi="Arial" w:eastAsia="宋体" w:cs="Arial"/>
                <w:lang w:val="en-US" w:eastAsia="zh-CN"/>
              </w:rPr>
            </w:pPr>
            <w:r>
              <w:rPr>
                <w:rFonts w:hint="eastAsia" w:ascii="Times New Roman" w:hAnsi="Arial" w:eastAsia="微软雅黑" w:cs="Arial"/>
                <w:sz w:val="22"/>
                <w:szCs w:val="22"/>
                <w:lang w:val="en-US" w:eastAsia="zh-CN" w:bidi="ar-SA"/>
              </w:rPr>
              <w:t>中国上海市浦东新区张江镇李冰路151号</w:t>
            </w:r>
          </w:p>
          <w:p w14:paraId="4B77BF13">
            <w:pPr>
              <w:pStyle w:val="2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48" w:afterAutospacing="0"/>
              <w:ind w:left="0" w:right="0" w:firstLine="448"/>
            </w:pPr>
            <w:r>
              <w:t>上海芯超生物科技有限公司成立于2003年12月，是上海生物芯片有限公司联合舰队，主要负责中心平台的业务运营，包括临床转化CBDTM新范式。为国家专精特新小巨人、上海市重点高新技术企业。目前已经形成中心主导地位，芯超-芯片双轮驱动的创新联合体运作模式与发展格局。</w:t>
            </w:r>
          </w:p>
          <w:p w14:paraId="61FD19A5">
            <w:pPr>
              <w:pStyle w:val="2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48"/>
            </w:pPr>
            <w:r>
              <w:t>上海生物芯片有限公司成立于2001年8月，由上海科技创业投资（集团）有限公司、上海张江（集团）有限公司、中科院上海有关院所、上海交通大学等在上海的国内知名大学、研究所、医院和企业共同组建而成，经国家发展与改革委员会批准公司建设和运行"生物芯片上海国家工程研究中心"，该中心是我国生物医药领域规模最大的生物技术国家工程研究中心之一。中心是全国生物样本标准化技术委员会（TC559）、中国医药生物技术协会组织生物样本库分会（BBCMBA）与中国抗癌协会肿瘤样本整合研究分会的秘书处与主任委员单位。</w:t>
            </w:r>
          </w:p>
          <w:p w14:paraId="0D09DA68">
            <w:pPr>
              <w:rPr>
                <w:rFonts w:ascii="Arial" w:hAnsi="Arial" w:cs="Arial"/>
              </w:rPr>
            </w:pPr>
          </w:p>
          <w:p w14:paraId="799C47D2">
            <w:pPr>
              <w:rPr>
                <w:rFonts w:ascii="Arial" w:hAnsi="Arial" w:cs="Arial"/>
              </w:rPr>
            </w:pPr>
          </w:p>
        </w:tc>
      </w:tr>
      <w:tr w14:paraId="0B9121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66" w:hRule="atLeast"/>
        </w:trPr>
        <w:tc>
          <w:tcPr>
            <w:tcW w:w="4383" w:type="pct"/>
            <w:gridSpan w:val="9"/>
            <w:shd w:val="clear" w:color="auto" w:fill="F1F1F1" w:themeFill="background1" w:themeFillShade="F2"/>
            <w:vAlign w:val="center"/>
          </w:tcPr>
          <w:p w14:paraId="4FBDB3D4">
            <w:pPr>
              <w:ind w:left="22"/>
              <w:rPr>
                <w:rFonts w:hint="eastAsia" w:ascii="Arial" w:hAnsi="Arial" w:eastAsia="宋体" w:cs="Arial"/>
                <w:lang w:eastAsia="zh-CN"/>
              </w:rPr>
            </w:pPr>
            <w:r>
              <w:rPr>
                <w:rFonts w:hint="eastAsia" w:ascii="Times New Roman" w:hAnsi="Arial" w:eastAsia="微软雅黑" w:cs="Arial"/>
                <w:sz w:val="22"/>
                <w:szCs w:val="22"/>
                <w:lang w:val="en-US" w:eastAsia="zh-CN" w:bidi="ar-SA"/>
              </w:rPr>
              <w:t>请列出您在过去两年内为客户提供服务的主要客户名单；优先选择与当前申请所涉及的区域或产品范围相同的客户。</w:t>
            </w:r>
          </w:p>
        </w:tc>
      </w:tr>
      <w:tr w14:paraId="4028BC8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shd w:val="clear" w:color="auto" w:fill="F1F1F1" w:themeFill="background1" w:themeFillShade="F2"/>
            <w:vAlign w:val="center"/>
          </w:tcPr>
          <w:p w14:paraId="0086BAD3">
            <w:pPr>
              <w:jc w:val="center"/>
              <w:rPr>
                <w:rFonts w:hint="eastAsia" w:ascii="Arial" w:hAnsi="Arial" w:eastAsia="宋体" w:cs="Arial"/>
                <w:lang w:eastAsia="zh-CN"/>
              </w:rPr>
            </w:pPr>
            <w:r>
              <w:rPr>
                <w:rFonts w:hint="eastAsia" w:ascii="Times New Roman" w:hAnsi="Arial" w:eastAsia="微软雅黑" w:cs="Arial"/>
                <w:sz w:val="22"/>
                <w:szCs w:val="22"/>
                <w:lang w:val="en-US" w:eastAsia="zh-CN" w:bidi="ar-SA"/>
              </w:rPr>
              <w:t>公司名称：</w:t>
            </w:r>
          </w:p>
        </w:tc>
        <w:tc>
          <w:tcPr>
            <w:tcW w:w="1799" w:type="pct"/>
            <w:gridSpan w:val="5"/>
            <w:shd w:val="clear" w:color="auto" w:fill="F1F1F1" w:themeFill="background1" w:themeFillShade="F2"/>
            <w:vAlign w:val="center"/>
          </w:tcPr>
          <w:p w14:paraId="7DE32C67">
            <w:pPr>
              <w:jc w:val="center"/>
              <w:rPr>
                <w:rFonts w:hint="eastAsia" w:ascii="Arial" w:hAnsi="Arial" w:eastAsia="宋体" w:cs="Arial"/>
                <w:lang w:eastAsia="zh-CN"/>
              </w:rPr>
            </w:pPr>
            <w:r>
              <w:rPr>
                <w:rFonts w:hint="eastAsia" w:ascii="Times New Roman" w:hAnsi="Arial" w:eastAsia="微软雅黑" w:cs="Arial"/>
                <w:sz w:val="22"/>
                <w:szCs w:val="22"/>
                <w:lang w:val="en-US" w:eastAsia="zh-CN" w:bidi="ar-SA"/>
              </w:rPr>
              <w:t>联系人姓名：</w:t>
            </w:r>
          </w:p>
        </w:tc>
      </w:tr>
      <w:tr w14:paraId="73730D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746EC59F">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c>
          <w:tcPr>
            <w:tcW w:w="1799" w:type="pct"/>
            <w:gridSpan w:val="5"/>
            <w:vAlign w:val="center"/>
          </w:tcPr>
          <w:p w14:paraId="0E633425">
            <w:pPr>
              <w:pStyle w:val="130"/>
              <w:jc w:val="both"/>
              <w:rPr>
                <w:sz w:val="22"/>
                <w:szCs w:val="22"/>
                <w:lang w:val="en-US"/>
              </w:rPr>
            </w:pPr>
          </w:p>
          <w:p w14:paraId="24FCD2AF">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N/A</w:t>
            </w:r>
          </w:p>
        </w:tc>
      </w:tr>
      <w:tr w14:paraId="2B6F74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57F13184">
            <w:pPr>
              <w:pStyle w:val="130"/>
              <w:jc w:val="both"/>
              <w:rPr>
                <w:sz w:val="22"/>
                <w:szCs w:val="22"/>
                <w:lang w:val="en-US"/>
              </w:rPr>
            </w:pPr>
          </w:p>
        </w:tc>
        <w:tc>
          <w:tcPr>
            <w:tcW w:w="1799" w:type="pct"/>
            <w:gridSpan w:val="5"/>
            <w:vAlign w:val="center"/>
          </w:tcPr>
          <w:p w14:paraId="404846ED">
            <w:pPr>
              <w:pStyle w:val="130"/>
              <w:jc w:val="both"/>
              <w:rPr>
                <w:sz w:val="22"/>
                <w:szCs w:val="22"/>
                <w:lang w:val="en-US"/>
              </w:rPr>
            </w:pPr>
          </w:p>
          <w:p w14:paraId="77E6AC5D">
            <w:pPr>
              <w:pStyle w:val="130"/>
              <w:jc w:val="both"/>
              <w:rPr>
                <w:sz w:val="22"/>
                <w:szCs w:val="22"/>
                <w:lang w:val="en-US"/>
              </w:rPr>
            </w:pPr>
          </w:p>
        </w:tc>
      </w:tr>
      <w:tr w14:paraId="389D1D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2584" w:type="pct"/>
            <w:gridSpan w:val="4"/>
            <w:vAlign w:val="center"/>
          </w:tcPr>
          <w:p w14:paraId="385DD9F6">
            <w:pPr>
              <w:pStyle w:val="130"/>
              <w:jc w:val="both"/>
              <w:rPr>
                <w:sz w:val="22"/>
                <w:szCs w:val="22"/>
                <w:lang w:val="en-US"/>
              </w:rPr>
            </w:pPr>
          </w:p>
        </w:tc>
        <w:tc>
          <w:tcPr>
            <w:tcW w:w="1799" w:type="pct"/>
            <w:gridSpan w:val="5"/>
            <w:vAlign w:val="center"/>
          </w:tcPr>
          <w:p w14:paraId="5759A8CB">
            <w:pPr>
              <w:pStyle w:val="130"/>
              <w:jc w:val="both"/>
              <w:rPr>
                <w:sz w:val="22"/>
                <w:szCs w:val="22"/>
                <w:lang w:val="en-US"/>
              </w:rPr>
            </w:pPr>
          </w:p>
          <w:p w14:paraId="0D62321F">
            <w:pPr>
              <w:pStyle w:val="130"/>
              <w:jc w:val="both"/>
              <w:rPr>
                <w:sz w:val="22"/>
                <w:szCs w:val="22"/>
                <w:lang w:val="en-US"/>
              </w:rPr>
            </w:pPr>
          </w:p>
        </w:tc>
      </w:tr>
      <w:tr w14:paraId="519EA9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584" w:type="pct"/>
            <w:gridSpan w:val="4"/>
            <w:shd w:val="clear" w:color="auto" w:fill="F1F1F1" w:themeFill="background1" w:themeFillShade="F2"/>
          </w:tcPr>
          <w:p w14:paraId="4E16E00F">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您是否曾接受过美国食品药品监督管理局（FDA）或其他国家监管机构的检验？</w:t>
            </w:r>
          </w:p>
          <w:p w14:paraId="20BFC8CF">
            <w:pPr>
              <w:pStyle w:val="130"/>
              <w:rPr>
                <w:sz w:val="22"/>
                <w:szCs w:val="22"/>
                <w:lang w:val="en-US"/>
              </w:rPr>
            </w:pPr>
          </w:p>
          <w:p w14:paraId="303BD4C0">
            <w:pPr>
              <w:pStyle w:val="130"/>
              <w:rPr>
                <w:rFonts w:hint="eastAsia" w:eastAsia="宋体"/>
                <w:i/>
                <w:iCs/>
                <w:sz w:val="22"/>
                <w:szCs w:val="22"/>
                <w:lang w:val="en-US" w:eastAsia="zh-CN"/>
              </w:rPr>
            </w:pPr>
            <w:r>
              <w:rPr>
                <w:rFonts w:hint="eastAsia" w:ascii="Times New Roman" w:hAnsi="Arial" w:eastAsia="微软雅黑" w:cs="Arial"/>
                <w:i/>
                <w:iCs/>
                <w:color w:val="000000"/>
                <w:sz w:val="22"/>
                <w:szCs w:val="22"/>
                <w:lang w:val="en-US" w:eastAsia="zh-CN" w:bidi="ar-SA"/>
              </w:rPr>
              <w:t>请提供监管检查的历史记录，包括相关日期及检查结果/报告。</w:t>
            </w:r>
          </w:p>
        </w:tc>
        <w:tc>
          <w:tcPr>
            <w:tcW w:w="1799" w:type="pct"/>
            <w:gridSpan w:val="5"/>
          </w:tcPr>
          <w:p w14:paraId="65B156F9">
            <w:pPr>
              <w:pStyle w:val="130"/>
              <w:jc w:val="both"/>
              <w:rPr>
                <w:sz w:val="22"/>
                <w:szCs w:val="22"/>
                <w:lang w:val="en-US"/>
              </w:rPr>
            </w:pPr>
          </w:p>
          <w:p w14:paraId="7AA840DE">
            <w:pPr>
              <w:pStyle w:val="130"/>
              <w:jc w:val="both"/>
              <w:rPr>
                <w:rFonts w:hint="eastAsia" w:eastAsia="宋体"/>
                <w:sz w:val="22"/>
                <w:szCs w:val="22"/>
                <w:lang w:val="en-US" w:eastAsia="zh-CN"/>
              </w:rPr>
            </w:pP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r>
              <w:rPr>
                <w:rFonts w:hint="eastAsia" w:ascii="Times New Roman" w:hAnsi="Arial" w:eastAsia="微软雅黑" w:cs="Arial"/>
                <w:color w:val="000000"/>
                <w:sz w:val="22"/>
                <w:szCs w:val="22"/>
                <w:lang w:val="en-US" w:eastAsia="zh-CN" w:bidi="ar-SA"/>
              </w:rPr>
              <w:t>是 否                                  是 否</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p>
          <w:p w14:paraId="4AA2033F">
            <w:pPr>
              <w:pStyle w:val="130"/>
              <w:jc w:val="both"/>
              <w:rPr>
                <w:sz w:val="22"/>
                <w:szCs w:val="22"/>
                <w:lang w:val="en-US"/>
              </w:rPr>
            </w:pPr>
          </w:p>
          <w:p w14:paraId="0FC1B0C5">
            <w:pPr>
              <w:pStyle w:val="130"/>
              <w:jc w:val="both"/>
              <w:rPr>
                <w:rFonts w:hint="eastAsia" w:eastAsia="宋体"/>
                <w:sz w:val="22"/>
                <w:szCs w:val="22"/>
                <w:lang w:val="en-US" w:eastAsia="zh-CN"/>
              </w:rPr>
            </w:pPr>
            <w:r>
              <w:rPr>
                <w:rFonts w:hint="eastAsia" w:ascii="Times New Roman" w:hAnsi="Arial" w:eastAsia="微软雅黑" w:cs="Arial"/>
                <w:i/>
                <w:color w:val="000000"/>
                <w:sz w:val="22"/>
                <w:szCs w:val="22"/>
                <w:lang w:val="en-US" w:eastAsia="zh-CN" w:bidi="ar-SA"/>
              </w:rPr>
              <w:t>如是，请提供以下详细信息</w:t>
            </w:r>
          </w:p>
        </w:tc>
      </w:tr>
      <w:tr w14:paraId="131E8A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368" w:type="pct"/>
            <w:gridSpan w:val="2"/>
            <w:shd w:val="clear" w:color="auto" w:fill="F1F1F1" w:themeFill="background1" w:themeFillShade="F2"/>
            <w:vAlign w:val="center"/>
          </w:tcPr>
          <w:p w14:paraId="5DD67249">
            <w:pPr>
              <w:ind w:left="22"/>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权威</w:t>
            </w:r>
          </w:p>
        </w:tc>
        <w:tc>
          <w:tcPr>
            <w:tcW w:w="1215" w:type="pct"/>
            <w:gridSpan w:val="2"/>
            <w:shd w:val="clear" w:color="auto" w:fill="F1F1F1" w:themeFill="background1" w:themeFillShade="F2"/>
            <w:vAlign w:val="center"/>
          </w:tcPr>
          <w:p w14:paraId="4D101648">
            <w:pPr>
              <w:rPr>
                <w:rFonts w:hint="eastAsia" w:ascii="Arial" w:hAnsi="Arial" w:eastAsia="宋体" w:cs="Arial"/>
                <w:lang w:eastAsia="zh-CN"/>
              </w:rPr>
            </w:pPr>
            <w:r>
              <w:rPr>
                <w:rFonts w:hint="eastAsia" w:ascii="Times New Roman" w:hAnsi="Arial" w:eastAsia="微软雅黑" w:cs="Arial"/>
                <w:sz w:val="22"/>
                <w:szCs w:val="22"/>
                <w:lang w:val="en-US" w:eastAsia="zh-CN" w:bidi="ar-SA"/>
              </w:rPr>
              <w:t>检验日期</w:t>
            </w:r>
          </w:p>
        </w:tc>
        <w:tc>
          <w:tcPr>
            <w:tcW w:w="1799" w:type="pct"/>
            <w:gridSpan w:val="5"/>
            <w:shd w:val="clear" w:color="auto" w:fill="F1F1F1" w:themeFill="background1" w:themeFillShade="F2"/>
            <w:vAlign w:val="center"/>
          </w:tcPr>
          <w:p w14:paraId="24033C87">
            <w:pPr>
              <w:rPr>
                <w:rFonts w:hint="eastAsia" w:ascii="Arial" w:hAnsi="Arial" w:eastAsia="宋体" w:cs="Arial"/>
                <w:lang w:eastAsia="zh-CN"/>
              </w:rPr>
            </w:pPr>
            <w:r>
              <w:rPr>
                <w:rFonts w:hint="eastAsia" w:ascii="Times New Roman" w:hAnsi="Arial" w:eastAsia="微软雅黑" w:cs="Arial"/>
                <w:sz w:val="22"/>
                <w:szCs w:val="22"/>
                <w:lang w:val="en-US" w:eastAsia="zh-CN" w:bidi="ar-SA"/>
              </w:rPr>
              <w:t>总体结果/报告/结局</w:t>
            </w:r>
          </w:p>
        </w:tc>
      </w:tr>
      <w:tr w14:paraId="3C38C5B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68" w:type="pct"/>
            <w:gridSpan w:val="2"/>
          </w:tcPr>
          <w:p w14:paraId="7AAA5CCB">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NMPA</w:t>
            </w:r>
          </w:p>
        </w:tc>
        <w:tc>
          <w:tcPr>
            <w:tcW w:w="1215" w:type="pct"/>
            <w:gridSpan w:val="2"/>
          </w:tcPr>
          <w:p w14:paraId="3BA76D9E">
            <w:pPr>
              <w:pStyle w:val="130"/>
              <w:jc w:val="both"/>
              <w:rPr>
                <w:rFonts w:hint="default" w:eastAsia="宋体"/>
                <w:sz w:val="22"/>
                <w:szCs w:val="22"/>
                <w:lang w:val="en-US" w:eastAsia="zh-CN"/>
              </w:rPr>
            </w:pPr>
            <w:r>
              <w:rPr>
                <w:rFonts w:hint="eastAsia" w:eastAsia="宋体"/>
                <w:sz w:val="22"/>
                <w:szCs w:val="22"/>
                <w:lang w:val="en-US" w:eastAsia="zh-CN"/>
              </w:rPr>
              <w:t>2025.11.14-11.16</w:t>
            </w:r>
          </w:p>
        </w:tc>
        <w:tc>
          <w:tcPr>
            <w:tcW w:w="1799" w:type="pct"/>
            <w:gridSpan w:val="5"/>
          </w:tcPr>
          <w:p w14:paraId="2E02A339">
            <w:pPr>
              <w:pStyle w:val="130"/>
              <w:jc w:val="both"/>
              <w:rPr>
                <w:rFonts w:hint="default" w:eastAsia="宋体"/>
                <w:sz w:val="22"/>
                <w:szCs w:val="22"/>
                <w:lang w:val="en-US" w:eastAsia="zh-CN"/>
              </w:rPr>
            </w:pPr>
            <w:r>
              <w:rPr>
                <w:rFonts w:hint="eastAsia" w:eastAsia="宋体"/>
                <w:sz w:val="22"/>
                <w:szCs w:val="22"/>
                <w:lang w:val="en-US" w:eastAsia="zh-CN"/>
              </w:rPr>
              <w:t>Pass, 最终结果报告在Sponsor和Cerba公司</w:t>
            </w:r>
          </w:p>
        </w:tc>
      </w:tr>
      <w:tr w14:paraId="24B767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tcPr>
          <w:p w14:paraId="51FF6673">
            <w:pPr>
              <w:pStyle w:val="130"/>
              <w:jc w:val="both"/>
              <w:rPr>
                <w:rFonts w:hint="default" w:eastAsia="宋体"/>
                <w:sz w:val="22"/>
                <w:szCs w:val="22"/>
                <w:lang w:val="en-US" w:eastAsia="zh-CN"/>
              </w:rPr>
            </w:pPr>
          </w:p>
        </w:tc>
        <w:tc>
          <w:tcPr>
            <w:tcW w:w="1215" w:type="pct"/>
            <w:gridSpan w:val="2"/>
          </w:tcPr>
          <w:p w14:paraId="2D8B6BB4">
            <w:pPr>
              <w:pStyle w:val="130"/>
              <w:jc w:val="both"/>
              <w:rPr>
                <w:sz w:val="22"/>
                <w:szCs w:val="22"/>
                <w:lang w:val="en-US"/>
              </w:rPr>
            </w:pPr>
          </w:p>
        </w:tc>
        <w:tc>
          <w:tcPr>
            <w:tcW w:w="1799" w:type="pct"/>
            <w:gridSpan w:val="5"/>
          </w:tcPr>
          <w:p w14:paraId="5DD219DC">
            <w:pPr>
              <w:pStyle w:val="130"/>
              <w:jc w:val="both"/>
              <w:rPr>
                <w:sz w:val="22"/>
                <w:szCs w:val="22"/>
                <w:lang w:val="en-US"/>
              </w:rPr>
            </w:pPr>
          </w:p>
        </w:tc>
      </w:tr>
      <w:tr w14:paraId="7AFFDA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shd w:val="clear" w:color="auto" w:fill="F1F1F1" w:themeFill="background1" w:themeFillShade="F2"/>
          </w:tcPr>
          <w:p w14:paraId="2ACA12D4">
            <w:pPr>
              <w:ind w:left="22"/>
              <w:jc w:val="both"/>
              <w:rPr>
                <w:rFonts w:hint="eastAsia" w:ascii="Arial" w:hAnsi="Arial" w:eastAsia="宋体" w:cs="Arial"/>
                <w:color w:val="000000"/>
                <w:lang w:eastAsia="zh-CN"/>
              </w:rPr>
            </w:pPr>
            <w:r>
              <w:rPr>
                <w:rFonts w:hint="eastAsia" w:ascii="Times New Roman" w:hAnsi="Arial" w:eastAsia="微软雅黑" w:cs="Arial"/>
                <w:color w:val="000000"/>
                <w:sz w:val="22"/>
                <w:szCs w:val="22"/>
                <w:lang w:val="en-US" w:eastAsia="zh-CN" w:bidi="ar-SA"/>
              </w:rPr>
              <w:t>美国食品药品监督管理局（FDA）禁入名单</w:t>
            </w:r>
          </w:p>
          <w:p w14:paraId="19A40B40">
            <w:pPr>
              <w:ind w:left="22"/>
              <w:rPr>
                <w:rFonts w:hint="eastAsia" w:ascii="Arial" w:hAnsi="Arial" w:eastAsia="宋体" w:cs="Arial"/>
                <w:i/>
                <w:iCs/>
                <w:color w:val="000000"/>
                <w:kern w:val="36"/>
                <w:sz w:val="16"/>
                <w:szCs w:val="16"/>
                <w:lang w:eastAsia="zh-CN"/>
              </w:rPr>
            </w:pPr>
            <w:r>
              <w:rPr>
                <w:rFonts w:hint="eastAsia" w:ascii="Times New Roman" w:hAnsi="Arial" w:eastAsia="微软雅黑" w:cs="Arial"/>
                <w:i/>
                <w:iCs/>
                <w:color w:val="000000"/>
                <w:sz w:val="22"/>
                <w:szCs w:val="22"/>
                <w:lang w:val="en-US" w:eastAsia="zh-CN" w:bidi="ar-SA"/>
              </w:rPr>
              <w:t>（定义：被禁止从业人员名单，即这些人员实际上被禁止在制药行业从事相关工作）</w:t>
            </w:r>
          </w:p>
        </w:tc>
        <w:tc>
          <w:tcPr>
            <w:tcW w:w="1215" w:type="pct"/>
            <w:gridSpan w:val="2"/>
            <w:shd w:val="clear" w:color="auto" w:fill="F1F1F1" w:themeFill="background1" w:themeFillShade="F2"/>
          </w:tcPr>
          <w:p w14:paraId="6316844F">
            <w:pPr>
              <w:ind w:left="22"/>
              <w:rPr>
                <w:rFonts w:hint="eastAsia" w:ascii="Arial" w:hAnsi="Arial" w:eastAsia="宋体" w:cs="Arial"/>
                <w:highlight w:val="none"/>
                <w:lang w:eastAsia="zh-CN"/>
              </w:rPr>
            </w:pPr>
            <w:r>
              <w:rPr>
                <w:rFonts w:hint="eastAsia" w:ascii="Times New Roman" w:hAnsi="Arial" w:eastAsia="微软雅黑" w:cs="Arial"/>
                <w:color w:val="000000"/>
                <w:sz w:val="22"/>
                <w:szCs w:val="22"/>
                <w:highlight w:val="none"/>
                <w:lang w:val="en-US" w:eastAsia="zh-CN" w:bidi="ar-SA"/>
              </w:rPr>
              <w:t>能否请您确认您的员工中没有一人被列入美国食品药品监督管理局（FDA）的禁入名单？</w:t>
            </w:r>
          </w:p>
        </w:tc>
        <w:tc>
          <w:tcPr>
            <w:tcW w:w="1799" w:type="pct"/>
            <w:gridSpan w:val="5"/>
          </w:tcPr>
          <w:p w14:paraId="26423D15">
            <w:pPr>
              <w:pStyle w:val="130"/>
              <w:jc w:val="both"/>
              <w:rPr>
                <w:sz w:val="22"/>
                <w:szCs w:val="22"/>
                <w:highlight w:val="none"/>
                <w:lang w:val="en-US"/>
              </w:rPr>
            </w:pPr>
          </w:p>
          <w:p w14:paraId="02E84BA9">
            <w:pPr>
              <w:pStyle w:val="130"/>
              <w:jc w:val="both"/>
              <w:rPr>
                <w:rFonts w:hint="eastAsia" w:eastAsia="宋体"/>
                <w:sz w:val="22"/>
                <w:szCs w:val="22"/>
                <w:highlight w:val="none"/>
                <w:lang w:val="en-US" w:eastAsia="zh-CN"/>
              </w:rPr>
            </w:pPr>
            <w:r>
              <w:rPr>
                <w:sz w:val="22"/>
                <w:szCs w:val="22"/>
                <w:highlight w:val="none"/>
                <w:lang w:val="en-US"/>
              </w:rPr>
              <w:fldChar w:fldCharType="begin">
                <w:ffData>
                  <w:enabled/>
                  <w:calcOnExit w:val="0"/>
                  <w:checkBox>
                    <w:sizeAuto/>
                    <w:default w:val="0"/>
                    <w:checked w:val="0"/>
                  </w:checkBox>
                </w:ffData>
              </w:fldChar>
            </w:r>
            <w:r>
              <w:rPr>
                <w:sz w:val="22"/>
                <w:szCs w:val="22"/>
                <w:highlight w:val="none"/>
                <w:lang w:val="en-US"/>
              </w:rPr>
              <w:instrText xml:space="preserve"> FORMCHECKBOX </w:instrText>
            </w:r>
            <w:r>
              <w:rPr>
                <w:sz w:val="22"/>
                <w:szCs w:val="22"/>
                <w:highlight w:val="none"/>
                <w:lang w:val="en-US"/>
              </w:rPr>
              <w:fldChar w:fldCharType="separate"/>
            </w:r>
            <w:r>
              <w:rPr>
                <w:sz w:val="22"/>
                <w:szCs w:val="22"/>
                <w:highlight w:val="none"/>
                <w:lang w:val="en-US"/>
              </w:rPr>
              <w:fldChar w:fldCharType="end"/>
            </w:r>
            <w:r>
              <w:rPr>
                <w:rFonts w:hint="eastAsia" w:ascii="Times New Roman" w:hAnsi="Arial" w:eastAsia="微软雅黑" w:cs="Arial"/>
                <w:color w:val="000000"/>
                <w:sz w:val="22"/>
                <w:szCs w:val="22"/>
                <w:highlight w:val="none"/>
                <w:lang w:val="en-US" w:eastAsia="zh-CN" w:bidi="ar-SA"/>
              </w:rPr>
              <w:t>是</w:t>
            </w:r>
            <w:r>
              <w:rPr>
                <w:rFonts w:hint="eastAsia" w:ascii="Times New Roman" w:hAnsi="Arial" w:eastAsia="微软雅黑" w:cs="Arial"/>
                <w:color w:val="000000"/>
                <w:sz w:val="28"/>
                <w:szCs w:val="28"/>
                <w:highlight w:val="yellow"/>
                <w:lang w:val="en-US" w:eastAsia="zh-CN" w:bidi="ar-SA"/>
              </w:rPr>
              <w:t xml:space="preserve"> </w:t>
            </w:r>
            <w:r>
              <w:rPr>
                <w:rFonts w:hint="eastAsia" w:ascii="Times New Roman" w:hAnsi="Arial" w:eastAsia="微软雅黑" w:cs="Arial"/>
                <w:color w:val="000000"/>
                <w:sz w:val="22"/>
                <w:szCs w:val="22"/>
                <w:highlight w:val="yellow"/>
                <w:lang w:val="en-US" w:eastAsia="zh-CN" w:bidi="ar-SA"/>
              </w:rPr>
              <w:t xml:space="preserve">否 </w:t>
            </w:r>
            <w:r>
              <w:rPr>
                <w:rFonts w:hint="eastAsia" w:ascii="Times New Roman" w:hAnsi="Arial" w:eastAsia="微软雅黑" w:cs="Arial"/>
                <w:color w:val="000000"/>
                <w:sz w:val="22"/>
                <w:szCs w:val="22"/>
                <w:highlight w:val="none"/>
                <w:lang w:val="en-US" w:eastAsia="zh-CN" w:bidi="ar-SA"/>
              </w:rPr>
              <w:t xml:space="preserve">                        是 否</w:t>
            </w:r>
            <w:r>
              <w:rPr>
                <w:sz w:val="22"/>
                <w:szCs w:val="22"/>
                <w:highlight w:val="none"/>
                <w:lang w:val="en-US"/>
              </w:rPr>
              <w:fldChar w:fldCharType="begin">
                <w:ffData>
                  <w:name w:val="Check3"/>
                  <w:enabled/>
                  <w:calcOnExit w:val="0"/>
                  <w:checkBox>
                    <w:sizeAuto/>
                    <w:default w:val="0"/>
                    <w:checked w:val="0"/>
                  </w:checkBox>
                </w:ffData>
              </w:fldChar>
            </w:r>
            <w:r>
              <w:rPr>
                <w:sz w:val="22"/>
                <w:szCs w:val="22"/>
                <w:highlight w:val="none"/>
                <w:lang w:val="en-US"/>
              </w:rPr>
              <w:instrText xml:space="preserve"> FORMCHECKBOX </w:instrText>
            </w:r>
            <w:r>
              <w:rPr>
                <w:sz w:val="22"/>
                <w:szCs w:val="22"/>
                <w:highlight w:val="none"/>
                <w:lang w:val="en-US"/>
              </w:rPr>
              <w:fldChar w:fldCharType="separate"/>
            </w:r>
            <w:r>
              <w:rPr>
                <w:sz w:val="22"/>
                <w:szCs w:val="22"/>
                <w:highlight w:val="none"/>
                <w:lang w:val="en-US"/>
              </w:rPr>
              <w:fldChar w:fldCharType="end"/>
            </w:r>
          </w:p>
          <w:p w14:paraId="43874B79">
            <w:pPr>
              <w:pStyle w:val="130"/>
              <w:jc w:val="both"/>
              <w:rPr>
                <w:sz w:val="22"/>
                <w:szCs w:val="22"/>
                <w:highlight w:val="none"/>
                <w:lang w:val="en-US"/>
              </w:rPr>
            </w:pPr>
          </w:p>
          <w:p w14:paraId="2A4999E1">
            <w:pPr>
              <w:pStyle w:val="130"/>
              <w:jc w:val="both"/>
              <w:rPr>
                <w:rFonts w:hint="eastAsia" w:eastAsia="宋体"/>
                <w:sz w:val="22"/>
                <w:szCs w:val="22"/>
                <w:highlight w:val="none"/>
                <w:lang w:val="en-US" w:eastAsia="zh-CN"/>
              </w:rPr>
            </w:pPr>
            <w:r>
              <w:rPr>
                <w:rFonts w:hint="eastAsia" w:ascii="Times New Roman" w:hAnsi="Arial" w:eastAsia="微软雅黑" w:cs="Arial"/>
                <w:i/>
                <w:color w:val="000000"/>
                <w:sz w:val="22"/>
                <w:szCs w:val="22"/>
                <w:highlight w:val="none"/>
                <w:lang w:val="en-US" w:eastAsia="zh-CN" w:bidi="ar-SA"/>
              </w:rPr>
              <w:t>若否，请提供以下详细信息</w:t>
            </w:r>
          </w:p>
          <w:p w14:paraId="468F889C">
            <w:pPr>
              <w:pStyle w:val="130"/>
              <w:jc w:val="both"/>
              <w:rPr>
                <w:sz w:val="22"/>
                <w:szCs w:val="22"/>
                <w:highlight w:val="none"/>
                <w:lang w:val="en-US"/>
              </w:rPr>
            </w:pPr>
          </w:p>
          <w:p w14:paraId="7D883C69">
            <w:pPr>
              <w:pStyle w:val="130"/>
              <w:jc w:val="both"/>
              <w:rPr>
                <w:sz w:val="22"/>
                <w:szCs w:val="22"/>
                <w:highlight w:val="none"/>
                <w:lang w:val="en-US"/>
              </w:rPr>
            </w:pPr>
          </w:p>
          <w:p w14:paraId="645D155D">
            <w:pPr>
              <w:pStyle w:val="130"/>
              <w:jc w:val="both"/>
              <w:rPr>
                <w:sz w:val="22"/>
                <w:szCs w:val="22"/>
                <w:highlight w:val="none"/>
                <w:lang w:val="en-US"/>
              </w:rPr>
            </w:pPr>
          </w:p>
          <w:p w14:paraId="17CA8E0E">
            <w:pPr>
              <w:pStyle w:val="130"/>
              <w:jc w:val="both"/>
              <w:rPr>
                <w:sz w:val="22"/>
                <w:szCs w:val="22"/>
                <w:highlight w:val="none"/>
                <w:lang w:val="en-US"/>
              </w:rPr>
            </w:pPr>
          </w:p>
          <w:p w14:paraId="25599B7E">
            <w:pPr>
              <w:pStyle w:val="130"/>
              <w:jc w:val="both"/>
              <w:rPr>
                <w:sz w:val="22"/>
                <w:szCs w:val="22"/>
                <w:highlight w:val="none"/>
                <w:lang w:val="en-US"/>
              </w:rPr>
            </w:pPr>
          </w:p>
          <w:p w14:paraId="2081FD71">
            <w:pPr>
              <w:pStyle w:val="130"/>
              <w:jc w:val="both"/>
              <w:rPr>
                <w:sz w:val="22"/>
                <w:szCs w:val="22"/>
                <w:highlight w:val="none"/>
                <w:lang w:val="en-US"/>
              </w:rPr>
            </w:pPr>
          </w:p>
          <w:p w14:paraId="287160B5">
            <w:pPr>
              <w:pStyle w:val="130"/>
              <w:jc w:val="both"/>
              <w:rPr>
                <w:sz w:val="22"/>
                <w:szCs w:val="22"/>
                <w:highlight w:val="none"/>
                <w:lang w:val="en-US"/>
              </w:rPr>
            </w:pPr>
          </w:p>
        </w:tc>
      </w:tr>
      <w:tr w14:paraId="00D078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584" w:type="pct"/>
            <w:gridSpan w:val="4"/>
            <w:shd w:val="clear" w:color="auto" w:fill="F1F1F1" w:themeFill="background1" w:themeFillShade="F2"/>
          </w:tcPr>
          <w:p w14:paraId="6DD7CAAD">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您的公司是否已获得相关认证或认可（例如 ISO15189、CAP 或其他与您所提供的服务相匹配的认证）？</w:t>
            </w:r>
          </w:p>
          <w:p w14:paraId="114678E2">
            <w:pPr>
              <w:pStyle w:val="130"/>
              <w:rPr>
                <w:sz w:val="22"/>
                <w:szCs w:val="22"/>
                <w:lang w:val="en-US"/>
              </w:rPr>
            </w:pPr>
          </w:p>
        </w:tc>
        <w:tc>
          <w:tcPr>
            <w:tcW w:w="1799" w:type="pct"/>
            <w:gridSpan w:val="5"/>
          </w:tcPr>
          <w:p w14:paraId="0A7614EB">
            <w:pPr>
              <w:pStyle w:val="130"/>
              <w:jc w:val="both"/>
              <w:rPr>
                <w:sz w:val="22"/>
                <w:szCs w:val="22"/>
                <w:lang w:val="en-US"/>
              </w:rPr>
            </w:pPr>
          </w:p>
          <w:p w14:paraId="3F1C8B7D">
            <w:pPr>
              <w:pStyle w:val="130"/>
              <w:jc w:val="both"/>
              <w:rPr>
                <w:rFonts w:hint="eastAsia" w:eastAsia="宋体"/>
                <w:sz w:val="22"/>
                <w:szCs w:val="22"/>
                <w:lang w:val="en-US" w:eastAsia="zh-CN"/>
              </w:rPr>
            </w:pPr>
            <w:r>
              <w:rPr>
                <w:rFonts w:hint="eastAsia" w:ascii="Times New Roman" w:hAnsi="Arial" w:eastAsia="微软雅黑" w:cs="Arial"/>
                <w:color w:val="000000"/>
                <w:sz w:val="22"/>
                <w:szCs w:val="22"/>
                <w:highlight w:val="yellow"/>
                <w:lang w:val="en-US" w:eastAsia="zh-CN" w:bidi="ar-SA"/>
              </w:rPr>
              <w:t>是</w:t>
            </w:r>
            <w:r>
              <w:rPr>
                <w:rFonts w:hint="eastAsia" w:ascii="Times New Roman" w:hAnsi="Arial" w:eastAsia="微软雅黑" w:cs="Arial"/>
                <w:color w:val="000000"/>
                <w:sz w:val="22"/>
                <w:szCs w:val="22"/>
                <w:lang w:val="en-US" w:eastAsia="zh-CN" w:bidi="ar-SA"/>
              </w:rPr>
              <w:t xml:space="preserve"> 否                                    是 否</w:t>
            </w:r>
            <w:r>
              <w:rPr>
                <w:sz w:val="22"/>
                <w:szCs w:val="22"/>
                <w:lang w:val="en-US"/>
              </w:rPr>
              <w:fldChar w:fldCharType="begin">
                <w:ffData>
                  <w:name w:val="Check3"/>
                  <w:enabled/>
                  <w:calcOnExit w:val="0"/>
                  <w:checkBox>
                    <w:sizeAuto/>
                    <w:default w:val="0"/>
                    <w:checked w:val="0"/>
                  </w:checkBox>
                </w:ffData>
              </w:fldChar>
            </w:r>
            <w:r>
              <w:rPr>
                <w:sz w:val="22"/>
                <w:szCs w:val="22"/>
                <w:lang w:val="en-US"/>
              </w:rPr>
              <w:instrText xml:space="preserve"> FORMCHECKBOX </w:instrText>
            </w:r>
            <w:r>
              <w:rPr>
                <w:sz w:val="22"/>
                <w:szCs w:val="22"/>
                <w:lang w:val="en-US"/>
              </w:rPr>
              <w:fldChar w:fldCharType="separate"/>
            </w:r>
            <w:r>
              <w:rPr>
                <w:sz w:val="22"/>
                <w:szCs w:val="22"/>
                <w:lang w:val="en-US"/>
              </w:rPr>
              <w:fldChar w:fldCharType="end"/>
            </w:r>
          </w:p>
          <w:p w14:paraId="23E83A87">
            <w:pPr>
              <w:pStyle w:val="130"/>
              <w:jc w:val="both"/>
              <w:rPr>
                <w:sz w:val="22"/>
                <w:szCs w:val="22"/>
                <w:lang w:val="en-US"/>
              </w:rPr>
            </w:pPr>
          </w:p>
          <w:p w14:paraId="51CD2FF6">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ISO15189</w:t>
            </w:r>
          </w:p>
        </w:tc>
      </w:tr>
      <w:tr w14:paraId="476299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368" w:type="pct"/>
            <w:gridSpan w:val="2"/>
            <w:shd w:val="clear" w:color="auto" w:fill="F1F1F1" w:themeFill="background1" w:themeFillShade="F2"/>
            <w:vAlign w:val="center"/>
          </w:tcPr>
          <w:p w14:paraId="0411FBCE">
            <w:pPr>
              <w:ind w:left="22"/>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标准的</w:t>
            </w:r>
          </w:p>
        </w:tc>
        <w:tc>
          <w:tcPr>
            <w:tcW w:w="1215" w:type="pct"/>
            <w:gridSpan w:val="2"/>
            <w:shd w:val="clear" w:color="auto" w:fill="F1F1F1" w:themeFill="background1" w:themeFillShade="F2"/>
            <w:vAlign w:val="center"/>
          </w:tcPr>
          <w:p w14:paraId="2BEBA15C">
            <w:pPr>
              <w:rPr>
                <w:rFonts w:hint="eastAsia" w:ascii="Arial" w:hAnsi="Arial" w:eastAsia="宋体" w:cs="Arial"/>
                <w:lang w:eastAsia="zh-CN"/>
              </w:rPr>
            </w:pPr>
            <w:r>
              <w:rPr>
                <w:rFonts w:hint="eastAsia" w:ascii="Times New Roman" w:hAnsi="Arial" w:eastAsia="微软雅黑" w:cs="Arial"/>
                <w:sz w:val="22"/>
                <w:szCs w:val="22"/>
                <w:lang w:val="en-US" w:eastAsia="zh-CN" w:bidi="ar-SA"/>
              </w:rPr>
              <w:t>认证/</w:t>
            </w:r>
          </w:p>
          <w:p w14:paraId="2FEEA0A8">
            <w:pPr>
              <w:rPr>
                <w:rFonts w:hint="eastAsia" w:ascii="Arial" w:hAnsi="Arial" w:eastAsia="宋体" w:cs="Arial"/>
                <w:lang w:eastAsia="zh-CN"/>
              </w:rPr>
            </w:pPr>
            <w:r>
              <w:rPr>
                <w:rFonts w:hint="eastAsia" w:ascii="Times New Roman" w:hAnsi="Arial" w:eastAsia="微软雅黑" w:cs="Arial"/>
                <w:sz w:val="22"/>
                <w:szCs w:val="22"/>
                <w:lang w:val="en-US" w:eastAsia="zh-CN" w:bidi="ar-SA"/>
              </w:rPr>
              <w:t>认证机构</w:t>
            </w:r>
          </w:p>
        </w:tc>
        <w:tc>
          <w:tcPr>
            <w:tcW w:w="696" w:type="pct"/>
            <w:gridSpan w:val="3"/>
            <w:shd w:val="clear" w:color="auto" w:fill="F1F1F1" w:themeFill="background1" w:themeFillShade="F2"/>
            <w:vAlign w:val="center"/>
          </w:tcPr>
          <w:p w14:paraId="443FBD43">
            <w:pPr>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已认证/</w:t>
            </w:r>
          </w:p>
          <w:p w14:paraId="3BFAF275">
            <w:pPr>
              <w:jc w:val="both"/>
              <w:rPr>
                <w:rFonts w:hint="eastAsia" w:ascii="Arial" w:hAnsi="Arial" w:eastAsia="宋体" w:cs="Arial"/>
                <w:lang w:eastAsia="zh-CN"/>
              </w:rPr>
            </w:pPr>
            <w:r>
              <w:rPr>
                <w:rFonts w:hint="eastAsia" w:ascii="Times New Roman" w:hAnsi="Arial" w:eastAsia="微软雅黑" w:cs="Arial"/>
                <w:sz w:val="22"/>
                <w:szCs w:val="22"/>
                <w:lang w:val="en-US" w:eastAsia="zh-CN" w:bidi="ar-SA"/>
              </w:rPr>
              <w:t>自何时起获得认证？</w:t>
            </w:r>
          </w:p>
        </w:tc>
        <w:tc>
          <w:tcPr>
            <w:tcW w:w="1102" w:type="pct"/>
            <w:gridSpan w:val="2"/>
            <w:shd w:val="clear" w:color="auto" w:fill="F1F1F1" w:themeFill="background1" w:themeFillShade="F2"/>
            <w:vAlign w:val="center"/>
          </w:tcPr>
          <w:p w14:paraId="5BF6E7B3">
            <w:pPr>
              <w:ind w:left="380"/>
              <w:rPr>
                <w:rFonts w:hint="eastAsia" w:ascii="Arial" w:hAnsi="Arial" w:eastAsia="宋体" w:cs="Arial"/>
                <w:lang w:eastAsia="zh-CN"/>
              </w:rPr>
            </w:pPr>
            <w:r>
              <w:rPr>
                <w:rFonts w:hint="eastAsia" w:ascii="Times New Roman" w:hAnsi="Arial" w:eastAsia="微软雅黑" w:cs="Arial"/>
                <w:sz w:val="22"/>
                <w:szCs w:val="22"/>
                <w:lang w:val="en-US" w:eastAsia="zh-CN" w:bidi="ar-SA"/>
              </w:rPr>
              <w:t>有效期</w:t>
            </w:r>
          </w:p>
        </w:tc>
      </w:tr>
      <w:tr w14:paraId="4FF0D4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20" w:hRule="atLeast"/>
        </w:trPr>
        <w:tc>
          <w:tcPr>
            <w:tcW w:w="1368" w:type="pct"/>
            <w:gridSpan w:val="2"/>
          </w:tcPr>
          <w:p w14:paraId="77C0651B">
            <w:pPr>
              <w:pStyle w:val="130"/>
              <w:rPr>
                <w:rFonts w:hint="eastAsia" w:eastAsia="宋体"/>
                <w:i/>
                <w:iCs/>
                <w:sz w:val="22"/>
                <w:szCs w:val="22"/>
                <w:lang w:val="en-US" w:eastAsia="zh-CN"/>
              </w:rPr>
            </w:pPr>
            <w:r>
              <w:rPr>
                <w:rFonts w:hint="eastAsia" w:ascii="Times New Roman" w:hAnsi="Arial" w:eastAsia="微软雅黑" w:cs="Arial"/>
                <w:i/>
                <w:iCs/>
                <w:color w:val="000000"/>
                <w:sz w:val="22"/>
                <w:szCs w:val="22"/>
                <w:lang w:val="en-US" w:eastAsia="zh-CN" w:bidi="ar-SA"/>
              </w:rPr>
              <w:t>请提供证书</w:t>
            </w:r>
          </w:p>
        </w:tc>
        <w:tc>
          <w:tcPr>
            <w:tcW w:w="1215" w:type="pct"/>
            <w:gridSpan w:val="2"/>
          </w:tcPr>
          <w:p w14:paraId="57BF1069">
            <w:pPr>
              <w:pStyle w:val="130"/>
              <w:jc w:val="both"/>
              <w:rPr>
                <w:sz w:val="22"/>
                <w:szCs w:val="22"/>
                <w:lang w:val="en-US"/>
              </w:rPr>
            </w:pPr>
          </w:p>
        </w:tc>
        <w:tc>
          <w:tcPr>
            <w:tcW w:w="696" w:type="pct"/>
            <w:gridSpan w:val="3"/>
          </w:tcPr>
          <w:p w14:paraId="4A950D69">
            <w:pPr>
              <w:pStyle w:val="130"/>
              <w:jc w:val="both"/>
              <w:rPr>
                <w:sz w:val="22"/>
                <w:szCs w:val="22"/>
                <w:lang w:val="en-US"/>
              </w:rPr>
            </w:pPr>
          </w:p>
        </w:tc>
        <w:tc>
          <w:tcPr>
            <w:tcW w:w="1102" w:type="pct"/>
            <w:gridSpan w:val="2"/>
          </w:tcPr>
          <w:p w14:paraId="770057EC">
            <w:pPr>
              <w:pStyle w:val="130"/>
              <w:jc w:val="both"/>
              <w:rPr>
                <w:sz w:val="22"/>
                <w:szCs w:val="22"/>
                <w:lang w:val="en-US"/>
              </w:rPr>
            </w:pPr>
          </w:p>
        </w:tc>
      </w:tr>
      <w:tr w14:paraId="20B9B1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2" w:hRule="atLeast"/>
        </w:trPr>
        <w:tc>
          <w:tcPr>
            <w:tcW w:w="1368" w:type="pct"/>
            <w:gridSpan w:val="2"/>
          </w:tcPr>
          <w:p w14:paraId="23D2C7BD">
            <w:pPr>
              <w:pStyle w:val="130"/>
              <w:jc w:val="both"/>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ISO15189</w:t>
            </w:r>
          </w:p>
        </w:tc>
        <w:tc>
          <w:tcPr>
            <w:tcW w:w="1215" w:type="pct"/>
            <w:gridSpan w:val="2"/>
          </w:tcPr>
          <w:p w14:paraId="55BABE86">
            <w:pPr>
              <w:pStyle w:val="130"/>
              <w:jc w:val="both"/>
              <w:rPr>
                <w:rFonts w:hint="default" w:eastAsia="宋体"/>
                <w:sz w:val="22"/>
                <w:szCs w:val="22"/>
                <w:lang w:val="en-US" w:eastAsia="zh-CN"/>
              </w:rPr>
            </w:pPr>
            <w:r>
              <w:rPr>
                <w:rFonts w:hint="eastAsia" w:eastAsia="宋体"/>
                <w:sz w:val="22"/>
                <w:szCs w:val="22"/>
                <w:lang w:val="en-US" w:eastAsia="zh-CN"/>
              </w:rPr>
              <w:t>中国合格评定国家认可委员会</w:t>
            </w:r>
          </w:p>
        </w:tc>
        <w:tc>
          <w:tcPr>
            <w:tcW w:w="696" w:type="pct"/>
            <w:gridSpan w:val="3"/>
          </w:tcPr>
          <w:p w14:paraId="7155E16A">
            <w:pPr>
              <w:pStyle w:val="130"/>
              <w:jc w:val="both"/>
              <w:rPr>
                <w:rFonts w:hint="default" w:eastAsia="宋体"/>
                <w:sz w:val="22"/>
                <w:szCs w:val="22"/>
                <w:lang w:val="en-US" w:eastAsia="zh-CN"/>
              </w:rPr>
            </w:pPr>
            <w:r>
              <w:rPr>
                <w:rFonts w:hint="eastAsia" w:eastAsia="宋体"/>
                <w:sz w:val="22"/>
                <w:szCs w:val="22"/>
                <w:lang w:val="en-US" w:eastAsia="zh-CN"/>
              </w:rPr>
              <w:t>2026-03-12</w:t>
            </w:r>
          </w:p>
        </w:tc>
        <w:tc>
          <w:tcPr>
            <w:tcW w:w="1102" w:type="pct"/>
            <w:gridSpan w:val="2"/>
          </w:tcPr>
          <w:p w14:paraId="669B8A3D">
            <w:pPr>
              <w:pStyle w:val="130"/>
              <w:jc w:val="both"/>
              <w:rPr>
                <w:rFonts w:hint="default" w:eastAsia="宋体"/>
                <w:sz w:val="22"/>
                <w:szCs w:val="22"/>
                <w:lang w:val="en-US" w:eastAsia="zh-CN"/>
              </w:rPr>
            </w:pPr>
            <w:r>
              <w:rPr>
                <w:rFonts w:hint="eastAsia" w:eastAsia="宋体"/>
                <w:sz w:val="22"/>
                <w:szCs w:val="22"/>
                <w:lang w:val="en-US" w:eastAsia="zh-CN"/>
              </w:rPr>
              <w:t>2030-01-10</w:t>
            </w:r>
          </w:p>
        </w:tc>
      </w:tr>
      <w:tr w14:paraId="1D9F73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1368" w:type="pct"/>
            <w:gridSpan w:val="2"/>
          </w:tcPr>
          <w:p w14:paraId="236C544E"/>
        </w:tc>
        <w:tc>
          <w:tcPr>
            <w:tcW w:w="1215" w:type="pct"/>
            <w:gridSpan w:val="2"/>
          </w:tcPr>
          <w:p w14:paraId="4739B487"/>
        </w:tc>
        <w:tc>
          <w:tcPr>
            <w:tcW w:w="696" w:type="pct"/>
            <w:gridSpan w:val="3"/>
          </w:tcPr>
          <w:p w14:paraId="38CD5438"/>
        </w:tc>
        <w:tc>
          <w:tcPr>
            <w:tcW w:w="1102" w:type="pct"/>
            <w:gridSpan w:val="2"/>
          </w:tcPr>
          <w:p w14:paraId="1A51FF30"/>
        </w:tc>
      </w:tr>
      <w:tr w14:paraId="52084A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43" w:hRule="atLeast"/>
        </w:trPr>
        <w:tc>
          <w:tcPr>
            <w:tcW w:w="4383" w:type="pct"/>
            <w:gridSpan w:val="9"/>
            <w:shd w:val="clear" w:color="auto" w:fill="F1F1F1" w:themeFill="background1" w:themeFillShade="F2"/>
          </w:tcPr>
          <w:p w14:paraId="354D709D">
            <w:pPr>
              <w:pStyle w:val="130"/>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认证范围概述</w:t>
            </w:r>
          </w:p>
        </w:tc>
      </w:tr>
      <w:tr w14:paraId="7114BF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 w:hRule="atLeast"/>
        </w:trPr>
        <w:tc>
          <w:tcPr>
            <w:tcW w:w="3280" w:type="pct"/>
            <w:gridSpan w:val="7"/>
            <w:shd w:val="clear" w:color="auto" w:fill="F1F1F1" w:themeFill="background1" w:themeFillShade="F2"/>
          </w:tcPr>
          <w:p w14:paraId="2BCEF8D2">
            <w:pPr>
              <w:pStyle w:val="130"/>
              <w:jc w:val="center"/>
              <w:rPr>
                <w:rFonts w:hint="eastAsia" w:eastAsia="宋体"/>
                <w:sz w:val="22"/>
                <w:szCs w:val="22"/>
                <w:lang w:val="en-US" w:eastAsia="zh-CN"/>
              </w:rPr>
            </w:pPr>
            <w:r>
              <w:rPr>
                <w:rFonts w:hint="eastAsia" w:ascii="Times New Roman" w:hAnsi="Arial" w:eastAsia="微软雅黑" w:cs="Arial"/>
                <w:color w:val="000000"/>
                <w:sz w:val="22"/>
                <w:szCs w:val="22"/>
                <w:lang w:val="en-GB" w:eastAsia="zh-CN" w:bidi="ar-SA"/>
              </w:rPr>
              <w:t>产品/服务</w:t>
            </w:r>
          </w:p>
        </w:tc>
        <w:tc>
          <w:tcPr>
            <w:tcW w:w="1102" w:type="pct"/>
            <w:gridSpan w:val="2"/>
            <w:shd w:val="clear" w:color="auto" w:fill="F1F1F1" w:themeFill="background1" w:themeFillShade="F2"/>
          </w:tcPr>
          <w:p w14:paraId="4090642A">
            <w:pPr>
              <w:pStyle w:val="130"/>
              <w:jc w:val="both"/>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在认证范围内</w:t>
            </w:r>
          </w:p>
        </w:tc>
      </w:tr>
      <w:tr w14:paraId="6A0DAF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3120468E">
            <w:pPr>
              <w:pStyle w:val="130"/>
              <w:jc w:val="both"/>
              <w:rPr>
                <w:sz w:val="22"/>
                <w:szCs w:val="22"/>
                <w:lang w:val="en-US"/>
              </w:rPr>
            </w:pPr>
            <w:r>
              <w:drawing>
                <wp:inline distT="0" distB="0" distL="114300" distR="114300">
                  <wp:extent cx="4318000" cy="1537335"/>
                  <wp:effectExtent l="0" t="0" r="1016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4318000" cy="1537335"/>
                          </a:xfrm>
                          <a:prstGeom prst="rect">
                            <a:avLst/>
                          </a:prstGeom>
                          <a:noFill/>
                          <a:ln>
                            <a:noFill/>
                          </a:ln>
                        </pic:spPr>
                      </pic:pic>
                    </a:graphicData>
                  </a:graphic>
                </wp:inline>
              </w:drawing>
            </w:r>
          </w:p>
        </w:tc>
        <w:tc>
          <w:tcPr>
            <w:tcW w:w="1102" w:type="pct"/>
            <w:gridSpan w:val="2"/>
          </w:tcPr>
          <w:p w14:paraId="4A4F42C4">
            <w:pPr>
              <w:pStyle w:val="130"/>
              <w:jc w:val="both"/>
              <w:rPr>
                <w:sz w:val="22"/>
                <w:szCs w:val="22"/>
                <w:lang w:val="en-US"/>
              </w:rPr>
            </w:pPr>
          </w:p>
        </w:tc>
      </w:tr>
      <w:tr w14:paraId="69276D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5F9A0149">
            <w:pPr>
              <w:pStyle w:val="130"/>
              <w:jc w:val="both"/>
              <w:rPr>
                <w:sz w:val="22"/>
                <w:szCs w:val="22"/>
                <w:lang w:val="en-US"/>
              </w:rPr>
            </w:pPr>
          </w:p>
        </w:tc>
        <w:tc>
          <w:tcPr>
            <w:tcW w:w="1102" w:type="pct"/>
            <w:gridSpan w:val="2"/>
          </w:tcPr>
          <w:p w14:paraId="2F19D5D5">
            <w:pPr>
              <w:pStyle w:val="130"/>
              <w:jc w:val="both"/>
              <w:rPr>
                <w:sz w:val="22"/>
                <w:szCs w:val="22"/>
                <w:lang w:val="en-US"/>
              </w:rPr>
            </w:pPr>
          </w:p>
        </w:tc>
      </w:tr>
      <w:tr w14:paraId="454AD2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3280" w:type="pct"/>
            <w:gridSpan w:val="7"/>
          </w:tcPr>
          <w:p w14:paraId="16CB5FC1">
            <w:pPr>
              <w:pStyle w:val="130"/>
              <w:jc w:val="both"/>
              <w:rPr>
                <w:sz w:val="22"/>
                <w:szCs w:val="22"/>
                <w:lang w:val="en-US"/>
              </w:rPr>
            </w:pPr>
            <w:r>
              <w:drawing>
                <wp:inline distT="0" distB="0" distL="114300" distR="114300">
                  <wp:extent cx="4320540" cy="709930"/>
                  <wp:effectExtent l="0" t="0" r="762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320540" cy="709930"/>
                          </a:xfrm>
                          <a:prstGeom prst="rect">
                            <a:avLst/>
                          </a:prstGeom>
                          <a:noFill/>
                          <a:ln>
                            <a:noFill/>
                          </a:ln>
                        </pic:spPr>
                      </pic:pic>
                    </a:graphicData>
                  </a:graphic>
                </wp:inline>
              </w:drawing>
            </w:r>
          </w:p>
        </w:tc>
        <w:tc>
          <w:tcPr>
            <w:tcW w:w="1102" w:type="pct"/>
            <w:gridSpan w:val="2"/>
          </w:tcPr>
          <w:p w14:paraId="69D4FFE6">
            <w:pPr>
              <w:pStyle w:val="130"/>
              <w:jc w:val="both"/>
              <w:rPr>
                <w:sz w:val="22"/>
                <w:szCs w:val="22"/>
                <w:lang w:val="en-US"/>
              </w:rPr>
            </w:pPr>
          </w:p>
        </w:tc>
      </w:tr>
    </w:tbl>
    <w:p w14:paraId="4318B567">
      <w:pPr>
        <w:pStyle w:val="130"/>
        <w:jc w:val="both"/>
        <w:rPr>
          <w:color w:val="0070C0"/>
          <w:sz w:val="22"/>
          <w:szCs w:val="22"/>
          <w:lang w:val="en-GB"/>
        </w:rPr>
      </w:pPr>
    </w:p>
    <w:p w14:paraId="67291BD6">
      <w:pPr>
        <w:pStyle w:val="130"/>
        <w:jc w:val="both"/>
        <w:rPr>
          <w:color w:val="0070C0"/>
          <w:sz w:val="22"/>
          <w:szCs w:val="22"/>
          <w:lang w:val="en-GB"/>
        </w:rPr>
      </w:pPr>
    </w:p>
    <w:p w14:paraId="725B2F02">
      <w:pPr>
        <w:pStyle w:val="130"/>
        <w:jc w:val="both"/>
        <w:rPr>
          <w:color w:val="0070C0"/>
          <w:sz w:val="22"/>
          <w:szCs w:val="22"/>
          <w:lang w:val="en-GB"/>
        </w:rPr>
      </w:pPr>
    </w:p>
    <w:tbl>
      <w:tblPr>
        <w:tblStyle w:val="32"/>
        <w:tblpPr w:leftFromText="180" w:rightFromText="180" w:vertAnchor="text" w:horzAnchor="page" w:tblpX="1529" w:tblpY="251"/>
        <w:tblOverlap w:val="never"/>
        <w:tblW w:w="4881"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04"/>
        <w:gridCol w:w="703"/>
        <w:gridCol w:w="667"/>
        <w:gridCol w:w="675"/>
        <w:gridCol w:w="3378"/>
      </w:tblGrid>
      <w:tr w14:paraId="616678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342EA0E5">
            <w:pPr>
              <w:pStyle w:val="133"/>
              <w:bidi w:val="0"/>
              <w:ind w:left="360" w:leftChars="0" w:hanging="360" w:firstLineChars="0"/>
            </w:pPr>
            <w:r>
              <w:rPr>
                <w:rFonts w:hint="eastAsia"/>
                <w:lang w:val="en-US" w:eastAsia="zh-CN"/>
              </w:rPr>
              <w:t>质量体系与程序</w:t>
            </w:r>
          </w:p>
        </w:tc>
      </w:tr>
      <w:tr w14:paraId="464462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vAlign w:val="center"/>
          </w:tcPr>
          <w:p w14:paraId="6B5AD718">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问题</w:t>
            </w:r>
          </w:p>
        </w:tc>
        <w:tc>
          <w:tcPr>
            <w:tcW w:w="385" w:type="pct"/>
            <w:vAlign w:val="center"/>
          </w:tcPr>
          <w:p w14:paraId="6743774C">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是</w:t>
            </w:r>
          </w:p>
        </w:tc>
        <w:tc>
          <w:tcPr>
            <w:tcW w:w="365" w:type="pct"/>
            <w:vAlign w:val="center"/>
          </w:tcPr>
          <w:p w14:paraId="7E1B568A">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不</w:t>
            </w:r>
          </w:p>
        </w:tc>
        <w:tc>
          <w:tcPr>
            <w:tcW w:w="370" w:type="pct"/>
            <w:vAlign w:val="center"/>
          </w:tcPr>
          <w:p w14:paraId="0D1003D3">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N/A</w:t>
            </w:r>
          </w:p>
        </w:tc>
        <w:tc>
          <w:tcPr>
            <w:tcW w:w="1850" w:type="pct"/>
            <w:vAlign w:val="center"/>
          </w:tcPr>
          <w:p w14:paraId="2D45E46C">
            <w:pPr>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备注/技术规范</w:t>
            </w:r>
          </w:p>
        </w:tc>
      </w:tr>
      <w:tr w14:paraId="524959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43836ACE">
            <w:pPr>
              <w:ind w:left="13"/>
              <w:outlineLvl w:val="2"/>
              <w:rPr>
                <w:rFonts w:hint="eastAsia" w:ascii="Arial" w:hAnsi="Arial" w:eastAsia="宋体" w:cs="Arial"/>
                <w:b/>
                <w:lang w:eastAsia="zh-CN"/>
              </w:rPr>
            </w:pPr>
            <w:r>
              <w:rPr>
                <w:rFonts w:hint="eastAsia" w:ascii="Times New Roman" w:hAnsi="Arial" w:eastAsia="微软雅黑" w:cs="Arial"/>
                <w:sz w:val="22"/>
                <w:szCs w:val="22"/>
                <w:lang w:val="en-US" w:eastAsia="zh-CN" w:bidi="ar-SA"/>
              </w:rPr>
              <w:t>您是否拥有质量管理体系？</w:t>
            </w:r>
          </w:p>
        </w:tc>
        <w:tc>
          <w:tcPr>
            <w:tcW w:w="385" w:type="pct"/>
            <w:vAlign w:val="center"/>
          </w:tcPr>
          <w:p w14:paraId="43334B06">
            <w:pPr>
              <w:ind w:left="13"/>
              <w:outlineLvl w:val="2"/>
              <w:rPr>
                <w:rFonts w:ascii="Arial" w:hAnsi="Arial" w:cs="Arial"/>
                <w:b/>
                <w:highlight w:val="yellow"/>
              </w:rPr>
            </w:pPr>
            <w:r>
              <w:rPr>
                <w:rFonts w:ascii="Arial" w:hAnsi="Arial" w:cs="Arial"/>
                <w:highlight w:val="none"/>
              </w:rPr>
              <w:sym w:font="Wingdings" w:char="00FE"/>
            </w:r>
          </w:p>
        </w:tc>
        <w:tc>
          <w:tcPr>
            <w:tcW w:w="365" w:type="pct"/>
            <w:vAlign w:val="center"/>
          </w:tcPr>
          <w:p w14:paraId="20F4491B">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0140A0A0">
            <w:pPr>
              <w:ind w:left="13"/>
              <w:outlineLvl w:val="2"/>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shd w:val="clear" w:color="auto" w:fill="F1F1F1" w:themeFill="background1" w:themeFillShade="F2"/>
            <w:vAlign w:val="center"/>
          </w:tcPr>
          <w:p w14:paraId="0602CC04">
            <w:pPr>
              <w:ind w:left="13"/>
              <w:outlineLvl w:val="2"/>
              <w:rPr>
                <w:rFonts w:hint="default" w:ascii="Arial" w:hAnsi="Arial" w:eastAsia="宋体" w:cs="Arial"/>
                <w:b/>
                <w:lang w:val="en-US" w:eastAsia="zh-CN"/>
              </w:rPr>
            </w:pPr>
            <w:r>
              <w:rPr>
                <w:rFonts w:hint="eastAsia" w:ascii="Arial" w:hAnsi="Arial" w:eastAsia="宋体" w:cs="Arial"/>
                <w:b/>
                <w:lang w:val="en-US" w:eastAsia="zh-CN"/>
              </w:rPr>
              <w:t>ISO15189</w:t>
            </w:r>
          </w:p>
        </w:tc>
      </w:tr>
      <w:tr w14:paraId="252708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0A5040A3">
            <w:pPr>
              <w:ind w:left="13"/>
              <w:outlineLvl w:val="2"/>
              <w:rPr>
                <w:rFonts w:hint="eastAsia" w:ascii="Arial" w:hAnsi="Arial" w:eastAsia="宋体" w:cs="Arial"/>
                <w:b/>
                <w:lang w:eastAsia="zh-CN"/>
              </w:rPr>
            </w:pPr>
            <w:r>
              <w:rPr>
                <w:rFonts w:hint="eastAsia" w:ascii="Times New Roman" w:hAnsi="Arial" w:eastAsia="微软雅黑" w:cs="Arial"/>
                <w:sz w:val="22"/>
                <w:szCs w:val="22"/>
                <w:lang w:val="en-US" w:eastAsia="zh-CN" w:bidi="ar-SA"/>
              </w:rPr>
              <w:t>如是，请简要概述您的质量管理体系框架。</w:t>
            </w:r>
          </w:p>
        </w:tc>
        <w:tc>
          <w:tcPr>
            <w:tcW w:w="2971" w:type="pct"/>
            <w:gridSpan w:val="4"/>
            <w:vAlign w:val="center"/>
          </w:tcPr>
          <w:p w14:paraId="60DD8D7B">
            <w:pPr>
              <w:pStyle w:val="136"/>
              <w:keepNext/>
              <w:rPr>
                <w:rFonts w:hint="eastAsia" w:ascii="Arial" w:hAnsi="Arial" w:eastAsia="宋体"/>
                <w:i/>
                <w:lang w:val="en-GB" w:eastAsia="zh-CN"/>
              </w:rPr>
            </w:pPr>
            <w:r>
              <w:rPr>
                <w:rFonts w:hint="eastAsia" w:ascii="Times New Roman" w:hAnsi="Arial" w:eastAsia="微软雅黑" w:cs="Arial"/>
                <w:i/>
                <w:color w:val="000000"/>
                <w:sz w:val="24"/>
                <w:szCs w:val="24"/>
                <w:lang w:val="nl-BE" w:eastAsia="zh-CN" w:bidi="ar-SA"/>
              </w:rPr>
              <w:t>质量管理体系框架基于  CNAS-CL02：2023 《医学实验室质量和能力认可准则》（ISO15189：2022，IDT）、CNAS-CL02-A001：2023《医学实验室质量和能力认可准则的应用要求》等质量管理标准的要求制订的，主要包含以下</w:t>
            </w:r>
            <w:r>
              <w:rPr>
                <w:rFonts w:hint="eastAsia" w:ascii="Times New Roman" w:hAnsi="Arial" w:eastAsia="微软雅黑" w:cs="Arial"/>
                <w:i/>
                <w:color w:val="000000"/>
                <w:sz w:val="24"/>
                <w:szCs w:val="24"/>
                <w:lang w:val="en-US" w:eastAsia="zh-CN" w:bidi="ar-SA"/>
              </w:rPr>
              <w:t>模块</w:t>
            </w:r>
            <w:r>
              <w:rPr>
                <w:rFonts w:hint="eastAsia" w:ascii="Times New Roman" w:hAnsi="Arial" w:eastAsia="微软雅黑" w:cs="Arial"/>
                <w:i/>
                <w:color w:val="000000"/>
                <w:sz w:val="24"/>
                <w:szCs w:val="24"/>
                <w:lang w:val="nl-BE" w:eastAsia="zh-CN" w:bidi="ar-SA"/>
              </w:rPr>
              <w:t>：质量手册，程序文件，作业指导书，相关记录表格</w:t>
            </w:r>
          </w:p>
          <w:p w14:paraId="789F9E61">
            <w:pPr>
              <w:ind w:left="13"/>
              <w:outlineLvl w:val="2"/>
              <w:rPr>
                <w:rFonts w:ascii="Arial" w:hAnsi="Arial" w:cs="Arial"/>
                <w:b/>
              </w:rPr>
            </w:pPr>
          </w:p>
        </w:tc>
      </w:tr>
      <w:tr w14:paraId="2F56A4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blHeader/>
        </w:trPr>
        <w:tc>
          <w:tcPr>
            <w:tcW w:w="2028" w:type="pct"/>
            <w:shd w:val="clear" w:color="auto" w:fill="F1F1F1" w:themeFill="background1" w:themeFillShade="F2"/>
            <w:vAlign w:val="center"/>
          </w:tcPr>
          <w:p w14:paraId="68227C13">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您是否备有书面的质量手册？</w:t>
            </w:r>
          </w:p>
        </w:tc>
        <w:tc>
          <w:tcPr>
            <w:tcW w:w="385" w:type="pct"/>
            <w:vAlign w:val="center"/>
          </w:tcPr>
          <w:p w14:paraId="29395703">
            <w:pPr>
              <w:ind w:left="1"/>
              <w:jc w:val="center"/>
              <w:rPr>
                <w:rFonts w:ascii="Arial" w:hAnsi="Arial" w:cs="Arial"/>
              </w:rPr>
            </w:pPr>
            <w:r>
              <w:rPr>
                <w:rFonts w:ascii="Arial" w:hAnsi="Arial" w:cs="Arial"/>
                <w:sz w:val="28"/>
                <w:szCs w:val="28"/>
              </w:rPr>
              <w:sym w:font="Wingdings" w:char="00FE"/>
            </w:r>
          </w:p>
        </w:tc>
        <w:tc>
          <w:tcPr>
            <w:tcW w:w="365" w:type="pct"/>
            <w:vAlign w:val="center"/>
          </w:tcPr>
          <w:p w14:paraId="26BD6167">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1194479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0CAC133F"/>
          <w:p w14:paraId="36E97ECA">
            <w:pPr>
              <w:pStyle w:val="130"/>
              <w:keepNext/>
              <w:jc w:val="both"/>
              <w:rPr>
                <w:rFonts w:hint="eastAsia" w:ascii="宋体" w:hAnsi="宋体" w:eastAsia="宋体" w:cs="宋体"/>
                <w:i/>
                <w:sz w:val="24"/>
                <w:szCs w:val="24"/>
                <w:lang w:val="en-US"/>
              </w:rPr>
            </w:pPr>
            <w:r>
              <w:rPr>
                <w:rFonts w:hint="eastAsia" w:ascii="宋体" w:hAnsi="宋体" w:eastAsia="宋体" w:cs="宋体"/>
                <w:i w:val="0"/>
                <w:iCs/>
                <w:color w:val="000000"/>
                <w:sz w:val="24"/>
                <w:szCs w:val="24"/>
                <w:lang w:val="en-US" w:eastAsia="zh-CN" w:bidi="ar-SA"/>
              </w:rPr>
              <w:t>已有ODC-ZLSC《质量手册》</w:t>
            </w:r>
          </w:p>
        </w:tc>
      </w:tr>
      <w:tr w14:paraId="1B2BA4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4" w:hRule="atLeast"/>
          <w:tblHeader/>
        </w:trPr>
        <w:tc>
          <w:tcPr>
            <w:tcW w:w="2028" w:type="pct"/>
            <w:shd w:val="clear" w:color="auto" w:fill="F1F1F1" w:themeFill="background1" w:themeFillShade="F2"/>
            <w:vAlign w:val="center"/>
          </w:tcPr>
          <w:p w14:paraId="0214D9F2">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您是否设有独立的质量保证部门？</w:t>
            </w:r>
          </w:p>
        </w:tc>
        <w:tc>
          <w:tcPr>
            <w:tcW w:w="385" w:type="pct"/>
            <w:vAlign w:val="center"/>
          </w:tcPr>
          <w:p w14:paraId="00DD6A5B">
            <w:pPr>
              <w:ind w:left="1"/>
              <w:jc w:val="center"/>
              <w:rPr>
                <w:rFonts w:ascii="Arial" w:hAnsi="Arial" w:cs="Arial"/>
              </w:rPr>
            </w:pPr>
            <w:r>
              <w:rPr>
                <w:rFonts w:ascii="Arial" w:hAnsi="Arial" w:cs="Arial"/>
                <w:sz w:val="28"/>
                <w:szCs w:val="28"/>
              </w:rPr>
              <w:sym w:font="Wingdings" w:char="00FE"/>
            </w:r>
          </w:p>
        </w:tc>
        <w:tc>
          <w:tcPr>
            <w:tcW w:w="365" w:type="pct"/>
            <w:vAlign w:val="center"/>
          </w:tcPr>
          <w:p w14:paraId="360A108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61AB5736">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0D89A295">
            <w:r>
              <w:rPr>
                <w:rFonts w:hint="eastAsia" w:ascii="宋体" w:hAnsi="宋体" w:eastAsia="宋体" w:cs="宋体"/>
                <w:i w:val="0"/>
                <w:iCs/>
                <w:color w:val="000000"/>
                <w:sz w:val="24"/>
                <w:szCs w:val="24"/>
                <w:lang w:val="en-US" w:eastAsia="zh-CN" w:bidi="ar-SA"/>
              </w:rPr>
              <w:t>已设立质量部</w:t>
            </w:r>
          </w:p>
          <w:p w14:paraId="1700337E">
            <w:pPr>
              <w:pStyle w:val="130"/>
              <w:keepNext/>
              <w:jc w:val="both"/>
              <w:rPr>
                <w:rFonts w:hint="eastAsia" w:ascii="宋体" w:hAnsi="宋体" w:eastAsia="宋体" w:cs="宋体"/>
                <w:i/>
                <w:sz w:val="24"/>
                <w:szCs w:val="24"/>
                <w:lang w:val="en-US"/>
              </w:rPr>
            </w:pPr>
          </w:p>
        </w:tc>
      </w:tr>
      <w:tr w14:paraId="29DE3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28" w:type="pct"/>
            <w:shd w:val="clear" w:color="auto" w:fill="F1F1F1" w:themeFill="background1" w:themeFillShade="F2"/>
            <w:vAlign w:val="center"/>
          </w:tcPr>
          <w:p w14:paraId="77D46CFC">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请简要描述质量保证（QA）相关职责。</w:t>
            </w:r>
          </w:p>
        </w:tc>
        <w:tc>
          <w:tcPr>
            <w:tcW w:w="2971" w:type="pct"/>
            <w:gridSpan w:val="4"/>
            <w:vAlign w:val="center"/>
          </w:tcPr>
          <w:p w14:paraId="105BEB46">
            <w:pPr>
              <w:pStyle w:val="130"/>
              <w:keepNext/>
              <w:jc w:val="both"/>
              <w:rPr>
                <w:i/>
                <w:sz w:val="22"/>
                <w:szCs w:val="22"/>
                <w:lang w:val="en-US"/>
              </w:rPr>
            </w:pPr>
          </w:p>
          <w:p w14:paraId="10844028">
            <w:pPr>
              <w:pStyle w:val="130"/>
              <w:keepNext/>
              <w:jc w:val="both"/>
              <w:rPr>
                <w:rFonts w:hint="eastAsia"/>
                <w:i/>
                <w:sz w:val="22"/>
                <w:szCs w:val="22"/>
                <w:lang w:val="en-US"/>
              </w:rPr>
            </w:pPr>
            <w:r>
              <w:rPr>
                <w:rFonts w:hint="eastAsia" w:eastAsia="宋体"/>
                <w:i/>
                <w:sz w:val="22"/>
                <w:szCs w:val="22"/>
                <w:lang w:val="en-US" w:eastAsia="zh-CN"/>
              </w:rPr>
              <w:t>1.</w:t>
            </w:r>
            <w:r>
              <w:rPr>
                <w:rFonts w:hint="eastAsia"/>
                <w:i/>
                <w:sz w:val="22"/>
                <w:szCs w:val="22"/>
                <w:lang w:val="en-US"/>
              </w:rPr>
              <w:t>质量体系建立与维护:参与质量管理体系文件(SOP、质量手册、记录模板等)的起草、审核、修订、发放与回收;定期参与管理评审，监督体系持续有效运行。</w:t>
            </w:r>
          </w:p>
          <w:p w14:paraId="7528C08F">
            <w:pPr>
              <w:pStyle w:val="130"/>
              <w:keepNext/>
              <w:jc w:val="both"/>
              <w:rPr>
                <w:rFonts w:hint="eastAsia"/>
                <w:i/>
                <w:sz w:val="22"/>
                <w:szCs w:val="22"/>
                <w:lang w:val="en-US"/>
              </w:rPr>
            </w:pPr>
            <w:r>
              <w:rPr>
                <w:rFonts w:hint="eastAsia"/>
                <w:i/>
                <w:sz w:val="22"/>
                <w:szCs w:val="22"/>
                <w:lang w:val="en-US"/>
              </w:rPr>
              <w:t>2.培训支持:协助组织人员质量相关培训(GLP 规范、记录规范、偏差管理等)监督人员培训与授权落实。</w:t>
            </w:r>
          </w:p>
          <w:p w14:paraId="7F34D255">
            <w:pPr>
              <w:pStyle w:val="130"/>
              <w:keepNext/>
              <w:jc w:val="both"/>
              <w:rPr>
                <w:rFonts w:hint="eastAsia"/>
                <w:i/>
                <w:sz w:val="22"/>
                <w:szCs w:val="22"/>
                <w:lang w:val="en-US"/>
              </w:rPr>
            </w:pPr>
            <w:r>
              <w:rPr>
                <w:rFonts w:hint="eastAsia" w:eastAsia="宋体"/>
                <w:i/>
                <w:sz w:val="22"/>
                <w:szCs w:val="22"/>
                <w:lang w:val="en-US" w:eastAsia="zh-CN"/>
              </w:rPr>
              <w:t xml:space="preserve">3. </w:t>
            </w:r>
            <w:r>
              <w:rPr>
                <w:rFonts w:hint="eastAsia"/>
                <w:i/>
                <w:sz w:val="22"/>
                <w:szCs w:val="22"/>
                <w:lang w:val="en-US"/>
              </w:rPr>
              <w:t>负责对不符合工作、纠正措施、预防措施、持续改进等方面的管理:</w:t>
            </w:r>
          </w:p>
          <w:p w14:paraId="2753477B">
            <w:pPr>
              <w:pStyle w:val="130"/>
              <w:keepNext/>
              <w:jc w:val="both"/>
              <w:rPr>
                <w:iCs/>
                <w:sz w:val="22"/>
                <w:szCs w:val="22"/>
                <w:lang w:val="en-US"/>
              </w:rPr>
            </w:pPr>
          </w:p>
          <w:p w14:paraId="5F690654">
            <w:pPr>
              <w:pStyle w:val="130"/>
              <w:keepNext/>
              <w:jc w:val="both"/>
              <w:rPr>
                <w:i/>
                <w:sz w:val="22"/>
                <w:szCs w:val="22"/>
                <w:lang w:val="en-US"/>
              </w:rPr>
            </w:pPr>
          </w:p>
        </w:tc>
      </w:tr>
      <w:tr w14:paraId="067599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4" w:hRule="atLeast"/>
          <w:tblHeader/>
        </w:trPr>
        <w:tc>
          <w:tcPr>
            <w:tcW w:w="2028" w:type="pct"/>
            <w:shd w:val="clear" w:color="auto" w:fill="F1F1F1" w:themeFill="background1" w:themeFillShade="F2"/>
            <w:vAlign w:val="center"/>
          </w:tcPr>
          <w:p w14:paraId="2D2098CD">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您的各项活动或流程是否均受已批准的程序（如政策、SOP 或工作指令）的覆盖？</w:t>
            </w:r>
          </w:p>
        </w:tc>
        <w:tc>
          <w:tcPr>
            <w:tcW w:w="385" w:type="pct"/>
            <w:vAlign w:val="center"/>
          </w:tcPr>
          <w:p w14:paraId="3FF5BB8B">
            <w:pPr>
              <w:ind w:left="1"/>
              <w:jc w:val="center"/>
              <w:rPr>
                <w:rFonts w:ascii="Arial" w:hAnsi="Arial" w:cs="Arial"/>
              </w:rPr>
            </w:pPr>
            <w:r>
              <w:rPr>
                <w:rFonts w:ascii="Arial" w:hAnsi="Arial" w:cs="Arial"/>
                <w:sz w:val="28"/>
                <w:szCs w:val="28"/>
              </w:rPr>
              <w:sym w:font="Wingdings" w:char="00FE"/>
            </w:r>
          </w:p>
        </w:tc>
        <w:tc>
          <w:tcPr>
            <w:tcW w:w="365" w:type="pct"/>
            <w:vAlign w:val="center"/>
          </w:tcPr>
          <w:p w14:paraId="00639BD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211731F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shd w:val="clear" w:color="auto" w:fill="F1F1F1" w:themeFill="background1" w:themeFillShade="F2"/>
          </w:tcPr>
          <w:p w14:paraId="49B5EC1F">
            <w:pPr>
              <w:pStyle w:val="130"/>
              <w:keepNext/>
              <w:jc w:val="both"/>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是，各项活动或流程均受已批准的程序覆盖。</w:t>
            </w:r>
          </w:p>
          <w:p w14:paraId="28129418">
            <w:pPr>
              <w:pStyle w:val="130"/>
              <w:keepNext/>
              <w:jc w:val="both"/>
              <w:rPr>
                <w:rFonts w:ascii="Segoe UI" w:hAnsi="Segoe UI" w:eastAsia="Segoe UI" w:cs="Segoe UI"/>
                <w:b/>
                <w:bCs/>
                <w:i w:val="0"/>
                <w:iCs w:val="0"/>
                <w:caps w:val="0"/>
                <w:color w:val="0F1115"/>
                <w:spacing w:val="0"/>
                <w:sz w:val="24"/>
                <w:szCs w:val="24"/>
                <w:shd w:val="clear" w:fill="FFFFFF"/>
                <w:lang w:val="en-US"/>
              </w:rPr>
            </w:pPr>
            <w:r>
              <w:rPr>
                <w:rFonts w:hint="eastAsia" w:ascii="宋体" w:hAnsi="宋体" w:eastAsia="宋体" w:cs="宋体"/>
                <w:i w:val="0"/>
                <w:iCs w:val="0"/>
                <w:caps w:val="0"/>
                <w:color w:val="0F1115"/>
                <w:spacing w:val="0"/>
                <w:sz w:val="24"/>
                <w:szCs w:val="24"/>
                <w:shd w:val="clear" w:fill="FFFFFF"/>
              </w:rPr>
              <w:t>公司已建立</w:t>
            </w:r>
            <w:r>
              <w:rPr>
                <w:rFonts w:hint="eastAsia" w:ascii="宋体" w:hAnsi="宋体" w:eastAsia="宋体" w:cs="宋体"/>
                <w:i w:val="0"/>
                <w:iCs w:val="0"/>
                <w:caps w:val="0"/>
                <w:color w:val="0F1115"/>
                <w:spacing w:val="0"/>
                <w:sz w:val="24"/>
                <w:szCs w:val="24"/>
                <w:shd w:val="clear" w:fill="FFFFFF"/>
                <w:lang w:val="en-US" w:eastAsia="zh-CN"/>
              </w:rPr>
              <w:t>成文的ODC-CX-33《文件控制程序》、ODC-34《记录管理程序》</w:t>
            </w:r>
            <w:r>
              <w:rPr>
                <w:rFonts w:hint="eastAsia" w:ascii="宋体" w:hAnsi="宋体" w:eastAsia="宋体" w:cs="宋体"/>
                <w:i w:val="0"/>
                <w:iCs w:val="0"/>
                <w:caps w:val="0"/>
                <w:color w:val="0F1115"/>
                <w:spacing w:val="0"/>
                <w:sz w:val="24"/>
                <w:szCs w:val="24"/>
                <w:shd w:val="clear" w:fill="FFFFFF"/>
              </w:rPr>
              <w:t>，文件修订遵循规定流程，各项活动在文件体系设计上均有相应批准的程序、SOP或工作指令覆盖，并保留相应记录作为执行证据。</w:t>
            </w:r>
          </w:p>
        </w:tc>
      </w:tr>
      <w:tr w14:paraId="415197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53" w:hRule="atLeast"/>
          <w:tblHeader/>
        </w:trPr>
        <w:tc>
          <w:tcPr>
            <w:tcW w:w="2028" w:type="pct"/>
            <w:shd w:val="clear" w:color="auto" w:fill="F1F1F1" w:themeFill="background1" w:themeFillShade="F2"/>
            <w:vAlign w:val="center"/>
          </w:tcPr>
          <w:p w14:paraId="7AE7AC6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贵机构如何管理诸如操作规程之类的文件？</w:t>
            </w:r>
          </w:p>
        </w:tc>
        <w:tc>
          <w:tcPr>
            <w:tcW w:w="2971" w:type="pct"/>
            <w:gridSpan w:val="4"/>
            <w:vAlign w:val="center"/>
          </w:tcPr>
          <w:p w14:paraId="5F0E6E54">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电子文档管理系统</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p w14:paraId="0431FDDA">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手动文档管理系统</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p w14:paraId="3B26C4D0">
            <w:pPr>
              <w:pStyle w:val="130"/>
              <w:keepNext/>
              <w:jc w:val="both"/>
              <w:rPr>
                <w:rFonts w:hint="eastAsia" w:eastAsia="宋体"/>
                <w:sz w:val="22"/>
                <w:szCs w:val="20"/>
                <w:lang w:val="en-US" w:eastAsia="zh-CN"/>
              </w:rPr>
            </w:pPr>
            <w:r>
              <w:rPr>
                <w:rFonts w:hint="eastAsia" w:ascii="Times New Roman" w:hAnsi="Arial" w:eastAsia="微软雅黑" w:cs="Arial"/>
                <w:color w:val="000000"/>
                <w:sz w:val="22"/>
                <w:szCs w:val="20"/>
                <w:lang w:val="en-US" w:eastAsia="zh-CN" w:bidi="ar-SA"/>
              </w:rPr>
              <w:t>两者结合</w:t>
            </w:r>
            <w:r>
              <w:rPr>
                <w:rFonts w:ascii="Arial" w:hAnsi="Arial" w:cs="Arial"/>
                <w:sz w:val="28"/>
                <w:szCs w:val="28"/>
              </w:rPr>
              <w:sym w:font="Wingdings" w:char="00FE"/>
            </w:r>
          </w:p>
          <w:p w14:paraId="36D98EBC">
            <w:pPr>
              <w:pStyle w:val="130"/>
              <w:keepNext/>
              <w:jc w:val="both"/>
              <w:rPr>
                <w:rFonts w:hint="eastAsia" w:eastAsia="宋体"/>
                <w:sz w:val="22"/>
                <w:szCs w:val="22"/>
                <w:lang w:val="en-US" w:eastAsia="zh-CN"/>
              </w:rPr>
            </w:pPr>
            <w:r>
              <w:rPr>
                <w:rFonts w:hint="eastAsia" w:ascii="Times New Roman" w:hAnsi="Arial" w:eastAsia="微软雅黑" w:cs="Arial"/>
                <w:color w:val="000000"/>
                <w:sz w:val="22"/>
                <w:szCs w:val="20"/>
                <w:lang w:val="en-US" w:eastAsia="zh-CN" w:bidi="ar-SA"/>
              </w:rPr>
              <w:t>N/A</w:t>
            </w:r>
            <w:r>
              <w:rPr>
                <w:sz w:val="22"/>
                <w:szCs w:val="20"/>
                <w:lang w:val="en-US"/>
              </w:rPr>
              <w:fldChar w:fldCharType="begin">
                <w:ffData>
                  <w:name w:val="Check4"/>
                  <w:enabled/>
                  <w:calcOnExit w:val="0"/>
                  <w:checkBox>
                    <w:sizeAuto/>
                    <w:default w:val="0"/>
                    <w:checked w:val="0"/>
                  </w:checkBox>
                </w:ffData>
              </w:fldChar>
            </w:r>
            <w:r>
              <w:rPr>
                <w:sz w:val="22"/>
                <w:szCs w:val="20"/>
                <w:lang w:val="en-US"/>
              </w:rPr>
              <w:instrText xml:space="preserve"> FORMCHECKBOX </w:instrText>
            </w:r>
            <w:r>
              <w:rPr>
                <w:sz w:val="22"/>
                <w:szCs w:val="20"/>
                <w:lang w:val="en-US"/>
              </w:rPr>
              <w:fldChar w:fldCharType="separate"/>
            </w:r>
            <w:r>
              <w:rPr>
                <w:sz w:val="22"/>
                <w:szCs w:val="20"/>
                <w:lang w:val="en-US"/>
              </w:rPr>
              <w:fldChar w:fldCharType="end"/>
            </w:r>
          </w:p>
        </w:tc>
      </w:tr>
      <w:tr w14:paraId="38459A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40" w:hRule="atLeast"/>
          <w:tblHeader/>
        </w:trPr>
        <w:tc>
          <w:tcPr>
            <w:tcW w:w="2028" w:type="pct"/>
            <w:shd w:val="clear" w:color="auto" w:fill="F1F1F1" w:themeFill="background1" w:themeFillShade="F2"/>
            <w:vAlign w:val="center"/>
          </w:tcPr>
          <w:p w14:paraId="5C94F821">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员工如何创建、维护及查阅标准操作程序（SOPs）、政策及工作指令？</w:t>
            </w:r>
          </w:p>
        </w:tc>
        <w:tc>
          <w:tcPr>
            <w:tcW w:w="2971" w:type="pct"/>
            <w:gridSpan w:val="4"/>
            <w:vAlign w:val="center"/>
          </w:tcPr>
          <w:p w14:paraId="4C1F50FB">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创建：由对应流程的负责部门起草，结合法规几体系要求、行业实践和内部经验编写；经部门负责人和质量经理审核，实验室负责人批准后发布。</w:t>
            </w:r>
          </w:p>
          <w:p w14:paraId="5B80651E">
            <w:pPr>
              <w:pStyle w:val="130"/>
              <w:keepNext/>
              <w:jc w:val="both"/>
              <w:rPr>
                <w:rFonts w:hint="eastAsia" w:ascii="Times New Roman" w:hAnsi="Arial" w:eastAsia="微软雅黑" w:cs="Arial"/>
                <w:i/>
                <w:color w:val="000000"/>
                <w:sz w:val="22"/>
                <w:szCs w:val="22"/>
                <w:lang w:val="en-US" w:eastAsia="zh-CN" w:bidi="ar-SA"/>
              </w:rPr>
            </w:pPr>
          </w:p>
          <w:p w14:paraId="56AD6C98">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维护：每年至少评审一次，或在流程变更、法规更新时及时修订；每份文件记录修订历史和变更原因；作废版本归档并明确标识，防止误用。</w:t>
            </w:r>
          </w:p>
          <w:p w14:paraId="3B09AB8E">
            <w:pPr>
              <w:pStyle w:val="130"/>
              <w:keepNext/>
              <w:jc w:val="both"/>
              <w:rPr>
                <w:rFonts w:hint="eastAsia" w:ascii="Times New Roman" w:hAnsi="Arial" w:eastAsia="微软雅黑" w:cs="Arial"/>
                <w:i/>
                <w:color w:val="000000"/>
                <w:sz w:val="22"/>
                <w:szCs w:val="22"/>
                <w:lang w:val="en-US" w:eastAsia="zh-CN" w:bidi="ar-SA"/>
              </w:rPr>
            </w:pPr>
          </w:p>
          <w:p w14:paraId="473568FE">
            <w:r>
              <w:rPr>
                <w:rFonts w:hint="eastAsia" w:ascii="Times New Roman" w:hAnsi="Arial" w:eastAsia="微软雅黑" w:cs="Arial"/>
                <w:i/>
                <w:color w:val="000000"/>
                <w:sz w:val="22"/>
                <w:szCs w:val="22"/>
                <w:lang w:val="en-US" w:eastAsia="zh-CN" w:bidi="ar-SA"/>
              </w:rPr>
              <w:t>访问：所有现行文件纸质版签字盖章后发放到各部门，电子版集中存储在 共享服务器/内部平台中，按岗位和部门设置访问权限；新员工入职和相关文件更新时组织培训，并留存培训记录；维护受控文件总清单，确保可追溯</w:t>
            </w:r>
          </w:p>
          <w:p w14:paraId="032E2D95">
            <w:pPr>
              <w:pStyle w:val="130"/>
              <w:keepNext/>
              <w:jc w:val="both"/>
              <w:rPr>
                <w:i/>
                <w:sz w:val="22"/>
                <w:szCs w:val="22"/>
                <w:lang w:val="en-US"/>
              </w:rPr>
            </w:pPr>
          </w:p>
          <w:p w14:paraId="796E54EB">
            <w:pPr>
              <w:pStyle w:val="130"/>
              <w:keepNext/>
              <w:jc w:val="both"/>
              <w:rPr>
                <w:i/>
                <w:sz w:val="22"/>
                <w:szCs w:val="22"/>
                <w:lang w:val="en-US"/>
              </w:rPr>
            </w:pPr>
          </w:p>
          <w:p w14:paraId="282CA8E9">
            <w:pPr>
              <w:pStyle w:val="130"/>
              <w:keepNext/>
              <w:jc w:val="both"/>
              <w:rPr>
                <w:i/>
                <w:sz w:val="22"/>
                <w:szCs w:val="22"/>
                <w:lang w:val="en-US"/>
              </w:rPr>
            </w:pPr>
          </w:p>
        </w:tc>
      </w:tr>
      <w:tr w14:paraId="0A9E22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42" w:hRule="atLeast"/>
          <w:tblHeader/>
        </w:trPr>
        <w:tc>
          <w:tcPr>
            <w:tcW w:w="2028" w:type="pct"/>
            <w:shd w:val="clear" w:color="auto" w:fill="F1F1F1" w:themeFill="background1" w:themeFillShade="F2"/>
            <w:vAlign w:val="center"/>
          </w:tcPr>
          <w:p w14:paraId="3680D3E3">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该公司如何确保防止对过时文件的非预期使用？</w:t>
            </w:r>
          </w:p>
        </w:tc>
        <w:tc>
          <w:tcPr>
            <w:tcW w:w="2971" w:type="pct"/>
            <w:gridSpan w:val="4"/>
            <w:vAlign w:val="center"/>
          </w:tcPr>
          <w:p w14:paraId="29A6D076">
            <w:pPr>
              <w:pStyle w:val="130"/>
              <w:keepNext/>
              <w:jc w:val="both"/>
              <w:rPr>
                <w:rFonts w:hint="eastAsia" w:ascii="Times New Roman" w:hAnsi="Arial" w:eastAsia="微软雅黑" w:cs="Arial"/>
                <w:i/>
                <w:color w:val="000000"/>
                <w:sz w:val="22"/>
                <w:szCs w:val="22"/>
                <w:lang w:val="en-US" w:eastAsia="zh-CN" w:bidi="ar-SA"/>
              </w:rPr>
            </w:pPr>
          </w:p>
          <w:p w14:paraId="68DC35F3">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对于纸质文件，文档管理员在新版发布后及时从岗位现场、实验室收回所有旧版打印件，加盖"作废"章并按规定期限存档后销毁。电子版所有受控文件集中存储在服务器中，新版发布后，旧版被替代"，普通用户无法访问或下载</w:t>
            </w:r>
          </w:p>
          <w:p w14:paraId="3966ABC5">
            <w:pPr>
              <w:pStyle w:val="130"/>
              <w:keepNext/>
              <w:jc w:val="both"/>
              <w:rPr>
                <w:rFonts w:hint="eastAsia" w:ascii="Times New Roman" w:hAnsi="Arial" w:eastAsia="微软雅黑" w:cs="Arial"/>
                <w:i/>
                <w:color w:val="000000"/>
                <w:sz w:val="22"/>
                <w:szCs w:val="22"/>
                <w:lang w:val="en-US" w:eastAsia="zh-CN" w:bidi="ar-SA"/>
              </w:rPr>
            </w:pPr>
          </w:p>
          <w:p w14:paraId="3DA809F7">
            <w:pPr>
              <w:pStyle w:val="130"/>
              <w:keepNext/>
              <w:jc w:val="both"/>
              <w:rPr>
                <w:rFonts w:hint="eastAsia" w:ascii="Times New Roman" w:hAnsi="Arial" w:eastAsia="微软雅黑" w:cs="Arial"/>
                <w:i/>
                <w:color w:val="000000"/>
                <w:sz w:val="22"/>
                <w:szCs w:val="22"/>
                <w:lang w:val="en-US" w:eastAsia="zh-CN" w:bidi="ar-SA"/>
              </w:rPr>
            </w:pPr>
            <w:r>
              <w:rPr>
                <w:rFonts w:hint="eastAsia" w:ascii="Times New Roman" w:hAnsi="Arial" w:eastAsia="微软雅黑" w:cs="Arial"/>
                <w:i/>
                <w:color w:val="000000"/>
                <w:sz w:val="22"/>
                <w:szCs w:val="22"/>
                <w:lang w:val="en-US" w:eastAsia="zh-CN" w:bidi="ar-SA"/>
              </w:rPr>
              <w:t>内部审核时会对工作现场进行检查，确认各使用点没有未受控或作废的文件</w:t>
            </w:r>
          </w:p>
          <w:p w14:paraId="54AFA5E1">
            <w:pPr>
              <w:pStyle w:val="130"/>
              <w:keepNext/>
              <w:jc w:val="both"/>
              <w:rPr>
                <w:rFonts w:hint="eastAsia" w:eastAsia="宋体"/>
                <w:i/>
                <w:sz w:val="22"/>
                <w:szCs w:val="22"/>
                <w:lang w:val="en-US" w:eastAsia="zh-CN"/>
              </w:rPr>
            </w:pPr>
          </w:p>
          <w:p w14:paraId="6DD1D8AE">
            <w:pPr>
              <w:pStyle w:val="130"/>
              <w:keepNext/>
              <w:jc w:val="both"/>
              <w:rPr>
                <w:sz w:val="22"/>
                <w:szCs w:val="22"/>
                <w:lang w:val="en-US"/>
              </w:rPr>
            </w:pPr>
          </w:p>
          <w:p w14:paraId="0E1595DE">
            <w:pPr>
              <w:pStyle w:val="130"/>
              <w:keepNext/>
              <w:jc w:val="both"/>
              <w:rPr>
                <w:sz w:val="22"/>
                <w:szCs w:val="22"/>
                <w:lang w:val="en-US"/>
              </w:rPr>
            </w:pPr>
          </w:p>
          <w:p w14:paraId="05E4814F">
            <w:pPr>
              <w:pStyle w:val="130"/>
              <w:keepNext/>
              <w:jc w:val="both"/>
              <w:rPr>
                <w:sz w:val="22"/>
                <w:szCs w:val="22"/>
                <w:lang w:val="en-US"/>
              </w:rPr>
            </w:pPr>
          </w:p>
        </w:tc>
      </w:tr>
      <w:tr w14:paraId="006EE54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16" w:hRule="atLeast"/>
          <w:tblHeader/>
        </w:trPr>
        <w:tc>
          <w:tcPr>
            <w:tcW w:w="2028" w:type="pct"/>
            <w:shd w:val="clear" w:color="auto" w:fill="F1F1F1" w:themeFill="background1" w:themeFillShade="F2"/>
            <w:vAlign w:val="center"/>
          </w:tcPr>
          <w:p w14:paraId="578D73D4">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您的操作规程是否遵循了成文的修订政策？</w:t>
            </w:r>
          </w:p>
        </w:tc>
        <w:tc>
          <w:tcPr>
            <w:tcW w:w="385" w:type="pct"/>
            <w:vAlign w:val="center"/>
          </w:tcPr>
          <w:p w14:paraId="576088A0">
            <w:pPr>
              <w:ind w:left="1"/>
              <w:jc w:val="center"/>
              <w:rPr>
                <w:rFonts w:ascii="Arial" w:hAnsi="Arial" w:cs="Arial"/>
              </w:rPr>
            </w:pPr>
            <w:r>
              <w:rPr>
                <w:rFonts w:hint="eastAsia" w:ascii="宋体" w:hAnsi="宋体" w:eastAsia="宋体" w:cs="宋体"/>
                <w:sz w:val="24"/>
                <w:szCs w:val="24"/>
                <w:highlight w:val="none"/>
              </w:rPr>
              <w:sym w:font="Wingdings" w:char="00FE"/>
            </w:r>
          </w:p>
        </w:tc>
        <w:tc>
          <w:tcPr>
            <w:tcW w:w="365" w:type="pct"/>
            <w:vAlign w:val="center"/>
          </w:tcPr>
          <w:p w14:paraId="4BAC6790">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0" w:type="pct"/>
            <w:vAlign w:val="center"/>
          </w:tcPr>
          <w:p w14:paraId="3AF8257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50" w:type="pct"/>
          </w:tcPr>
          <w:p w14:paraId="7A755EEE">
            <w:pPr>
              <w:keepNext w:val="0"/>
              <w:keepLines w:val="0"/>
              <w:widowControl/>
              <w:numPr>
                <w:ilvl w:val="0"/>
                <w:numId w:val="16"/>
              </w:numPr>
              <w:suppressLineNumbers w:val="0"/>
              <w:spacing w:before="0" w:beforeAutospacing="1" w:after="0" w:afterAutospacing="1"/>
              <w:ind w:left="0" w:hanging="360"/>
              <w:rPr>
                <w:rFonts w:hint="eastAsia" w:ascii="宋体" w:hAnsi="宋体" w:eastAsia="宋体" w:cs="宋体"/>
                <w:sz w:val="24"/>
                <w:szCs w:val="24"/>
              </w:rPr>
            </w:pPr>
            <w:r>
              <w:rPr>
                <w:rFonts w:hint="eastAsia" w:ascii="宋体" w:hAnsi="宋体" w:eastAsia="宋体" w:cs="宋体"/>
                <w:b/>
                <w:bCs/>
                <w:i w:val="0"/>
                <w:iCs w:val="0"/>
                <w:caps w:val="0"/>
                <w:color w:val="0F1115"/>
                <w:spacing w:val="0"/>
                <w:sz w:val="24"/>
                <w:szCs w:val="24"/>
                <w:shd w:val="clear" w:fill="FFFFFF"/>
              </w:rPr>
              <w:t>是，遵循了成文的修订政策。</w:t>
            </w:r>
            <w:r>
              <w:rPr>
                <w:rFonts w:hint="eastAsia" w:ascii="宋体" w:hAnsi="宋体" w:eastAsia="宋体" w:cs="宋体"/>
                <w:i w:val="0"/>
                <w:iCs w:val="0"/>
                <w:caps w:val="0"/>
                <w:color w:val="0F1115"/>
                <w:spacing w:val="0"/>
                <w:sz w:val="24"/>
                <w:szCs w:val="24"/>
                <w:shd w:val="clear" w:fill="FFFFFF"/>
                <w:lang w:val="en-US" w:eastAsia="zh-CN"/>
              </w:rPr>
              <w:t>ODC-CX-33</w:t>
            </w:r>
            <w:r>
              <w:rPr>
                <w:rFonts w:hint="eastAsia" w:ascii="宋体" w:hAnsi="宋体" w:eastAsia="宋体" w:cs="宋体"/>
                <w:i w:val="0"/>
                <w:iCs w:val="0"/>
                <w:caps w:val="0"/>
                <w:color w:val="0F1115"/>
                <w:spacing w:val="0"/>
                <w:sz w:val="24"/>
                <w:szCs w:val="24"/>
                <w:shd w:val="clear" w:fill="FFFFFF"/>
              </w:rPr>
              <w:t>《文件控制程序》对文件的修订、新增有明确规定：</w:t>
            </w:r>
          </w:p>
          <w:p w14:paraId="516E6E83">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需要修改文件时，申请人填写《文件申请表》报原文件审核人审核；审核人不在岗时，由质量经理审核；经质量经理批准后，修改人将修改稿报原审核人审查，审查后由对应批准人批准发布。</w:t>
            </w:r>
          </w:p>
          <w:p w14:paraId="550D5931">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各部门需新增文件时，申请人填写《文件申请表》，批准后按文件编写、审核、批准、发布流程执行，文件管理员更新《文件控制清单》和《文件发放与回收登记表》。</w:t>
            </w:r>
          </w:p>
          <w:p w14:paraId="6C481CB8">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所有质量体系文件不允许手写修改。</w:t>
            </w:r>
          </w:p>
          <w:p w14:paraId="6CA75427">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文件的修改应在修改页中注明修改内容及批准人。</w:t>
            </w:r>
          </w:p>
          <w:p w14:paraId="5A9BA4FA">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若文件需换版，质量部将原文件收回并销毁。</w:t>
            </w:r>
          </w:p>
          <w:p w14:paraId="4D2C0D34">
            <w:pPr>
              <w:pStyle w:val="29"/>
              <w:keepNext w:val="0"/>
              <w:keepLines w:val="0"/>
              <w:widowControl/>
              <w:numPr>
                <w:ilvl w:val="0"/>
                <w:numId w:val="17"/>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i w:val="0"/>
                <w:iCs w:val="0"/>
                <w:caps w:val="0"/>
                <w:color w:val="0F1115"/>
                <w:spacing w:val="0"/>
                <w:sz w:val="24"/>
                <w:szCs w:val="24"/>
                <w:shd w:val="clear" w:fill="FFFFFF"/>
              </w:rPr>
              <w:t>文件评审后，文件管理员编制《文件年审记录表》，经文件批准人核准后，安排文件修订。</w:t>
            </w:r>
          </w:p>
          <w:p w14:paraId="1A0CCE56">
            <w:pPr>
              <w:pStyle w:val="130"/>
              <w:keepNext/>
              <w:jc w:val="both"/>
              <w:rPr>
                <w:rFonts w:hint="default" w:eastAsia="宋体"/>
                <w:sz w:val="22"/>
                <w:szCs w:val="22"/>
                <w:lang w:val="en-US" w:eastAsia="zh-CN"/>
              </w:rPr>
            </w:pPr>
          </w:p>
        </w:tc>
      </w:tr>
      <w:tr w14:paraId="428610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9" w:hRule="atLeast"/>
          <w:tblHeader/>
        </w:trPr>
        <w:tc>
          <w:tcPr>
            <w:tcW w:w="2028" w:type="pct"/>
            <w:shd w:val="clear" w:color="auto" w:fill="F1F1F1" w:themeFill="background1" w:themeFillShade="F2"/>
            <w:vAlign w:val="center"/>
          </w:tcPr>
          <w:p w14:paraId="0111AA0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请描述已实施的良好文档管理规范。</w:t>
            </w:r>
          </w:p>
          <w:p w14:paraId="5CC82749">
            <w:pPr>
              <w:pStyle w:val="130"/>
              <w:keepNext/>
              <w:rPr>
                <w:sz w:val="22"/>
                <w:szCs w:val="22"/>
                <w:lang w:val="en-US"/>
              </w:rPr>
            </w:pPr>
          </w:p>
          <w:p w14:paraId="486BE3DA">
            <w:pPr>
              <w:pStyle w:val="130"/>
              <w:keepNext/>
              <w:rPr>
                <w:sz w:val="22"/>
                <w:szCs w:val="22"/>
                <w:lang w:val="en-US"/>
              </w:rPr>
            </w:pPr>
          </w:p>
        </w:tc>
        <w:tc>
          <w:tcPr>
            <w:tcW w:w="2971" w:type="pct"/>
            <w:gridSpan w:val="4"/>
            <w:vAlign w:val="center"/>
          </w:tcPr>
          <w:p w14:paraId="3FA3A3DE">
            <w:pPr>
              <w:keepNext w:val="0"/>
              <w:keepLines w:val="0"/>
              <w:widowControl/>
              <w:numPr>
                <w:ilvl w:val="-1"/>
                <w:numId w:val="0"/>
              </w:numPr>
              <w:suppressLineNumbers w:val="0"/>
              <w:autoSpaceDE w:val="0"/>
              <w:autoSpaceDN w:val="0"/>
              <w:adjustRightInd w:val="0"/>
              <w:spacing w:before="0" w:beforeAutospacing="0" w:after="60" w:afterAutospacing="0" w:line="240" w:lineRule="auto"/>
              <w:ind w:left="0" w:firstLine="0"/>
              <w:rPr>
                <w:rFonts w:hint="eastAsia" w:ascii="宋体" w:hAnsi="宋体" w:eastAsia="宋体" w:cs="宋体"/>
                <w:b/>
                <w:bCs/>
                <w:color w:val="0F1115"/>
                <w:sz w:val="24"/>
                <w:szCs w:val="24"/>
                <w:shd w:val="clear" w:fill="FFFFFF"/>
              </w:rPr>
              <w:pPrChange w:id="0" w:author="庞怡璟 [2]" w:date="2026-09-14T16:56:51Z">
                <w:pPr>
                  <w:keepNext w:val="0"/>
                  <w:keepLines w:val="0"/>
                  <w:widowControl/>
                  <w:numPr>
                    <w:ilvl w:val="0"/>
                    <w:numId w:val="18"/>
                  </w:numPr>
                  <w:suppressLineNumbers w:val="0"/>
                  <w:spacing w:before="0" w:beforeAutospacing="1" w:after="0" w:afterAutospacing="1"/>
                  <w:ind w:left="0" w:hanging="360"/>
                </w:pPr>
              </w:pPrChange>
            </w:pPr>
            <w:r>
              <w:rPr>
                <w:rFonts w:hint="eastAsia" w:ascii="宋体" w:hAnsi="宋体" w:eastAsia="宋体" w:cs="宋体"/>
                <w:b/>
                <w:bCs/>
                <w:i w:val="0"/>
                <w:iCs w:val="0"/>
                <w:caps w:val="0"/>
                <w:color w:val="0F1115"/>
                <w:spacing w:val="0"/>
                <w:sz w:val="24"/>
                <w:szCs w:val="24"/>
                <w:shd w:val="clear" w:fill="FFFFFF"/>
              </w:rPr>
              <w:t>ODC-CX-33</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lang w:val="en-US" w:eastAsia="zh-CN"/>
              </w:rPr>
              <w:t>文件控制程序</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b/>
                <w:bCs/>
                <w:i w:val="0"/>
                <w:iCs w:val="0"/>
                <w:caps w:val="0"/>
                <w:color w:val="0F1115"/>
                <w:spacing w:val="0"/>
                <w:sz w:val="24"/>
                <w:szCs w:val="24"/>
                <w:shd w:val="clear" w:fill="FFFFFF"/>
              </w:rPr>
              <w:t>文件制定</w:t>
            </w:r>
            <w:r>
              <w:rPr>
                <w:rFonts w:hint="eastAsia" w:ascii="宋体" w:hAnsi="宋体" w:eastAsia="宋体" w:cs="宋体"/>
                <w:b/>
                <w:bCs/>
                <w:i w:val="0"/>
                <w:iCs w:val="0"/>
                <w:caps w:val="0"/>
                <w:color w:val="0F1115"/>
                <w:spacing w:val="0"/>
                <w:sz w:val="24"/>
                <w:szCs w:val="24"/>
                <w:shd w:val="clear" w:fill="FFFFFF"/>
                <w:lang w:eastAsia="zh-CN"/>
              </w:rPr>
              <w:t>：</w:t>
            </w:r>
          </w:p>
          <w:p w14:paraId="38CAC9B7">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文件受控</w:t>
            </w:r>
            <w:r>
              <w:rPr>
                <w:rFonts w:hint="eastAsia" w:ascii="宋体" w:hAnsi="宋体" w:eastAsia="宋体" w:cs="宋体"/>
                <w:i w:val="0"/>
                <w:iCs w:val="0"/>
                <w:caps w:val="0"/>
                <w:color w:val="0F1115"/>
                <w:spacing w:val="0"/>
                <w:sz w:val="24"/>
                <w:szCs w:val="24"/>
                <w:shd w:val="clear" w:fill="FFFFFF"/>
              </w:rPr>
              <w:t>：受控/非受控/作废文件分别加盖相应印章，防止误用。</w:t>
            </w:r>
          </w:p>
          <w:p w14:paraId="59169CDF">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统一编号</w:t>
            </w:r>
            <w:r>
              <w:rPr>
                <w:rFonts w:hint="eastAsia" w:ascii="宋体" w:hAnsi="宋体" w:eastAsia="宋体" w:cs="宋体"/>
                <w:i w:val="0"/>
                <w:iCs w:val="0"/>
                <w:caps w:val="0"/>
                <w:color w:val="0F1115"/>
                <w:spacing w:val="0"/>
                <w:sz w:val="24"/>
                <w:szCs w:val="24"/>
                <w:shd w:val="clear" w:fill="FFFFFF"/>
              </w:rPr>
              <w:t>：文件按“公司缩写-类别-流水号”编号，记录表格加“R+序号”。</w:t>
            </w:r>
          </w:p>
          <w:p w14:paraId="31D8DA7D">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版本控制</w:t>
            </w:r>
            <w:r>
              <w:rPr>
                <w:rFonts w:hint="eastAsia" w:ascii="宋体" w:hAnsi="宋体" w:eastAsia="宋体" w:cs="宋体"/>
                <w:i w:val="0"/>
                <w:iCs w:val="0"/>
                <w:caps w:val="0"/>
                <w:color w:val="0F1115"/>
                <w:spacing w:val="0"/>
                <w:sz w:val="24"/>
                <w:szCs w:val="24"/>
                <w:shd w:val="clear" w:fill="FFFFFF"/>
              </w:rPr>
              <w:t>：版本号用A/B/C…，修改号用0/1/2…，修改9次升版本。</w:t>
            </w:r>
          </w:p>
          <w:p w14:paraId="31DFB88B">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审核批准分离</w:t>
            </w:r>
            <w:r>
              <w:rPr>
                <w:rFonts w:hint="eastAsia" w:ascii="宋体" w:hAnsi="宋体" w:eastAsia="宋体" w:cs="宋体"/>
                <w:i w:val="0"/>
                <w:iCs w:val="0"/>
                <w:caps w:val="0"/>
                <w:color w:val="0F1115"/>
                <w:spacing w:val="0"/>
                <w:sz w:val="24"/>
                <w:szCs w:val="24"/>
                <w:shd w:val="clear" w:fill="FFFFFF"/>
              </w:rPr>
              <w:t>：不同层级文件由指定审核人、批准人分别签署。</w:t>
            </w:r>
          </w:p>
          <w:p w14:paraId="7D3F5786">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发布生效间隔</w:t>
            </w:r>
            <w:r>
              <w:rPr>
                <w:rFonts w:hint="eastAsia" w:ascii="宋体" w:hAnsi="宋体" w:eastAsia="宋体" w:cs="宋体"/>
                <w:i w:val="0"/>
                <w:iCs w:val="0"/>
                <w:caps w:val="0"/>
                <w:color w:val="0F1115"/>
                <w:spacing w:val="0"/>
                <w:sz w:val="24"/>
                <w:szCs w:val="24"/>
                <w:shd w:val="clear" w:fill="FFFFFF"/>
              </w:rPr>
              <w:t>：批准日期与生效日期保持规定工作日间隔。</w:t>
            </w:r>
          </w:p>
          <w:p w14:paraId="4CA888CC">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定期评审</w:t>
            </w:r>
            <w:r>
              <w:rPr>
                <w:rFonts w:hint="eastAsia" w:ascii="宋体" w:hAnsi="宋体" w:eastAsia="宋体" w:cs="宋体"/>
                <w:i w:val="0"/>
                <w:iCs w:val="0"/>
                <w:caps w:val="0"/>
                <w:color w:val="0F1115"/>
                <w:spacing w:val="0"/>
                <w:sz w:val="24"/>
                <w:szCs w:val="24"/>
                <w:shd w:val="clear" w:fill="FFFFFF"/>
              </w:rPr>
              <w:t>：每年内审前进行文件评审，必要时修订。</w:t>
            </w:r>
          </w:p>
          <w:p w14:paraId="220520B1">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记录填写规范</w:t>
            </w:r>
            <w:r>
              <w:rPr>
                <w:rFonts w:hint="eastAsia" w:ascii="宋体" w:hAnsi="宋体" w:eastAsia="宋体" w:cs="宋体"/>
                <w:i w:val="0"/>
                <w:iCs w:val="0"/>
                <w:caps w:val="0"/>
                <w:color w:val="0F1115"/>
                <w:spacing w:val="0"/>
                <w:sz w:val="24"/>
                <w:szCs w:val="24"/>
                <w:shd w:val="clear" w:fill="FFFFFF"/>
              </w:rPr>
              <w:t>：用蓝/黑色签字笔，修改划改并签名，禁用涂改液。</w:t>
            </w:r>
          </w:p>
          <w:p w14:paraId="1C3FFDC5">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归档防护</w:t>
            </w:r>
            <w:r>
              <w:rPr>
                <w:rFonts w:hint="eastAsia" w:ascii="宋体" w:hAnsi="宋体" w:eastAsia="宋体" w:cs="宋体"/>
                <w:i w:val="0"/>
                <w:iCs w:val="0"/>
                <w:caps w:val="0"/>
                <w:color w:val="0F1115"/>
                <w:spacing w:val="0"/>
                <w:sz w:val="24"/>
                <w:szCs w:val="24"/>
                <w:shd w:val="clear" w:fill="FFFFFF"/>
              </w:rPr>
              <w:t>：定期归档，防霉、防虫、防鼠、防火，电子版与纸质版等效。</w:t>
            </w:r>
          </w:p>
          <w:p w14:paraId="48E95DCD">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保存期明确</w:t>
            </w:r>
            <w:r>
              <w:rPr>
                <w:rFonts w:hint="eastAsia" w:ascii="宋体" w:hAnsi="宋体" w:eastAsia="宋体" w:cs="宋体"/>
                <w:i w:val="0"/>
                <w:iCs w:val="0"/>
                <w:caps w:val="0"/>
                <w:color w:val="0F1115"/>
                <w:spacing w:val="0"/>
                <w:sz w:val="24"/>
                <w:szCs w:val="24"/>
                <w:shd w:val="clear" w:fill="FFFFFF"/>
              </w:rPr>
              <w:t>：不同记录规定不同保存年限（如检验原始记录6年、肿瘤分子检测20年</w:t>
            </w:r>
            <w:del w:id="1" w:author="庞怡璟 [2]" w:date="2026-09-14T16:57:07Z">
              <w:r>
                <w:rPr>
                  <w:rFonts w:hint="eastAsia" w:ascii="宋体" w:hAnsi="宋体" w:eastAsia="宋体" w:cs="宋体"/>
                  <w:i w:val="0"/>
                  <w:iCs w:val="0"/>
                  <w:caps w:val="0"/>
                  <w:color w:val="0F1115"/>
                  <w:spacing w:val="0"/>
                  <w:sz w:val="24"/>
                  <w:szCs w:val="24"/>
                  <w:shd w:val="clear" w:fill="FFFFFF"/>
                </w:rPr>
                <w:delText>、</w:delText>
              </w:r>
            </w:del>
            <w:del w:id="2" w:author="庞怡璟 [2]" w:date="2026-09-14T16:57:06Z">
              <w:r>
                <w:rPr>
                  <w:rFonts w:hint="eastAsia" w:ascii="宋体" w:hAnsi="宋体" w:eastAsia="宋体" w:cs="宋体"/>
                  <w:i w:val="0"/>
                  <w:iCs w:val="0"/>
                  <w:caps w:val="0"/>
                  <w:color w:val="0F1115"/>
                  <w:spacing w:val="0"/>
                  <w:sz w:val="24"/>
                  <w:szCs w:val="24"/>
                  <w:shd w:val="clear" w:fill="FFFFFF"/>
                </w:rPr>
                <w:delText>委托检验报告30年</w:delText>
              </w:r>
            </w:del>
            <w:r>
              <w:rPr>
                <w:rFonts w:hint="eastAsia" w:ascii="宋体" w:hAnsi="宋体" w:eastAsia="宋体" w:cs="宋体"/>
                <w:i w:val="0"/>
                <w:iCs w:val="0"/>
                <w:caps w:val="0"/>
                <w:color w:val="0F1115"/>
                <w:spacing w:val="0"/>
                <w:sz w:val="24"/>
                <w:szCs w:val="24"/>
                <w:shd w:val="clear" w:fill="FFFFFF"/>
              </w:rPr>
              <w:t>）。</w:t>
            </w:r>
          </w:p>
          <w:p w14:paraId="3FA3A3DE">
            <w:pPr>
              <w:keepNext w:val="0"/>
              <w:keepLines w:val="0"/>
              <w:widowControl/>
              <w:numPr>
                <w:ilvl w:val="0"/>
                <w:numId w:val="19"/>
              </w:numPr>
              <w:suppressLineNumbers w:val="0"/>
              <w:autoSpaceDE w:val="0"/>
              <w:autoSpaceDN w:val="0"/>
              <w:adjustRightInd w:val="0"/>
              <w:spacing w:before="0" w:beforeAutospacing="0" w:after="60" w:afterAutospacing="0" w:line="240" w:lineRule="auto"/>
              <w:ind w:left="425" w:right="0" w:hanging="425"/>
              <w:rPr>
                <w:del w:id="3" w:author="庞怡璟 [2]" w:date="2026-09-14T16:53:22Z"/>
                <w:rFonts w:hint="eastAsia" w:ascii="宋体" w:hAnsi="宋体" w:eastAsia="宋体" w:cs="宋体"/>
                <w:color w:val="0F1115"/>
                <w:sz w:val="24"/>
                <w:szCs w:val="24"/>
                <w:shd w:val="clear" w:fill="FFFFFF"/>
              </w:rPr>
            </w:pPr>
            <w:r>
              <w:rPr>
                <w:rFonts w:hint="eastAsia" w:ascii="宋体" w:hAnsi="宋体" w:eastAsia="宋体" w:cs="宋体"/>
                <w:b w:val="0"/>
                <w:bCs w:val="0"/>
                <w:i w:val="0"/>
                <w:iCs w:val="0"/>
                <w:caps w:val="0"/>
                <w:color w:val="0F1115"/>
                <w:spacing w:val="0"/>
                <w:sz w:val="24"/>
                <w:szCs w:val="24"/>
                <w:shd w:val="clear" w:fill="FFFFFF"/>
              </w:rPr>
              <w:t>销毁受控</w:t>
            </w:r>
            <w:r>
              <w:rPr>
                <w:rFonts w:hint="eastAsia" w:ascii="宋体" w:hAnsi="宋体" w:eastAsia="宋体" w:cs="宋体"/>
                <w:i w:val="0"/>
                <w:iCs w:val="0"/>
                <w:caps w:val="0"/>
                <w:color w:val="0F1115"/>
                <w:spacing w:val="0"/>
                <w:sz w:val="24"/>
                <w:szCs w:val="24"/>
                <w:shd w:val="clear" w:fill="FFFFFF"/>
              </w:rPr>
              <w:t>：超期销毁需申请批准，填写销毁记录并保密处理。</w:t>
            </w:r>
          </w:p>
          <w:p w14:paraId="3FA3A3DE">
            <w:pPr>
              <w:numPr>
                <w:ilvl w:val="0"/>
                <w:numId w:val="19"/>
                <w:ins w:id="5" w:author="庞怡璟 [2]" w:date="2026-09-14T16:53:22Z"/>
              </w:numPr>
              <w:autoSpaceDE w:val="0"/>
              <w:autoSpaceDN w:val="0"/>
              <w:adjustRightInd w:val="0"/>
              <w:spacing w:after="60" w:line="240" w:lineRule="auto"/>
              <w:ind w:left="425" w:hanging="425"/>
              <w:rPr>
                <w:del w:id="6" w:author="庞怡璟 [2]" w:date="2026-09-14T16:53:21Z"/>
              </w:rPr>
              <w:pPrChange w:id="4" w:author="庞怡璟 [2]" w:date="2026-09-14T16:53:22Z">
                <w:pPr/>
              </w:pPrChange>
            </w:pPr>
          </w:p>
          <w:p w14:paraId="3FA3A3DE">
            <w:pPr>
              <w:numPr>
                <w:ilvl w:val="0"/>
                <w:numId w:val="19"/>
                <w:ins w:id="8" w:author="庞怡璟 [2]" w:date="2026-09-14T16:53:22Z"/>
              </w:numPr>
              <w:autoSpaceDE w:val="0"/>
              <w:autoSpaceDN w:val="0"/>
              <w:adjustRightInd w:val="0"/>
              <w:spacing w:after="60" w:line="240" w:lineRule="auto"/>
              <w:ind w:left="425" w:hanging="425"/>
              <w:rPr>
                <w:del w:id="9" w:author="庞怡璟 [2]" w:date="2026-09-14T16:53:21Z"/>
              </w:rPr>
              <w:pPrChange w:id="7" w:author="庞怡璟 [2]" w:date="2026-09-14T16:53:22Z">
                <w:pPr/>
              </w:pPrChange>
            </w:pPr>
          </w:p>
          <w:p w14:paraId="3FA3A3DE">
            <w:pPr>
              <w:keepNext w:val="0"/>
              <w:numPr>
                <w:ilvl w:val="0"/>
                <w:numId w:val="19"/>
                <w:ins w:id="11" w:author="庞怡璟 [2]" w:date="2026-09-14T16:53:22Z"/>
              </w:numPr>
              <w:spacing w:after="60"/>
              <w:ind w:left="425" w:hanging="425"/>
              <w:rPr>
                <w:i/>
                <w:sz w:val="22"/>
                <w:szCs w:val="22"/>
                <w:lang w:val="en-US"/>
              </w:rPr>
              <w:pPrChange w:id="10" w:author="庞怡璟 [2]" w:date="2026-09-14T16:53:22Z">
                <w:pPr>
                  <w:pStyle w:val="130"/>
                  <w:keepNext/>
                  <w:jc w:val="both"/>
                </w:pPr>
              </w:pPrChange>
            </w:pPr>
          </w:p>
        </w:tc>
      </w:tr>
      <w:tr w14:paraId="0BEE9F4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79" w:hRule="atLeast"/>
          <w:tblHeader/>
        </w:trPr>
        <w:tc>
          <w:tcPr>
            <w:tcW w:w="2028" w:type="pct"/>
            <w:shd w:val="clear" w:color="auto" w:fill="F1F1F1" w:themeFill="background1" w:themeFillShade="F2"/>
            <w:vAlign w:val="center"/>
          </w:tcPr>
          <w:p w14:paraId="68F758B4">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请提供以下文件：</w:t>
            </w:r>
          </w:p>
        </w:tc>
        <w:tc>
          <w:tcPr>
            <w:tcW w:w="2971" w:type="pct"/>
            <w:gridSpan w:val="4"/>
            <w:vAlign w:val="center"/>
          </w:tcPr>
          <w:p w14:paraId="34BD9551">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质量手册</w:t>
            </w:r>
          </w:p>
          <w:p w14:paraId="16AC15CF">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公司组织架构图</w:t>
            </w:r>
          </w:p>
          <w:p w14:paraId="366642EA">
            <w:pPr>
              <w:pStyle w:val="130"/>
              <w:keepNext/>
              <w:rPr>
                <w:rFonts w:hint="default" w:eastAsia="宋体"/>
                <w:sz w:val="22"/>
                <w:szCs w:val="22"/>
                <w:lang w:val="en-US" w:eastAsia="zh-CN"/>
              </w:rPr>
            </w:pPr>
            <w:r>
              <w:rPr>
                <w:rFonts w:hint="eastAsia" w:ascii="Times New Roman" w:hAnsi="Arial" w:eastAsia="微软雅黑" w:cs="Arial"/>
                <w:color w:val="000000"/>
                <w:sz w:val="22"/>
                <w:szCs w:val="22"/>
                <w:lang w:val="en-US" w:eastAsia="zh-CN" w:bidi="ar-SA"/>
              </w:rPr>
              <w:t>☐ 平面图</w:t>
            </w:r>
            <w:r>
              <w:rPr>
                <w:rFonts w:hint="eastAsia" w:ascii="Times New Roman" w:eastAsia="微软雅黑" w:cs="Arial"/>
                <w:color w:val="000000"/>
                <w:sz w:val="22"/>
                <w:szCs w:val="22"/>
                <w:lang w:val="en-US" w:eastAsia="zh-CN" w:bidi="ar-SA"/>
              </w:rPr>
              <w:t xml:space="preserve"> </w:t>
            </w:r>
          </w:p>
          <w:p w14:paraId="72E0E027">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来自有效标准操作规程（SOP）、操作程序或工作指令的封面</w:t>
            </w:r>
          </w:p>
          <w:p w14:paraId="1CD698CC">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当前政策、标准操作程序（SOPs）及/或作业指导书清单</w:t>
            </w:r>
          </w:p>
          <w:p w14:paraId="503C6C6E">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变更管理相关政策或标准操作程序（SOP）</w:t>
            </w:r>
          </w:p>
          <w:p w14:paraId="13506E40">
            <w:pPr>
              <w:pStyle w:val="130"/>
              <w:keepNext/>
              <w:rPr>
                <w:rFonts w:hint="eastAsia" w:eastAsia="宋体"/>
                <w:sz w:val="22"/>
                <w:szCs w:val="22"/>
                <w:lang w:val="en-US" w:eastAsia="zh-CN"/>
              </w:rPr>
            </w:pPr>
            <w:r>
              <w:rPr>
                <w:rFonts w:hint="eastAsia" w:ascii="Times New Roman" w:hAnsi="Arial" w:eastAsia="微软雅黑" w:cs="Arial"/>
                <w:color w:val="000000"/>
                <w:sz w:val="22"/>
                <w:szCs w:val="22"/>
                <w:lang w:val="en-US" w:eastAsia="zh-CN" w:bidi="ar-SA"/>
              </w:rPr>
              <w:t>☐ 用于验证计划及报告的模板。</w:t>
            </w:r>
          </w:p>
          <w:p w14:paraId="3D5050AB">
            <w:pPr>
              <w:pStyle w:val="130"/>
              <w:keepNext/>
              <w:rPr>
                <w:rFonts w:hint="eastAsia" w:eastAsia="宋体"/>
                <w:sz w:val="22"/>
                <w:szCs w:val="22"/>
                <w:lang w:val="en-US" w:eastAsia="zh-CN"/>
              </w:rPr>
            </w:pPr>
          </w:p>
        </w:tc>
      </w:tr>
    </w:tbl>
    <w:p w14:paraId="1411EF70">
      <w:pPr>
        <w:pStyle w:val="130"/>
        <w:jc w:val="both"/>
        <w:rPr>
          <w:color w:val="0070C0"/>
          <w:sz w:val="22"/>
          <w:szCs w:val="22"/>
          <w:lang w:val="en-GB"/>
        </w:rPr>
      </w:pPr>
    </w:p>
    <w:p w14:paraId="1D03A6CF">
      <w:pPr>
        <w:pStyle w:val="130"/>
        <w:jc w:val="both"/>
        <w:rPr>
          <w:color w:val="0070C0"/>
          <w:sz w:val="22"/>
          <w:szCs w:val="22"/>
          <w:lang w:val="en-GB"/>
        </w:rPr>
      </w:pPr>
    </w:p>
    <w:p w14:paraId="1AA1E828">
      <w:pPr>
        <w:pStyle w:val="130"/>
        <w:jc w:val="both"/>
        <w:rPr>
          <w:color w:val="0070C0"/>
          <w:sz w:val="22"/>
          <w:szCs w:val="22"/>
          <w:lang w:val="en-GB"/>
        </w:rPr>
      </w:pPr>
    </w:p>
    <w:tbl>
      <w:tblPr>
        <w:tblStyle w:val="33"/>
        <w:tblW w:w="4875"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739"/>
        <w:gridCol w:w="636"/>
        <w:gridCol w:w="658"/>
        <w:gridCol w:w="704"/>
        <w:gridCol w:w="3379"/>
      </w:tblGrid>
      <w:tr w14:paraId="0D52EE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1FCE52D7">
            <w:pPr>
              <w:pStyle w:val="133"/>
              <w:bidi w:val="0"/>
              <w:ind w:left="360" w:leftChars="0" w:hanging="360" w:firstLineChars="0"/>
            </w:pPr>
            <w:r>
              <w:rPr>
                <w:rFonts w:hint="eastAsia"/>
                <w:lang w:val="en-US" w:eastAsia="zh-CN"/>
              </w:rPr>
              <w:t>设施管理</w:t>
            </w:r>
          </w:p>
        </w:tc>
      </w:tr>
      <w:tr w14:paraId="605CF8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50" w:type="pct"/>
            <w:vAlign w:val="center"/>
          </w:tcPr>
          <w:p w14:paraId="2E5CB884">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问题</w:t>
            </w:r>
          </w:p>
        </w:tc>
        <w:tc>
          <w:tcPr>
            <w:tcW w:w="349" w:type="pct"/>
            <w:vAlign w:val="center"/>
          </w:tcPr>
          <w:p w14:paraId="4C03AA24">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是</w:t>
            </w:r>
          </w:p>
        </w:tc>
        <w:tc>
          <w:tcPr>
            <w:tcW w:w="360" w:type="pct"/>
            <w:vAlign w:val="center"/>
          </w:tcPr>
          <w:p w14:paraId="2CE23506">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不</w:t>
            </w:r>
          </w:p>
        </w:tc>
        <w:tc>
          <w:tcPr>
            <w:tcW w:w="386" w:type="pct"/>
            <w:vAlign w:val="center"/>
          </w:tcPr>
          <w:p w14:paraId="62B250B1">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N/A</w:t>
            </w:r>
          </w:p>
        </w:tc>
        <w:tc>
          <w:tcPr>
            <w:tcW w:w="1853" w:type="pct"/>
            <w:vAlign w:val="center"/>
          </w:tcPr>
          <w:p w14:paraId="3057A96D">
            <w:pPr>
              <w:spacing w:after="0" w:line="240" w:lineRule="auto"/>
              <w:ind w:left="13"/>
              <w:outlineLvl w:val="2"/>
              <w:rPr>
                <w:rFonts w:hint="eastAsia" w:ascii="Arial" w:hAnsi="Arial" w:eastAsia="宋体" w:cs="Arial"/>
                <w:b/>
                <w:lang w:eastAsia="zh-CN"/>
              </w:rPr>
            </w:pPr>
            <w:r>
              <w:rPr>
                <w:rFonts w:hint="eastAsia" w:ascii="Times New Roman" w:hAnsi="Arial" w:eastAsia="微软雅黑" w:cs="Arial"/>
                <w:b/>
                <w:sz w:val="22"/>
                <w:szCs w:val="22"/>
                <w:lang w:val="en-US" w:eastAsia="zh-CN" w:bidi="ar-SA"/>
              </w:rPr>
              <w:t>备注/技术规范</w:t>
            </w:r>
          </w:p>
        </w:tc>
      </w:tr>
      <w:tr w14:paraId="59DB49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50" w:type="pct"/>
            <w:shd w:val="clear" w:color="auto" w:fill="F1F1F1" w:themeFill="background1" w:themeFillShade="F2"/>
            <w:vAlign w:val="center"/>
          </w:tcPr>
          <w:p w14:paraId="70B26791">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该企业是否配备了实体设施安全防护措施（如出入控制与报警系统、火灾报警系统等）？</w:t>
            </w:r>
          </w:p>
        </w:tc>
        <w:tc>
          <w:tcPr>
            <w:tcW w:w="349" w:type="pct"/>
            <w:vAlign w:val="center"/>
          </w:tcPr>
          <w:p w14:paraId="2F39EBF7">
            <w:pPr>
              <w:spacing w:after="0" w:line="240" w:lineRule="auto"/>
              <w:ind w:left="102"/>
              <w:rPr>
                <w:rFonts w:ascii="Arial" w:hAnsi="Arial" w:cs="Arial"/>
                <w:highlight w:val="yellow"/>
              </w:rPr>
            </w:pPr>
            <w:r>
              <w:rPr>
                <w:rFonts w:ascii="Arial" w:hAnsi="Arial" w:cs="Arial"/>
                <w:sz w:val="28"/>
                <w:szCs w:val="28"/>
              </w:rPr>
              <w:sym w:font="Wingdings" w:char="00FE"/>
            </w:r>
          </w:p>
        </w:tc>
        <w:tc>
          <w:tcPr>
            <w:tcW w:w="360" w:type="pct"/>
            <w:vAlign w:val="center"/>
          </w:tcPr>
          <w:p w14:paraId="6CAD7CC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46A287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35BE1AC">
            <w:r>
              <w:rPr>
                <w:rFonts w:hint="eastAsia" w:ascii="宋体" w:hAnsi="宋体" w:eastAsia="宋体" w:cs="宋体"/>
                <w:i w:val="0"/>
                <w:iCs w:val="0"/>
                <w:caps w:val="0"/>
                <w:color w:val="0F1115"/>
                <w:spacing w:val="0"/>
                <w:sz w:val="24"/>
                <w:szCs w:val="24"/>
                <w:shd w:val="clear" w:fill="FFFFFF"/>
              </w:rPr>
              <w:t>是。</w:t>
            </w:r>
            <w:r>
              <w:rPr>
                <w:rFonts w:hint="eastAsia" w:ascii="宋体" w:hAnsi="宋体" w:eastAsia="宋体" w:cs="宋体"/>
                <w:i w:val="0"/>
                <w:iCs w:val="0"/>
                <w:caps w:val="0"/>
                <w:color w:val="0F1115"/>
                <w:spacing w:val="0"/>
                <w:sz w:val="24"/>
                <w:szCs w:val="24"/>
                <w:shd w:val="clear" w:fill="FFFFFF"/>
                <w:lang w:val="en-US" w:eastAsia="zh-CN"/>
              </w:rPr>
              <w:t>依据</w:t>
            </w:r>
            <w:r>
              <w:rPr>
                <w:rFonts w:hint="eastAsia" w:ascii="宋体" w:hAnsi="宋体" w:eastAsia="宋体" w:cs="宋体"/>
                <w:i w:val="0"/>
                <w:iCs w:val="0"/>
                <w:caps w:val="0"/>
                <w:color w:val="0F1115"/>
                <w:spacing w:val="0"/>
                <w:sz w:val="24"/>
                <w:szCs w:val="24"/>
                <w:shd w:val="clear" w:fill="FFFFFF"/>
              </w:rPr>
              <w:t>ODC-CX-10</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设施和环境管理程序</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文件</w:t>
            </w:r>
            <w:r>
              <w:rPr>
                <w:rFonts w:hint="eastAsia" w:ascii="宋体" w:hAnsi="宋体" w:eastAsia="宋体" w:cs="宋体"/>
                <w:i w:val="0"/>
                <w:iCs w:val="0"/>
                <w:caps w:val="0"/>
                <w:color w:val="0F1115"/>
                <w:spacing w:val="0"/>
                <w:sz w:val="24"/>
                <w:szCs w:val="24"/>
                <w:shd w:val="clear" w:fill="FFFFFF"/>
              </w:rPr>
              <w:t>明确公司配置安全设施和设备，如</w:t>
            </w:r>
            <w:r>
              <w:rPr>
                <w:rFonts w:hint="eastAsia" w:ascii="宋体" w:hAnsi="宋体" w:eastAsia="宋体" w:cs="宋体"/>
                <w:b/>
                <w:bCs/>
                <w:i w:val="0"/>
                <w:iCs w:val="0"/>
                <w:caps w:val="0"/>
                <w:color w:val="0F1115"/>
                <w:spacing w:val="0"/>
                <w:sz w:val="24"/>
                <w:szCs w:val="24"/>
                <w:shd w:val="clear" w:fill="FFFFFF"/>
              </w:rPr>
              <w:t>应急疏散装置和报警系统</w:t>
            </w:r>
            <w:r>
              <w:rPr>
                <w:rFonts w:hint="eastAsia" w:ascii="宋体" w:hAnsi="宋体" w:eastAsia="宋体" w:cs="宋体"/>
                <w:i w:val="0"/>
                <w:iCs w:val="0"/>
                <w:caps w:val="0"/>
                <w:color w:val="0F1115"/>
                <w:spacing w:val="0"/>
                <w:sz w:val="24"/>
                <w:szCs w:val="24"/>
                <w:shd w:val="clear" w:fill="FFFFFF"/>
              </w:rPr>
              <w:t>、便利的应急淋浴和洗眼装置等，并定期验证其功能。重要区域采取</w:t>
            </w:r>
            <w:r>
              <w:rPr>
                <w:rFonts w:hint="eastAsia" w:ascii="宋体" w:hAnsi="宋体" w:eastAsia="宋体" w:cs="宋体"/>
                <w:b/>
                <w:bCs/>
                <w:i w:val="0"/>
                <w:iCs w:val="0"/>
                <w:caps w:val="0"/>
                <w:color w:val="0F1115"/>
                <w:spacing w:val="0"/>
                <w:sz w:val="24"/>
                <w:szCs w:val="24"/>
                <w:shd w:val="clear" w:fill="FFFFFF"/>
              </w:rPr>
              <w:t>限制进入</w:t>
            </w:r>
            <w:r>
              <w:rPr>
                <w:rFonts w:hint="eastAsia" w:ascii="宋体" w:hAnsi="宋体" w:eastAsia="宋体" w:cs="宋体"/>
                <w:i w:val="0"/>
                <w:iCs w:val="0"/>
                <w:caps w:val="0"/>
                <w:color w:val="0F1115"/>
                <w:spacing w:val="0"/>
                <w:sz w:val="24"/>
                <w:szCs w:val="24"/>
                <w:shd w:val="clear" w:fill="FFFFFF"/>
              </w:rPr>
              <w:t>措施，本室工作人员凭门禁卡或指纹进入，其他人员经授权方可进入。此外，公司所有场所禁止吸烟，安全管理员妥善保管消防器材并经常检查其是否有效。</w:t>
            </w:r>
          </w:p>
          <w:p w14:paraId="5D4ECDDA">
            <w:pPr>
              <w:autoSpaceDE w:val="0"/>
              <w:autoSpaceDN w:val="0"/>
              <w:adjustRightInd w:val="0"/>
              <w:spacing w:after="0" w:line="240" w:lineRule="auto"/>
              <w:rPr>
                <w:rFonts w:hint="eastAsia" w:ascii="Arial" w:hAnsi="Arial" w:eastAsia="宋体" w:cs="Arial"/>
                <w:lang w:eastAsia="zh-CN"/>
              </w:rPr>
            </w:pPr>
          </w:p>
        </w:tc>
      </w:tr>
      <w:tr w14:paraId="24F8921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88" w:hRule="atLeast"/>
          <w:tblHeader/>
        </w:trPr>
        <w:tc>
          <w:tcPr>
            <w:tcW w:w="2050" w:type="pct"/>
            <w:shd w:val="clear" w:color="auto" w:fill="F1F1F1" w:themeFill="background1" w:themeFillShade="F2"/>
            <w:vAlign w:val="center"/>
          </w:tcPr>
          <w:p w14:paraId="2C1B68FD">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请概述该设施的规模与结构（包括单栋或多栋建筑、主要用途等）。</w:t>
            </w:r>
          </w:p>
        </w:tc>
        <w:tc>
          <w:tcPr>
            <w:tcW w:w="2949" w:type="pct"/>
            <w:gridSpan w:val="4"/>
            <w:vAlign w:val="center"/>
          </w:tcPr>
          <w:p w14:paraId="58B826D5">
            <w:pPr>
              <w:pStyle w:val="136"/>
              <w:keepNext/>
              <w:rPr>
                <w:rFonts w:hint="eastAsia" w:ascii="宋体" w:hAnsi="宋体" w:eastAsia="宋体" w:cs="宋体"/>
                <w:i w:val="0"/>
                <w:iCs w:val="0"/>
                <w:caps w:val="0"/>
                <w:color w:val="0F1115"/>
                <w:spacing w:val="0"/>
                <w:sz w:val="24"/>
                <w:szCs w:val="24"/>
                <w:shd w:val="clear" w:fill="FFFFFF"/>
              </w:rPr>
            </w:pPr>
            <w:r>
              <w:rPr>
                <w:rFonts w:hint="eastAsia" w:ascii="宋体" w:hAnsi="宋体" w:eastAsia="宋体" w:cs="宋体"/>
                <w:i w:val="0"/>
                <w:iCs w:val="0"/>
                <w:caps w:val="0"/>
                <w:color w:val="0F1115"/>
                <w:spacing w:val="0"/>
                <w:sz w:val="24"/>
                <w:szCs w:val="24"/>
                <w:shd w:val="clear" w:fill="FFFFFF"/>
                <w:lang w:val="en-US" w:eastAsia="zh-CN"/>
              </w:rPr>
              <w:t>依据</w:t>
            </w:r>
            <w:r>
              <w:rPr>
                <w:rFonts w:hint="eastAsia" w:ascii="宋体" w:hAnsi="宋体" w:eastAsia="宋体" w:cs="宋体"/>
                <w:i w:val="0"/>
                <w:iCs w:val="0"/>
                <w:caps w:val="0"/>
                <w:color w:val="0F1115"/>
                <w:spacing w:val="0"/>
                <w:sz w:val="24"/>
                <w:szCs w:val="24"/>
                <w:shd w:val="clear" w:fill="FFFFFF"/>
              </w:rPr>
              <w:t>ODC-CX-10</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设施和环境管理程序</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文件，</w:t>
            </w:r>
            <w:r>
              <w:rPr>
                <w:rFonts w:hint="eastAsia" w:ascii="宋体" w:hAnsi="宋体" w:eastAsia="宋体" w:cs="宋体"/>
                <w:i w:val="0"/>
                <w:iCs w:val="0"/>
                <w:caps w:val="0"/>
                <w:color w:val="0F1115"/>
                <w:spacing w:val="0"/>
                <w:sz w:val="24"/>
                <w:szCs w:val="24"/>
                <w:shd w:val="clear" w:fill="FFFFFF"/>
              </w:rPr>
              <w:t>公司经过合理设计，采用</w:t>
            </w:r>
            <w:r>
              <w:rPr>
                <w:rFonts w:hint="eastAsia" w:ascii="宋体" w:hAnsi="宋体" w:eastAsia="宋体" w:cs="宋体"/>
                <w:b/>
                <w:bCs/>
                <w:i w:val="0"/>
                <w:iCs w:val="0"/>
                <w:caps w:val="0"/>
                <w:color w:val="0F1115"/>
                <w:spacing w:val="0"/>
                <w:sz w:val="24"/>
                <w:szCs w:val="24"/>
                <w:shd w:val="clear" w:fill="FFFFFF"/>
              </w:rPr>
              <w:t>分区管理</w:t>
            </w:r>
            <w:r>
              <w:rPr>
                <w:rFonts w:hint="eastAsia" w:ascii="宋体" w:hAnsi="宋体" w:eastAsia="宋体" w:cs="宋体"/>
                <w:i w:val="0"/>
                <w:iCs w:val="0"/>
                <w:caps w:val="0"/>
                <w:color w:val="0F1115"/>
                <w:spacing w:val="0"/>
                <w:sz w:val="24"/>
                <w:szCs w:val="24"/>
                <w:shd w:val="clear" w:fill="FFFFFF"/>
              </w:rPr>
              <w:t>，区域之间采用一定高度和厚度的实验室专用防火板或</w:t>
            </w:r>
            <w:del w:id="12" w:author="庞怡璟 [2]" w:date="2026-09-14T16:58:15Z">
              <w:r>
                <w:rPr>
                  <w:rFonts w:hint="eastAsia" w:ascii="宋体" w:hAnsi="宋体" w:eastAsia="宋体" w:cs="宋体"/>
                  <w:i w:val="0"/>
                  <w:iCs w:val="0"/>
                  <w:caps w:val="0"/>
                  <w:color w:val="0F1115"/>
                  <w:spacing w:val="0"/>
                  <w:sz w:val="24"/>
                  <w:szCs w:val="24"/>
                  <w:shd w:val="clear" w:fill="FFFFFF"/>
                </w:rPr>
                <w:delText>玻璃</w:delText>
              </w:r>
            </w:del>
            <w:r>
              <w:rPr>
                <w:rFonts w:hint="eastAsia" w:ascii="宋体" w:hAnsi="宋体" w:eastAsia="宋体" w:cs="宋体"/>
                <w:i w:val="0"/>
                <w:iCs w:val="0"/>
                <w:caps w:val="0"/>
                <w:color w:val="0F1115"/>
                <w:spacing w:val="0"/>
                <w:sz w:val="24"/>
                <w:szCs w:val="24"/>
                <w:shd w:val="clear" w:fill="FFFFFF"/>
              </w:rPr>
              <w:t>隔断</w:t>
            </w:r>
            <w:r>
              <w:rPr>
                <w:rFonts w:hint="eastAsia" w:ascii="宋体" w:hAnsi="宋体" w:eastAsia="宋体" w:cs="宋体"/>
                <w:lang w:eastAsia="zh-CN"/>
              </w:rPr>
              <w:t>。</w:t>
            </w:r>
          </w:p>
          <w:p w14:paraId="28AEDAB0">
            <w:pPr>
              <w:pStyle w:val="136"/>
              <w:keepNext/>
              <w:rPr>
                <w:rFonts w:hint="eastAsia" w:ascii="宋体" w:hAnsi="宋体" w:eastAsia="宋体" w:cs="宋体"/>
                <w:i w:val="0"/>
                <w:iCs w:val="0"/>
                <w:caps w:val="0"/>
                <w:color w:val="0F1115"/>
                <w:spacing w:val="0"/>
                <w:sz w:val="24"/>
                <w:szCs w:val="24"/>
                <w:shd w:val="clear" w:fill="FFFFFF"/>
                <w:lang w:eastAsia="zh-CN"/>
              </w:rPr>
            </w:pPr>
            <w:r>
              <w:rPr>
                <w:rFonts w:hint="eastAsia" w:ascii="宋体" w:hAnsi="宋体" w:eastAsia="宋体" w:cs="宋体"/>
                <w:i w:val="0"/>
                <w:iCs w:val="0"/>
                <w:caps w:val="0"/>
                <w:color w:val="0F1115"/>
                <w:spacing w:val="0"/>
                <w:sz w:val="24"/>
                <w:szCs w:val="24"/>
                <w:shd w:val="clear" w:fill="FFFFFF"/>
                <w:lang w:val="en-US" w:eastAsia="zh-CN"/>
              </w:rPr>
              <w:t>依据</w:t>
            </w:r>
            <w:r>
              <w:rPr>
                <w:rFonts w:hint="eastAsia" w:ascii="宋体" w:hAnsi="宋体" w:eastAsia="宋体" w:cs="宋体"/>
                <w:i w:val="0"/>
                <w:iCs w:val="0"/>
                <w:caps w:val="0"/>
                <w:color w:val="0F1115"/>
                <w:spacing w:val="0"/>
                <w:sz w:val="24"/>
                <w:szCs w:val="24"/>
                <w:shd w:val="clear" w:fill="FFFFFF"/>
              </w:rPr>
              <w:t>ODC-AQ-34</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公司风险评估和风险控制标准操作规程</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实验室为</w:t>
            </w:r>
            <w:r>
              <w:rPr>
                <w:rFonts w:hint="eastAsia" w:ascii="宋体" w:hAnsi="宋体" w:eastAsia="宋体" w:cs="宋体"/>
                <w:b/>
                <w:bCs/>
                <w:i w:val="0"/>
                <w:iCs w:val="0"/>
                <w:caps w:val="0"/>
                <w:color w:val="0F1115"/>
                <w:spacing w:val="0"/>
                <w:sz w:val="24"/>
                <w:szCs w:val="24"/>
                <w:shd w:val="clear" w:fill="FFFFFF"/>
              </w:rPr>
              <w:t>生物安全防护水平二级（BSL-2）</w:t>
            </w:r>
            <w:r>
              <w:rPr>
                <w:rFonts w:hint="eastAsia" w:ascii="宋体" w:hAnsi="宋体" w:eastAsia="宋体" w:cs="宋体"/>
                <w:b/>
                <w:bCs/>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主要用途为医学检验，从事咽拭子、胃黏膜等多种样品的检测</w:t>
            </w:r>
            <w:r>
              <w:rPr>
                <w:rFonts w:hint="eastAsia" w:ascii="宋体" w:hAnsi="宋体" w:eastAsia="宋体" w:cs="宋体"/>
                <w:i w:val="0"/>
                <w:iCs w:val="0"/>
                <w:caps w:val="0"/>
                <w:color w:val="0F1115"/>
                <w:spacing w:val="0"/>
                <w:sz w:val="24"/>
                <w:szCs w:val="24"/>
                <w:shd w:val="clear" w:fill="FFFFFF"/>
                <w:lang w:eastAsia="zh-CN"/>
              </w:rPr>
              <w:t>。</w:t>
            </w:r>
          </w:p>
          <w:p w14:paraId="5E3C8C61">
            <w:r>
              <w:rPr>
                <w:rFonts w:hint="eastAsia" w:ascii="宋体" w:hAnsi="宋体" w:eastAsia="宋体" w:cs="宋体"/>
                <w:i w:val="0"/>
                <w:iCs w:val="0"/>
                <w:caps w:val="0"/>
                <w:color w:val="0F1115"/>
                <w:spacing w:val="0"/>
                <w:sz w:val="24"/>
                <w:szCs w:val="24"/>
                <w:shd w:val="clear" w:fill="FFFFFF"/>
                <w:lang w:val="en-US" w:eastAsia="zh-CN"/>
              </w:rPr>
              <w:t>依据</w:t>
            </w:r>
            <w:r>
              <w:rPr>
                <w:rFonts w:hint="eastAsia" w:ascii="宋体" w:hAnsi="宋体" w:eastAsia="宋体" w:cs="宋体"/>
                <w:i w:val="0"/>
                <w:iCs w:val="0"/>
                <w:caps w:val="0"/>
                <w:color w:val="0F1115"/>
                <w:spacing w:val="0"/>
                <w:sz w:val="24"/>
                <w:szCs w:val="24"/>
                <w:shd w:val="clear" w:fill="FFFFFF"/>
              </w:rPr>
              <w:t>ODC-AQ-42</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rPr>
              <w:t>害虫处理操作规程</w:t>
            </w:r>
            <w:r>
              <w:rPr>
                <w:rFonts w:hint="eastAsia" w:ascii="宋体" w:hAnsi="宋体" w:eastAsia="宋体" w:cs="宋体"/>
                <w:i w:val="0"/>
                <w:iCs w:val="0"/>
                <w:caps w:val="0"/>
                <w:color w:val="0F1115"/>
                <w:spacing w:val="0"/>
                <w:sz w:val="24"/>
                <w:szCs w:val="24"/>
                <w:shd w:val="clear" w:fill="FFFFFF"/>
                <w:lang w:eastAsia="zh-CN"/>
              </w:rPr>
              <w:t>》</w:t>
            </w:r>
            <w:r>
              <w:rPr>
                <w:rFonts w:hint="eastAsia" w:ascii="宋体" w:hAnsi="宋体" w:eastAsia="宋体" w:cs="宋体"/>
                <w:i w:val="0"/>
                <w:iCs w:val="0"/>
                <w:caps w:val="0"/>
                <w:color w:val="0F1115"/>
                <w:spacing w:val="0"/>
                <w:sz w:val="24"/>
                <w:szCs w:val="24"/>
                <w:shd w:val="clear" w:fill="FFFFFF"/>
                <w:lang w:val="en-US" w:eastAsia="zh-CN"/>
              </w:rPr>
              <w:t>文件规定：</w:t>
            </w:r>
            <w:r>
              <w:rPr>
                <w:rFonts w:hint="eastAsia" w:ascii="宋体" w:hAnsi="宋体" w:eastAsia="宋体" w:cs="宋体"/>
                <w:i w:val="0"/>
                <w:iCs w:val="0"/>
                <w:caps w:val="0"/>
                <w:color w:val="0F1115"/>
                <w:spacing w:val="0"/>
                <w:sz w:val="24"/>
                <w:szCs w:val="24"/>
                <w:shd w:val="clear" w:fill="FFFFFF"/>
              </w:rPr>
              <w:t>害虫防治范围包括检验所外围、空地、实验室等</w:t>
            </w:r>
            <w:r>
              <w:rPr>
                <w:rFonts w:hint="eastAsia" w:ascii="宋体" w:hAnsi="宋体" w:eastAsia="宋体" w:cs="宋体"/>
                <w:i w:val="0"/>
                <w:iCs w:val="0"/>
                <w:caps w:val="0"/>
                <w:color w:val="0F1115"/>
                <w:spacing w:val="0"/>
                <w:sz w:val="24"/>
                <w:szCs w:val="24"/>
                <w:shd w:val="clear" w:fill="FFFFFF"/>
                <w:lang w:eastAsia="zh-CN"/>
              </w:rPr>
              <w:t>。</w:t>
            </w:r>
          </w:p>
          <w:p w14:paraId="7AEB845D">
            <w:pPr>
              <w:autoSpaceDE w:val="0"/>
              <w:autoSpaceDN w:val="0"/>
              <w:adjustRightInd w:val="0"/>
              <w:spacing w:after="0" w:line="240" w:lineRule="auto"/>
              <w:rPr>
                <w:rFonts w:ascii="Arial" w:hAnsi="Arial" w:eastAsia="Calibri" w:cs="Arial"/>
                <w:i/>
                <w:color w:val="000000"/>
                <w:lang w:eastAsia="nl-BE"/>
              </w:rPr>
            </w:pPr>
          </w:p>
        </w:tc>
      </w:tr>
      <w:tr w14:paraId="1D0F81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3" w:hRule="atLeast"/>
          <w:tblHeader/>
        </w:trPr>
        <w:tc>
          <w:tcPr>
            <w:tcW w:w="2050" w:type="pct"/>
            <w:shd w:val="clear" w:color="auto" w:fill="F1F1F1" w:themeFill="background1" w:themeFillShade="F2"/>
            <w:vAlign w:val="center"/>
          </w:tcPr>
          <w:p w14:paraId="08A2A9C0">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该公司是否拥有害虫防治及相关合同？</w:t>
            </w:r>
          </w:p>
        </w:tc>
        <w:tc>
          <w:tcPr>
            <w:tcW w:w="349" w:type="pct"/>
            <w:vAlign w:val="center"/>
          </w:tcPr>
          <w:p w14:paraId="2A2B1833">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1BABFB1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11446565">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6EBE49DF">
            <w:pPr>
              <w:autoSpaceDE w:val="0"/>
              <w:autoSpaceDN w:val="0"/>
              <w:adjustRightInd w:val="0"/>
              <w:spacing w:after="0" w:line="240" w:lineRule="auto"/>
              <w:rPr>
                <w:rFonts w:hint="eastAsia" w:ascii="Segoe UI" w:hAnsi="Segoe UI" w:eastAsia="宋体" w:cs="Segoe UI"/>
                <w:i w:val="0"/>
                <w:iCs w:val="0"/>
                <w:caps w:val="0"/>
                <w:color w:val="0F1115"/>
                <w:spacing w:val="0"/>
                <w:sz w:val="22"/>
                <w:szCs w:val="22"/>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公司制定了ODC-AQ-42《害虫处理操作规程》：</w:t>
            </w:r>
            <w:r>
              <w:rPr>
                <w:rFonts w:hint="eastAsia" w:ascii="Segoe UI" w:hAnsi="Segoe UI" w:eastAsia="宋体" w:cs="Segoe UI"/>
                <w:i w:val="0"/>
                <w:iCs w:val="0"/>
                <w:caps w:val="0"/>
                <w:color w:val="0F1115"/>
                <w:spacing w:val="0"/>
                <w:sz w:val="22"/>
                <w:szCs w:val="22"/>
                <w:shd w:val="clear" w:fill="FFFFFF"/>
                <w:lang w:eastAsia="zh-CN"/>
              </w:rPr>
              <w:br w:type="textWrapping"/>
            </w:r>
            <w:r>
              <w:rPr>
                <w:rFonts w:hint="eastAsia" w:ascii="Segoe UI" w:hAnsi="Segoe UI" w:eastAsia="宋体" w:cs="Segoe UI"/>
                <w:i w:val="0"/>
                <w:iCs w:val="0"/>
                <w:caps w:val="0"/>
                <w:color w:val="0F1115"/>
                <w:spacing w:val="0"/>
                <w:sz w:val="22"/>
                <w:szCs w:val="22"/>
                <w:shd w:val="clear" w:fill="FFFFFF"/>
                <w:lang w:eastAsia="zh-CN"/>
              </w:rPr>
              <w:t>综合管理部负责制订灭虫计划并监察整个灭虫行动的完成；</w:t>
            </w:r>
          </w:p>
          <w:p w14:paraId="4A4DEA0B">
            <w:pPr>
              <w:autoSpaceDE w:val="0"/>
              <w:autoSpaceDN w:val="0"/>
              <w:adjustRightInd w:val="0"/>
              <w:spacing w:after="0" w:line="240" w:lineRule="auto"/>
              <w:rPr>
                <w:rFonts w:hint="eastAsia" w:ascii="Segoe UI" w:hAnsi="Segoe UI" w:eastAsia="宋体" w:cs="Segoe UI"/>
                <w:i w:val="0"/>
                <w:color w:val="0F1115"/>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检验所内定期灭虫行动主要由综合管理部负责。</w:t>
            </w:r>
          </w:p>
        </w:tc>
      </w:tr>
      <w:tr w14:paraId="72E369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blHeader/>
        </w:trPr>
        <w:tc>
          <w:tcPr>
            <w:tcW w:w="2050" w:type="pct"/>
            <w:shd w:val="clear" w:color="auto" w:fill="F1F1F1" w:themeFill="background1" w:themeFillShade="F2"/>
            <w:vAlign w:val="center"/>
          </w:tcPr>
          <w:p w14:paraId="3DC4267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相关害虫防治设施是否接受定期检查？该情况是否已记录在案？</w:t>
            </w:r>
          </w:p>
        </w:tc>
        <w:tc>
          <w:tcPr>
            <w:tcW w:w="349" w:type="pct"/>
            <w:vAlign w:val="center"/>
          </w:tcPr>
          <w:p w14:paraId="126CF651">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7E59DAE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F27298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7B00F45">
            <w:pPr>
              <w:autoSpaceDE w:val="0"/>
              <w:autoSpaceDN w:val="0"/>
              <w:adjustRightInd w:val="0"/>
              <w:spacing w:after="0" w:line="240" w:lineRule="auto"/>
              <w:rPr>
                <w:rFonts w:hint="eastAsia" w:ascii="Segoe UI" w:hAnsi="Segoe UI" w:eastAsia="宋体" w:cs="Segoe UI"/>
                <w:b w:val="0"/>
                <w:bCs w:val="0"/>
                <w:i w:val="0"/>
                <w:iCs w:val="0"/>
                <w:caps w:val="0"/>
                <w:color w:val="0F1115"/>
                <w:spacing w:val="0"/>
                <w:sz w:val="22"/>
                <w:szCs w:val="22"/>
                <w:shd w:val="clear" w:fill="FFFFFF"/>
                <w:lang w:eastAsia="zh-CN"/>
              </w:rPr>
            </w:pPr>
            <w:r>
              <w:rPr>
                <w:rFonts w:hint="eastAsia" w:ascii="Segoe UI" w:hAnsi="Segoe UI" w:eastAsia="宋体" w:cs="Segoe UI"/>
                <w:i w:val="0"/>
                <w:iCs w:val="0"/>
                <w:caps w:val="0"/>
                <w:color w:val="0F1115"/>
                <w:spacing w:val="0"/>
                <w:sz w:val="22"/>
                <w:szCs w:val="22"/>
                <w:shd w:val="clear" w:fill="FFFFFF"/>
                <w:lang w:eastAsia="zh-CN"/>
              </w:rPr>
              <w:t>是。ODC-AQ-42《害虫处理操作规程》文件规定：</w:t>
            </w:r>
            <w:r>
              <w:rPr>
                <w:rFonts w:hint="eastAsia" w:ascii="Segoe UI" w:hAnsi="Segoe UI" w:eastAsia="宋体" w:cs="Segoe UI"/>
                <w:b w:val="0"/>
                <w:bCs w:val="0"/>
                <w:i w:val="0"/>
                <w:iCs w:val="0"/>
                <w:caps w:val="0"/>
                <w:color w:val="0F1115"/>
                <w:spacing w:val="0"/>
                <w:sz w:val="22"/>
                <w:szCs w:val="22"/>
                <w:shd w:val="clear" w:fill="FFFFFF"/>
                <w:lang w:eastAsia="zh-CN"/>
              </w:rPr>
              <w:t>内部灭虫、鼠行动每月一次，</w:t>
            </w:r>
            <w:r>
              <w:rPr>
                <w:rFonts w:hint="eastAsia" w:ascii="Segoe UI" w:hAnsi="Segoe UI" w:eastAsia="宋体" w:cs="Segoe UI"/>
                <w:i w:val="0"/>
                <w:iCs w:val="0"/>
                <w:caps w:val="0"/>
                <w:color w:val="0F1115"/>
                <w:spacing w:val="0"/>
                <w:sz w:val="22"/>
                <w:szCs w:val="22"/>
                <w:shd w:val="clear" w:fill="FFFFFF"/>
                <w:lang w:eastAsia="zh-CN"/>
              </w:rPr>
              <w:t>粘鼠贴放置位置应长期固定，必须保持清洁及清理虫尸、尘堆，所有放置灭鼠用具的位置及数量必须有效，并</w:t>
            </w:r>
            <w:r>
              <w:rPr>
                <w:rFonts w:hint="eastAsia" w:ascii="Segoe UI" w:hAnsi="Segoe UI" w:eastAsia="宋体" w:cs="Segoe UI"/>
                <w:b w:val="0"/>
                <w:bCs w:val="0"/>
                <w:i w:val="0"/>
                <w:iCs w:val="0"/>
                <w:caps w:val="0"/>
                <w:color w:val="0F1115"/>
                <w:spacing w:val="0"/>
                <w:sz w:val="22"/>
                <w:szCs w:val="22"/>
                <w:shd w:val="clear" w:fill="FFFFFF"/>
                <w:lang w:eastAsia="zh-CN"/>
              </w:rPr>
              <w:t>记录于文件上，</w:t>
            </w:r>
            <w:r>
              <w:rPr>
                <w:rFonts w:hint="eastAsia" w:ascii="Segoe UI" w:hAnsi="Segoe UI" w:eastAsia="宋体" w:cs="Segoe UI"/>
                <w:i w:val="0"/>
                <w:iCs w:val="0"/>
                <w:caps w:val="0"/>
                <w:color w:val="0F1115"/>
                <w:spacing w:val="0"/>
                <w:sz w:val="22"/>
                <w:szCs w:val="22"/>
                <w:shd w:val="clear" w:fill="FFFFFF"/>
                <w:lang w:eastAsia="zh-CN"/>
              </w:rPr>
              <w:t>相关记录为</w:t>
            </w:r>
            <w:r>
              <w:rPr>
                <w:rFonts w:hint="eastAsia" w:ascii="Segoe UI" w:hAnsi="Segoe UI" w:eastAsia="宋体" w:cs="Segoe UI"/>
                <w:b w:val="0"/>
                <w:bCs w:val="0"/>
                <w:i w:val="0"/>
                <w:iCs w:val="0"/>
                <w:caps w:val="0"/>
                <w:color w:val="0F1115"/>
                <w:spacing w:val="0"/>
                <w:sz w:val="22"/>
                <w:szCs w:val="22"/>
                <w:shd w:val="clear" w:fill="FFFFFF"/>
                <w:lang w:eastAsia="zh-CN"/>
              </w:rPr>
              <w:t>ODC-AQ-42-R01《虫鼠害防治记录》。</w:t>
            </w:r>
          </w:p>
          <w:p w14:paraId="7E07F479">
            <w:pPr>
              <w:autoSpaceDE w:val="0"/>
              <w:autoSpaceDN w:val="0"/>
              <w:adjustRightInd w:val="0"/>
              <w:spacing w:after="0" w:line="240" w:lineRule="auto"/>
              <w:rPr>
                <w:rFonts w:hint="eastAsia" w:ascii="Segoe UI" w:hAnsi="Segoe UI" w:eastAsia="宋体" w:cs="Segoe UI"/>
                <w:i w:val="0"/>
                <w:color w:val="0F1115"/>
                <w:shd w:val="clear" w:fill="FFFFFF"/>
                <w:lang w:val="en-US" w:eastAsia="zh-CN"/>
              </w:rPr>
            </w:pPr>
          </w:p>
        </w:tc>
      </w:tr>
      <w:tr w14:paraId="405A4B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89" w:hRule="atLeast"/>
          <w:tblHeader/>
        </w:trPr>
        <w:tc>
          <w:tcPr>
            <w:tcW w:w="2050" w:type="pct"/>
            <w:shd w:val="clear" w:color="auto" w:fill="F1F1F1" w:themeFill="background1" w:themeFillShade="F2"/>
            <w:vAlign w:val="center"/>
          </w:tcPr>
          <w:p w14:paraId="5FFC6845">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该设施是否设有温度与湿度控制措施？这些措施是否已形成书面记录？</w:t>
            </w:r>
          </w:p>
        </w:tc>
        <w:tc>
          <w:tcPr>
            <w:tcW w:w="349" w:type="pct"/>
            <w:vAlign w:val="center"/>
          </w:tcPr>
          <w:p w14:paraId="25E8BCF2">
            <w:pPr>
              <w:spacing w:after="0" w:line="240" w:lineRule="auto"/>
              <w:ind w:left="102"/>
              <w:rPr>
                <w:rFonts w:ascii="Arial" w:hAnsi="Arial" w:cs="Arial"/>
                <w:highlight w:val="lightGray"/>
              </w:rPr>
            </w:pPr>
            <w:r>
              <w:rPr>
                <w:rFonts w:ascii="Arial" w:hAnsi="Arial" w:cs="Arial"/>
                <w:sz w:val="24"/>
                <w:szCs w:val="24"/>
                <w:highlight w:val="none"/>
              </w:rPr>
              <w:sym w:font="Wingdings" w:char="00FE"/>
            </w:r>
          </w:p>
        </w:tc>
        <w:tc>
          <w:tcPr>
            <w:tcW w:w="360" w:type="pct"/>
            <w:vAlign w:val="center"/>
          </w:tcPr>
          <w:p w14:paraId="11F52154">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1AD98A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094D5862">
            <w:pPr>
              <w:autoSpaceDE w:val="0"/>
              <w:autoSpaceDN w:val="0"/>
              <w:adjustRightInd w:val="0"/>
              <w:spacing w:after="0" w:line="240" w:lineRule="auto"/>
              <w:rPr>
                <w:rFonts w:hint="eastAsia" w:ascii="Arial" w:hAnsi="Arial" w:eastAsia="宋体" w:cs="Arial"/>
                <w:i/>
                <w:sz w:val="21"/>
                <w:szCs w:val="21"/>
                <w:lang w:val="en-US" w:eastAsia="zh-CN"/>
              </w:rPr>
            </w:pPr>
            <w:r>
              <w:rPr>
                <w:rFonts w:hint="eastAsia" w:ascii="Segoe UI" w:hAnsi="Segoe UI" w:eastAsia="宋体" w:cs="Segoe UI"/>
                <w:i w:val="0"/>
                <w:iCs w:val="0"/>
                <w:caps w:val="0"/>
                <w:color w:val="0F1115"/>
                <w:spacing w:val="0"/>
                <w:sz w:val="22"/>
                <w:szCs w:val="22"/>
                <w:shd w:val="clear" w:fill="FFFFFF"/>
                <w:lang w:val="en-US" w:eastAsia="zh-CN"/>
              </w:rPr>
              <w:t>依据</w:t>
            </w:r>
            <w:r>
              <w:rPr>
                <w:rFonts w:hint="default" w:ascii="Segoe UI" w:hAnsi="Segoe UI" w:eastAsia="Segoe UI" w:cs="Segoe UI"/>
                <w:i w:val="0"/>
                <w:iCs w:val="0"/>
                <w:caps w:val="0"/>
                <w:color w:val="0F1115"/>
                <w:spacing w:val="0"/>
                <w:sz w:val="22"/>
                <w:szCs w:val="22"/>
                <w:shd w:val="clear" w:fill="FFFFFF"/>
              </w:rPr>
              <w:t>ODC-CX-10</w:t>
            </w:r>
            <w:r>
              <w:rPr>
                <w:rFonts w:hint="eastAsia" w:ascii="Segoe UI" w:hAnsi="Segoe UI" w:eastAsia="宋体" w:cs="Segoe UI"/>
                <w:i w:val="0"/>
                <w:iCs w:val="0"/>
                <w:caps w:val="0"/>
                <w:color w:val="0F1115"/>
                <w:spacing w:val="0"/>
                <w:sz w:val="22"/>
                <w:szCs w:val="22"/>
                <w:shd w:val="clear" w:fill="FFFFFF"/>
                <w:lang w:eastAsia="zh-CN"/>
              </w:rPr>
              <w:t>《</w:t>
            </w:r>
            <w:r>
              <w:rPr>
                <w:rFonts w:hint="default" w:ascii="Segoe UI" w:hAnsi="Segoe UI" w:eastAsia="Segoe UI" w:cs="Segoe UI"/>
                <w:i w:val="0"/>
                <w:iCs w:val="0"/>
                <w:caps w:val="0"/>
                <w:color w:val="0F1115"/>
                <w:spacing w:val="0"/>
                <w:sz w:val="22"/>
                <w:szCs w:val="22"/>
                <w:shd w:val="clear" w:fill="FFFFFF"/>
              </w:rPr>
              <w:t>设施和环境管理程序</w:t>
            </w:r>
            <w:r>
              <w:rPr>
                <w:rFonts w:hint="eastAsia" w:ascii="Segoe UI" w:hAnsi="Segoe UI" w:eastAsia="宋体" w:cs="Segoe UI"/>
                <w:i w:val="0"/>
                <w:iCs w:val="0"/>
                <w:caps w:val="0"/>
                <w:color w:val="0F1115"/>
                <w:spacing w:val="0"/>
                <w:sz w:val="22"/>
                <w:szCs w:val="22"/>
                <w:shd w:val="clear" w:fill="FFFFFF"/>
                <w:lang w:eastAsia="zh-CN"/>
              </w:rPr>
              <w:t>》</w:t>
            </w:r>
            <w:r>
              <w:rPr>
                <w:rFonts w:hint="eastAsia" w:ascii="Segoe UI" w:hAnsi="Segoe UI" w:eastAsia="宋体" w:cs="Segoe UI"/>
                <w:i w:val="0"/>
                <w:iCs w:val="0"/>
                <w:caps w:val="0"/>
                <w:color w:val="0F1115"/>
                <w:spacing w:val="0"/>
                <w:sz w:val="22"/>
                <w:szCs w:val="22"/>
                <w:shd w:val="clear" w:fill="FFFFFF"/>
                <w:lang w:val="en-US" w:eastAsia="zh-CN"/>
              </w:rPr>
              <w:t>文件</w:t>
            </w:r>
            <w:r>
              <w:rPr>
                <w:rFonts w:ascii="Segoe UI" w:hAnsi="Segoe UI" w:eastAsia="Segoe UI" w:cs="Segoe UI"/>
                <w:i w:val="0"/>
                <w:iCs w:val="0"/>
                <w:caps w:val="0"/>
                <w:color w:val="0F1115"/>
                <w:spacing w:val="0"/>
                <w:sz w:val="22"/>
                <w:szCs w:val="22"/>
                <w:shd w:val="clear" w:fill="FFFFFF"/>
              </w:rPr>
              <w:t>有温度或湿度要求的检验区域，配置温度或湿度计，实验室当班人员</w:t>
            </w:r>
            <w:r>
              <w:rPr>
                <w:rFonts w:hint="default" w:ascii="Segoe UI" w:hAnsi="Segoe UI" w:eastAsia="Segoe UI" w:cs="Segoe UI"/>
                <w:b/>
                <w:bCs/>
                <w:i w:val="0"/>
                <w:iCs w:val="0"/>
                <w:caps w:val="0"/>
                <w:color w:val="0F1115"/>
                <w:spacing w:val="0"/>
                <w:sz w:val="22"/>
                <w:szCs w:val="22"/>
                <w:shd w:val="clear" w:fill="FFFFFF"/>
              </w:rPr>
              <w:t>每天记录温度或湿度</w:t>
            </w:r>
            <w:r>
              <w:rPr>
                <w:rFonts w:hint="eastAsia" w:ascii="Segoe UI" w:hAnsi="Segoe UI" w:eastAsia="宋体" w:cs="Segoe UI"/>
                <w:b/>
                <w:bCs/>
                <w:i w:val="0"/>
                <w:iCs w:val="0"/>
                <w:caps w:val="0"/>
                <w:color w:val="0F1115"/>
                <w:spacing w:val="0"/>
                <w:sz w:val="22"/>
                <w:szCs w:val="22"/>
                <w:shd w:val="clear" w:fill="FFFFFF"/>
                <w:lang w:eastAsia="zh-CN"/>
              </w:rPr>
              <w:t>，</w:t>
            </w:r>
            <w:r>
              <w:rPr>
                <w:rFonts w:ascii="Segoe UI" w:hAnsi="Segoe UI" w:eastAsia="Segoe UI" w:cs="Segoe UI"/>
                <w:i w:val="0"/>
                <w:iCs w:val="0"/>
                <w:caps w:val="0"/>
                <w:color w:val="0F1115"/>
                <w:spacing w:val="0"/>
                <w:sz w:val="22"/>
                <w:szCs w:val="22"/>
                <w:shd w:val="clear" w:fill="FFFFFF"/>
              </w:rPr>
              <w:t>保存试剂或样品的冷冻或冷藏设施、恒温箱和培养箱等设备中放置温度计或探头，由实验室负责人设置专人负责</w:t>
            </w:r>
            <w:r>
              <w:rPr>
                <w:rFonts w:hint="default" w:ascii="Segoe UI" w:hAnsi="Segoe UI" w:eastAsia="Segoe UI" w:cs="Segoe UI"/>
                <w:b/>
                <w:bCs/>
                <w:i w:val="0"/>
                <w:iCs w:val="0"/>
                <w:caps w:val="0"/>
                <w:color w:val="0F1115"/>
                <w:spacing w:val="0"/>
                <w:sz w:val="22"/>
                <w:szCs w:val="22"/>
                <w:shd w:val="clear" w:fill="FFFFFF"/>
              </w:rPr>
              <w:t>记录温度和检查温度监控管理系统运行情况</w:t>
            </w:r>
            <w:r>
              <w:rPr>
                <w:rFonts w:hint="eastAsia" w:ascii="Segoe UI" w:hAnsi="Segoe UI" w:eastAsia="宋体" w:cs="Segoe UI"/>
                <w:b/>
                <w:bCs/>
                <w:i w:val="0"/>
                <w:iCs w:val="0"/>
                <w:caps w:val="0"/>
                <w:color w:val="0F1115"/>
                <w:spacing w:val="0"/>
                <w:sz w:val="22"/>
                <w:szCs w:val="22"/>
                <w:shd w:val="clear" w:fill="FFFFFF"/>
                <w:lang w:eastAsia="zh-CN"/>
              </w:rPr>
              <w:t>，</w:t>
            </w:r>
            <w:r>
              <w:rPr>
                <w:rFonts w:ascii="Segoe UI" w:hAnsi="Segoe UI" w:eastAsia="Segoe UI" w:cs="Segoe UI"/>
                <w:i w:val="0"/>
                <w:iCs w:val="0"/>
                <w:caps w:val="0"/>
                <w:color w:val="0F1115"/>
                <w:spacing w:val="0"/>
                <w:sz w:val="22"/>
                <w:szCs w:val="22"/>
                <w:shd w:val="clear" w:fill="FFFFFF"/>
              </w:rPr>
              <w:t>相关记录为</w:t>
            </w:r>
            <w:r>
              <w:rPr>
                <w:rFonts w:hint="default" w:ascii="Segoe UI" w:hAnsi="Segoe UI" w:eastAsia="Segoe UI" w:cs="Segoe UI"/>
                <w:b/>
                <w:bCs/>
                <w:i w:val="0"/>
                <w:iCs w:val="0"/>
                <w:caps w:val="0"/>
                <w:color w:val="0F1115"/>
                <w:spacing w:val="0"/>
                <w:sz w:val="22"/>
                <w:szCs w:val="22"/>
                <w:shd w:val="clear" w:fill="FFFFFF"/>
              </w:rPr>
              <w:t>ODC-CX-10-R01《室内温度和湿度记录表》</w:t>
            </w:r>
            <w:r>
              <w:rPr>
                <w:rFonts w:hint="eastAsia" w:ascii="Segoe UI" w:hAnsi="Segoe UI" w:eastAsia="宋体" w:cs="Segoe UI"/>
                <w:b/>
                <w:bCs/>
                <w:i w:val="0"/>
                <w:iCs w:val="0"/>
                <w:caps w:val="0"/>
                <w:color w:val="0F1115"/>
                <w:spacing w:val="0"/>
                <w:sz w:val="22"/>
                <w:szCs w:val="22"/>
                <w:shd w:val="clear" w:fill="FFFFFF"/>
                <w:lang w:eastAsia="zh-CN"/>
              </w:rPr>
              <w:t>。</w:t>
            </w:r>
          </w:p>
        </w:tc>
      </w:tr>
      <w:tr w14:paraId="6492C39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45" w:hRule="atLeast"/>
          <w:tblHeader/>
        </w:trPr>
        <w:tc>
          <w:tcPr>
            <w:tcW w:w="2050" w:type="pct"/>
            <w:shd w:val="clear" w:color="auto" w:fill="F1F1F1" w:themeFill="background1" w:themeFillShade="F2"/>
            <w:vAlign w:val="center"/>
          </w:tcPr>
          <w:p w14:paraId="64242628">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当温度或湿度超出规定范围时，应采取何种措施？</w:t>
            </w:r>
          </w:p>
        </w:tc>
        <w:tc>
          <w:tcPr>
            <w:tcW w:w="2949" w:type="pct"/>
            <w:gridSpan w:val="4"/>
            <w:vAlign w:val="center"/>
          </w:tcPr>
          <w:p w14:paraId="338CA1C5">
            <w:pPr>
              <w:pStyle w:val="29"/>
              <w:keepNext w:val="0"/>
              <w:keepLines w:val="0"/>
              <w:widowControl/>
              <w:suppressLineNumbers w:val="0"/>
              <w:tabs>
                <w:tab w:val="left" w:pos="720"/>
              </w:tabs>
              <w:spacing w:before="60" w:beforeAutospacing="0" w:after="0" w:afterAutospacing="0"/>
              <w:rPr>
                <w:rFonts w:hint="eastAsia" w:ascii="Segoe UI" w:hAnsi="Segoe UI" w:eastAsia="宋体" w:cs="Segoe UI"/>
                <w:b/>
                <w:bCs/>
                <w:i w:val="0"/>
                <w:iCs w:val="0"/>
                <w:caps w:val="0"/>
                <w:color w:val="0F1115"/>
                <w:spacing w:val="0"/>
                <w:sz w:val="22"/>
                <w:szCs w:val="22"/>
                <w:shd w:val="clear" w:fill="FFFFFF"/>
                <w:lang w:val="en-US" w:eastAsia="zh-CN" w:bidi="ar-SA"/>
              </w:rPr>
            </w:pPr>
            <w:r>
              <w:rPr>
                <w:rFonts w:hint="eastAsia" w:ascii="Segoe UI" w:hAnsi="Segoe UI" w:eastAsia="宋体" w:cs="Segoe UI"/>
                <w:b/>
                <w:bCs/>
                <w:i w:val="0"/>
                <w:iCs w:val="0"/>
                <w:caps w:val="0"/>
                <w:color w:val="0F1115"/>
                <w:spacing w:val="0"/>
                <w:sz w:val="22"/>
                <w:szCs w:val="22"/>
                <w:shd w:val="clear" w:fill="FFFFFF"/>
                <w:lang w:val="en-US" w:eastAsia="zh-CN" w:bidi="ar-SA"/>
              </w:rPr>
              <w:t>依</w:t>
            </w:r>
            <w:r>
              <w:rPr>
                <w:rFonts w:hint="eastAsia" w:ascii="Segoe UI" w:hAnsi="Segoe UI" w:eastAsia="宋体" w:cs="Segoe UI"/>
                <w:b/>
                <w:bCs/>
                <w:i w:val="0"/>
                <w:iCs w:val="0"/>
                <w:caps w:val="0"/>
                <w:color w:val="0F1115"/>
                <w:spacing w:val="0"/>
                <w:sz w:val="22"/>
                <w:szCs w:val="22"/>
                <w:shd w:val="clear" w:fill="FFFFFF"/>
                <w:lang w:bidi="ar-SA"/>
              </w:rPr>
              <w:t>据 ODC-CX-10</w:t>
            </w:r>
            <w:r>
              <w:rPr>
                <w:rFonts w:hint="eastAsia" w:ascii="Segoe UI" w:hAnsi="Segoe UI" w:eastAsia="宋体" w:cs="Segoe UI"/>
                <w:b/>
                <w:bCs/>
                <w:i w:val="0"/>
                <w:iCs w:val="0"/>
                <w:caps w:val="0"/>
                <w:color w:val="0F1115"/>
                <w:spacing w:val="0"/>
                <w:sz w:val="22"/>
                <w:szCs w:val="22"/>
                <w:shd w:val="clear" w:fill="FFFFFF"/>
                <w:lang w:eastAsia="zh-CN" w:bidi="ar-SA"/>
              </w:rPr>
              <w:t>《</w:t>
            </w:r>
            <w:r>
              <w:rPr>
                <w:rFonts w:hint="eastAsia" w:ascii="Segoe UI" w:hAnsi="Segoe UI" w:eastAsia="宋体" w:cs="Segoe UI"/>
                <w:b/>
                <w:bCs/>
                <w:i w:val="0"/>
                <w:iCs w:val="0"/>
                <w:caps w:val="0"/>
                <w:color w:val="0F1115"/>
                <w:spacing w:val="0"/>
                <w:sz w:val="22"/>
                <w:szCs w:val="22"/>
                <w:shd w:val="clear" w:fill="FFFFFF"/>
                <w:lang w:bidi="ar-SA"/>
              </w:rPr>
              <w:t>设施和环境管理程序</w:t>
            </w:r>
            <w:r>
              <w:rPr>
                <w:rFonts w:hint="eastAsia" w:ascii="Segoe UI" w:hAnsi="Segoe UI" w:eastAsia="宋体" w:cs="Segoe UI"/>
                <w:b/>
                <w:bCs/>
                <w:i w:val="0"/>
                <w:iCs w:val="0"/>
                <w:caps w:val="0"/>
                <w:color w:val="0F1115"/>
                <w:spacing w:val="0"/>
                <w:sz w:val="22"/>
                <w:szCs w:val="22"/>
                <w:shd w:val="clear" w:fill="FFFFFF"/>
                <w:lang w:eastAsia="zh-CN" w:bidi="ar-SA"/>
              </w:rPr>
              <w:t>》</w:t>
            </w:r>
            <w:r>
              <w:rPr>
                <w:rFonts w:hint="eastAsia" w:ascii="Segoe UI" w:hAnsi="Segoe UI" w:eastAsia="宋体" w:cs="Segoe UI"/>
                <w:b/>
                <w:bCs/>
                <w:i w:val="0"/>
                <w:iCs w:val="0"/>
                <w:caps w:val="0"/>
                <w:color w:val="0F1115"/>
                <w:spacing w:val="0"/>
                <w:sz w:val="22"/>
                <w:szCs w:val="22"/>
                <w:shd w:val="clear" w:fill="FFFFFF"/>
                <w:lang w:val="en-US" w:eastAsia="zh-CN" w:bidi="ar-SA"/>
              </w:rPr>
              <w:t>文件规定：</w:t>
            </w:r>
          </w:p>
          <w:p w14:paraId="27B316A8">
            <w:pPr>
              <w:pStyle w:val="29"/>
              <w:keepNext w:val="0"/>
              <w:keepLines w:val="0"/>
              <w:widowControl/>
              <w:suppressLineNumbers w:val="0"/>
              <w:tabs>
                <w:tab w:val="left" w:pos="720"/>
              </w:tabs>
              <w:spacing w:before="60" w:beforeAutospacing="0" w:after="0" w:afterAutospacing="0"/>
              <w:rPr>
                <w:rFonts w:hint="eastAsia" w:ascii="Segoe UI" w:hAnsi="Segoe UI" w:eastAsia="宋体" w:cs="Segoe UI"/>
                <w:color w:val="0F1115"/>
                <w:sz w:val="22"/>
                <w:shd w:val="clear" w:fill="FFFFFF"/>
                <w:lang w:bidi="ar-SA"/>
              </w:rPr>
            </w:pPr>
            <w:r>
              <w:rPr>
                <w:rFonts w:hint="eastAsia" w:ascii="Segoe UI" w:hAnsi="Segoe UI" w:eastAsia="宋体" w:cs="Segoe UI"/>
                <w:i w:val="0"/>
                <w:iCs w:val="0"/>
                <w:caps w:val="0"/>
                <w:color w:val="0F1115"/>
                <w:spacing w:val="0"/>
                <w:sz w:val="22"/>
                <w:szCs w:val="22"/>
                <w:shd w:val="clear" w:fill="FFFFFF"/>
                <w:lang w:bidi="ar-SA"/>
              </w:rPr>
              <w:t>当温度或湿度超出规定范围时，须</w:t>
            </w:r>
            <w:r>
              <w:rPr>
                <w:rFonts w:hint="eastAsia" w:ascii="Segoe UI" w:hAnsi="Segoe UI" w:eastAsia="宋体" w:cs="Segoe UI"/>
                <w:b w:val="0"/>
                <w:bCs w:val="0"/>
                <w:i w:val="0"/>
                <w:iCs w:val="0"/>
                <w:caps w:val="0"/>
                <w:color w:val="0F1115"/>
                <w:spacing w:val="0"/>
                <w:sz w:val="22"/>
                <w:szCs w:val="22"/>
                <w:shd w:val="clear" w:fill="FFFFFF"/>
                <w:lang w:bidi="ar-SA"/>
              </w:rPr>
              <w:t>及时加以调整</w:t>
            </w:r>
            <w:r>
              <w:rPr>
                <w:rFonts w:hint="eastAsia" w:ascii="Segoe UI" w:hAnsi="Segoe UI" w:eastAsia="宋体" w:cs="Segoe UI"/>
                <w:i w:val="0"/>
                <w:iCs w:val="0"/>
                <w:caps w:val="0"/>
                <w:color w:val="0F1115"/>
                <w:spacing w:val="0"/>
                <w:sz w:val="22"/>
                <w:szCs w:val="22"/>
                <w:shd w:val="clear" w:fill="FFFFFF"/>
                <w:lang w:bidi="ar-SA"/>
              </w:rPr>
              <w:t>。温度调整可通过空调调节，湿度如过高可使用除湿器，湿度过低可使用加湿器。经调整</w:t>
            </w:r>
            <w:r>
              <w:rPr>
                <w:rFonts w:hint="eastAsia" w:ascii="Segoe UI" w:hAnsi="Segoe UI" w:eastAsia="宋体" w:cs="Segoe UI"/>
                <w:b w:val="0"/>
                <w:bCs w:val="0"/>
                <w:i w:val="0"/>
                <w:iCs w:val="0"/>
                <w:caps w:val="0"/>
                <w:color w:val="0F1115"/>
                <w:spacing w:val="0"/>
                <w:sz w:val="22"/>
                <w:szCs w:val="22"/>
                <w:shd w:val="clear" w:fill="FFFFFF"/>
                <w:lang w:bidi="ar-SA"/>
              </w:rPr>
              <w:t>无法达到规定要求时</w:t>
            </w:r>
            <w:r>
              <w:rPr>
                <w:rFonts w:hint="eastAsia" w:ascii="Segoe UI" w:hAnsi="Segoe UI" w:eastAsia="宋体" w:cs="Segoe UI"/>
                <w:i w:val="0"/>
                <w:iCs w:val="0"/>
                <w:caps w:val="0"/>
                <w:color w:val="0F1115"/>
                <w:spacing w:val="0"/>
                <w:sz w:val="22"/>
                <w:szCs w:val="22"/>
                <w:shd w:val="clear" w:fill="FFFFFF"/>
                <w:lang w:bidi="ar-SA"/>
              </w:rPr>
              <w:t>，须通知部门设备管理员联系维修人员进行维修；维修期间</w:t>
            </w:r>
            <w:r>
              <w:rPr>
                <w:rFonts w:hint="eastAsia" w:ascii="Segoe UI" w:hAnsi="Segoe UI" w:eastAsia="宋体" w:cs="Segoe UI"/>
                <w:b w:val="0"/>
                <w:bCs w:val="0"/>
                <w:i w:val="0"/>
                <w:iCs w:val="0"/>
                <w:caps w:val="0"/>
                <w:color w:val="0F1115"/>
                <w:spacing w:val="0"/>
                <w:sz w:val="22"/>
                <w:szCs w:val="22"/>
                <w:shd w:val="clear" w:fill="FFFFFF"/>
                <w:lang w:bidi="ar-SA"/>
              </w:rPr>
              <w:t>停止检验工作</w:t>
            </w:r>
            <w:r>
              <w:rPr>
                <w:rFonts w:hint="eastAsia" w:ascii="Segoe UI" w:hAnsi="Segoe UI" w:eastAsia="宋体" w:cs="Segoe UI"/>
                <w:i w:val="0"/>
                <w:iCs w:val="0"/>
                <w:caps w:val="0"/>
                <w:color w:val="0F1115"/>
                <w:spacing w:val="0"/>
                <w:sz w:val="22"/>
                <w:szCs w:val="22"/>
                <w:shd w:val="clear" w:fill="FFFFFF"/>
                <w:lang w:bidi="ar-SA"/>
              </w:rPr>
              <w:t>，执行《不符合识别和控制程序》。对于保存试剂或样品的冷冻/冷藏设施、恒温箱和培养箱等，经调整无法达到规定要求时，须通知设备管理员联系维修；维修期间须</w:t>
            </w:r>
            <w:r>
              <w:rPr>
                <w:rFonts w:hint="eastAsia" w:ascii="Segoe UI" w:hAnsi="Segoe UI" w:eastAsia="宋体" w:cs="Segoe UI"/>
                <w:b w:val="0"/>
                <w:bCs w:val="0"/>
                <w:i w:val="0"/>
                <w:iCs w:val="0"/>
                <w:caps w:val="0"/>
                <w:color w:val="0F1115"/>
                <w:spacing w:val="0"/>
                <w:sz w:val="22"/>
                <w:szCs w:val="22"/>
                <w:shd w:val="clear" w:fill="FFFFFF"/>
                <w:lang w:bidi="ar-SA"/>
              </w:rPr>
              <w:t>将所储存物品转移到其它正常的设备或设施中</w:t>
            </w:r>
            <w:r>
              <w:rPr>
                <w:rFonts w:hint="eastAsia" w:ascii="Segoe UI" w:hAnsi="Segoe UI" w:eastAsia="宋体" w:cs="Segoe UI"/>
                <w:i w:val="0"/>
                <w:iCs w:val="0"/>
                <w:caps w:val="0"/>
                <w:color w:val="0F1115"/>
                <w:spacing w:val="0"/>
                <w:sz w:val="22"/>
                <w:szCs w:val="22"/>
                <w:shd w:val="clear" w:fill="FFFFFF"/>
                <w:lang w:bidi="ar-SA"/>
              </w:rPr>
              <w:t>。当发现失控时立即通知实验室负责人采取措施解决问题，质量监督员填写</w:t>
            </w:r>
            <w:r>
              <w:rPr>
                <w:rFonts w:hint="eastAsia" w:ascii="Segoe UI" w:hAnsi="Segoe UI" w:eastAsia="宋体" w:cs="Segoe UI"/>
                <w:b w:val="0"/>
                <w:bCs w:val="0"/>
                <w:i w:val="0"/>
                <w:iCs w:val="0"/>
                <w:caps w:val="0"/>
                <w:color w:val="0F1115"/>
                <w:spacing w:val="0"/>
                <w:sz w:val="22"/>
                <w:szCs w:val="22"/>
                <w:shd w:val="clear" w:fill="FFFFFF"/>
                <w:lang w:bidi="ar-SA"/>
              </w:rPr>
              <w:t>《设施与环境失控及处理记录》</w:t>
            </w:r>
            <w:r>
              <w:rPr>
                <w:rFonts w:hint="eastAsia" w:ascii="Segoe UI" w:hAnsi="Segoe UI" w:eastAsia="宋体" w:cs="Segoe UI"/>
                <w:i w:val="0"/>
                <w:iCs w:val="0"/>
                <w:caps w:val="0"/>
                <w:color w:val="0F1115"/>
                <w:spacing w:val="0"/>
                <w:sz w:val="22"/>
                <w:szCs w:val="22"/>
                <w:shd w:val="clear" w:fill="FFFFFF"/>
                <w:lang w:bidi="ar-SA"/>
              </w:rPr>
              <w:t>；若失控影响到检验结果质量，则须停止检验，执行《不符合识别和控制程序》</w:t>
            </w:r>
            <w:r>
              <w:rPr>
                <w:rFonts w:hint="eastAsia" w:ascii="Segoe UI" w:hAnsi="Segoe UI" w:eastAsia="宋体" w:cs="Segoe UI"/>
                <w:i w:val="0"/>
                <w:iCs w:val="0"/>
                <w:caps w:val="0"/>
                <w:color w:val="0F1115"/>
                <w:spacing w:val="0"/>
                <w:sz w:val="22"/>
                <w:szCs w:val="22"/>
                <w:shd w:val="clear" w:fill="FFFFFF"/>
                <w:lang w:eastAsia="zh-CN" w:bidi="ar-SA"/>
              </w:rPr>
              <w:t>。</w:t>
            </w:r>
          </w:p>
          <w:p w14:paraId="179565BD"/>
          <w:p w14:paraId="36C10BD4">
            <w:pPr>
              <w:autoSpaceDE w:val="0"/>
              <w:autoSpaceDN w:val="0"/>
              <w:adjustRightInd w:val="0"/>
              <w:spacing w:after="0" w:line="240" w:lineRule="auto"/>
              <w:rPr>
                <w:rFonts w:ascii="Arial" w:hAnsi="Arial" w:cs="Arial"/>
                <w:i/>
              </w:rPr>
            </w:pPr>
          </w:p>
        </w:tc>
      </w:tr>
      <w:tr w14:paraId="7D7B53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2" w:hRule="atLeast"/>
          <w:tblHeader/>
        </w:trPr>
        <w:tc>
          <w:tcPr>
            <w:tcW w:w="2050" w:type="pct"/>
            <w:shd w:val="clear" w:color="auto" w:fill="F1F1F1" w:themeFill="background1" w:themeFillShade="F2"/>
            <w:vAlign w:val="center"/>
          </w:tcPr>
          <w:p w14:paraId="382EFE56">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该企业是否配备备用发电机？</w:t>
            </w:r>
          </w:p>
        </w:tc>
        <w:tc>
          <w:tcPr>
            <w:tcW w:w="349" w:type="pct"/>
            <w:vAlign w:val="center"/>
          </w:tcPr>
          <w:p w14:paraId="64491828">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12F785A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24F369E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017DEBA8">
            <w:pPr>
              <w:autoSpaceDE w:val="0"/>
              <w:autoSpaceDN w:val="0"/>
              <w:adjustRightInd w:val="0"/>
              <w:spacing w:after="0" w:line="240" w:lineRule="auto"/>
              <w:rPr>
                <w:rFonts w:hint="eastAsia" w:ascii="Arial" w:hAnsi="Arial" w:eastAsia="宋体" w:cs="Arial"/>
                <w:i/>
                <w:color w:val="000000"/>
                <w:lang w:eastAsia="zh-CN"/>
              </w:rPr>
            </w:pPr>
          </w:p>
          <w:p w14:paraId="162840FB">
            <w:pPr>
              <w:pStyle w:val="136"/>
              <w:keepNext/>
              <w:rPr>
                <w:rFonts w:hint="default" w:ascii="Arial" w:hAnsi="Arial" w:eastAsia="宋体"/>
                <w:lang w:val="en-US" w:eastAsia="zh-CN"/>
              </w:rPr>
            </w:pPr>
            <w:r>
              <w:rPr>
                <w:rFonts w:hint="eastAsia" w:ascii="Times New Roman" w:hAnsi="Arial" w:eastAsia="微软雅黑" w:cs="Arial"/>
                <w:color w:val="0000FF"/>
                <w:sz w:val="24"/>
                <w:szCs w:val="24"/>
                <w:lang w:val="en-US" w:eastAsia="zh-CN" w:bidi="ar-SA"/>
              </w:rPr>
              <w:t>未配备备用发电机；设有双路电源（无需自动切换，需手动操作）；5台UPS设备连接至关键设备。</w:t>
            </w:r>
          </w:p>
        </w:tc>
      </w:tr>
      <w:tr w14:paraId="776868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9" w:hRule="atLeast"/>
          <w:tblHeader/>
        </w:trPr>
        <w:tc>
          <w:tcPr>
            <w:tcW w:w="2050" w:type="pct"/>
            <w:shd w:val="clear" w:color="auto" w:fill="F1F1F1" w:themeFill="background1" w:themeFillShade="F2"/>
            <w:vAlign w:val="center"/>
          </w:tcPr>
          <w:p w14:paraId="66A7A97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若是，这些样本是否定期接受检测，且检测结果是否均有记录？</w:t>
            </w:r>
          </w:p>
        </w:tc>
        <w:tc>
          <w:tcPr>
            <w:tcW w:w="349" w:type="pct"/>
            <w:vAlign w:val="center"/>
          </w:tcPr>
          <w:p w14:paraId="2D914BD8">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4C92495B">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3051F07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7D6AB140">
            <w:pPr>
              <w:pStyle w:val="29"/>
              <w:keepNext w:val="0"/>
              <w:autoSpaceDE w:val="0"/>
              <w:autoSpaceDN w:val="0"/>
              <w:adjustRightInd w:val="0"/>
              <w:spacing w:beforeAutospacing="0" w:after="0" w:afterAutospacing="0"/>
              <w:rPr>
                <w:rFonts w:hint="eastAsia" w:ascii="宋体" w:hAnsi="宋体" w:eastAsia="宋体" w:cs="宋体"/>
                <w:b w:val="0"/>
                <w:bCs w:val="0"/>
                <w:i w:val="0"/>
                <w:iCs w:val="0"/>
                <w:caps w:val="0"/>
                <w:color w:val="0F1115"/>
                <w:spacing w:val="0"/>
                <w:sz w:val="22"/>
                <w:szCs w:val="22"/>
                <w:shd w:val="clear" w:fill="FFFFFF"/>
              </w:rPr>
            </w:pPr>
            <w:r>
              <w:rPr>
                <w:rFonts w:hint="eastAsia" w:ascii="宋体" w:hAnsi="宋体" w:eastAsia="宋体" w:cs="宋体"/>
                <w:b/>
                <w:bCs/>
                <w:i w:val="0"/>
                <w:iCs w:val="0"/>
                <w:caps w:val="0"/>
                <w:color w:val="0F1115"/>
                <w:spacing w:val="0"/>
                <w:sz w:val="22"/>
                <w:szCs w:val="22"/>
                <w:shd w:val="clear" w:fill="FFFFFF"/>
                <w:lang w:val="en-US" w:eastAsia="zh-CN"/>
              </w:rPr>
              <w:t>依据ODC-AQ《用电安全准则》文件规定：</w:t>
            </w:r>
            <w:r>
              <w:rPr>
                <w:rFonts w:hint="eastAsia" w:ascii="宋体" w:hAnsi="宋体" w:eastAsia="宋体" w:cs="宋体"/>
                <w:b/>
                <w:bCs/>
                <w:i w:val="0"/>
                <w:iCs w:val="0"/>
                <w:caps w:val="0"/>
                <w:color w:val="0F1115"/>
                <w:spacing w:val="0"/>
                <w:sz w:val="22"/>
                <w:szCs w:val="22"/>
                <w:shd w:val="clear" w:fill="FFFFFF"/>
              </w:rPr>
              <w:t>确</w:t>
            </w:r>
            <w:r>
              <w:rPr>
                <w:rFonts w:hint="eastAsia" w:ascii="宋体" w:hAnsi="宋体" w:eastAsia="宋体" w:cs="宋体"/>
                <w:b w:val="0"/>
                <w:bCs w:val="0"/>
                <w:i w:val="0"/>
                <w:iCs w:val="0"/>
                <w:caps w:val="0"/>
                <w:color w:val="0F1115"/>
                <w:spacing w:val="0"/>
                <w:sz w:val="22"/>
                <w:szCs w:val="22"/>
                <w:shd w:val="clear" w:fill="FFFFFF"/>
              </w:rPr>
              <w:t>保所有电力装置、设备及电器由专业的电业工程人员作定期的维修和保养</w:t>
            </w:r>
            <w:r>
              <w:rPr>
                <w:rFonts w:hint="eastAsia" w:ascii="宋体" w:hAnsi="宋体" w:eastAsia="宋体" w:cs="宋体"/>
                <w:b w:val="0"/>
                <w:bCs w:val="0"/>
                <w:i w:val="0"/>
                <w:iCs w:val="0"/>
                <w:caps w:val="0"/>
                <w:color w:val="0F1115"/>
                <w:spacing w:val="0"/>
                <w:sz w:val="22"/>
                <w:szCs w:val="22"/>
                <w:shd w:val="clear" w:fill="FFFFFF"/>
                <w:lang w:eastAsia="zh-CN"/>
              </w:rPr>
              <w:t>。</w:t>
            </w:r>
          </w:p>
          <w:p w14:paraId="5EFE4A82">
            <w:pPr>
              <w:pStyle w:val="29"/>
              <w:keepNext w:val="0"/>
              <w:keepLines w:val="0"/>
              <w:widowControl/>
              <w:suppressLineNumbers w:val="0"/>
              <w:tabs>
                <w:tab w:val="left" w:pos="720"/>
              </w:tabs>
              <w:spacing w:before="0" w:beforeAutospacing="0" w:after="0" w:afterAutospacing="0" w:line="240" w:lineRule="auto"/>
              <w:ind w:left="0"/>
              <w:rPr>
                <w:rFonts w:hint="eastAsia" w:ascii="宋体" w:hAnsi="宋体" w:eastAsia="宋体" w:cs="宋体"/>
                <w:sz w:val="22"/>
                <w:szCs w:val="22"/>
              </w:rPr>
            </w:pPr>
            <w:r>
              <w:rPr>
                <w:rFonts w:hint="eastAsia" w:ascii="宋体" w:hAnsi="宋体" w:eastAsia="宋体" w:cs="宋体"/>
                <w:i w:val="0"/>
                <w:iCs w:val="0"/>
                <w:caps w:val="0"/>
                <w:color w:val="0F1115"/>
                <w:spacing w:val="0"/>
                <w:sz w:val="22"/>
                <w:szCs w:val="22"/>
                <w:shd w:val="clear" w:fill="FFFFFF"/>
              </w:rPr>
              <w:t>UPS相关记录包括：</w:t>
            </w:r>
          </w:p>
          <w:p w14:paraId="40D8935B">
            <w:pPr>
              <w:pStyle w:val="29"/>
              <w:keepNext w:val="0"/>
              <w:autoSpaceDE w:val="0"/>
              <w:autoSpaceDN w:val="0"/>
              <w:adjustRightInd w:val="0"/>
              <w:spacing w:beforeAutospacing="0" w:after="0" w:afterAutospacing="0"/>
              <w:rPr>
                <w:rFonts w:hint="eastAsia" w:ascii="宋体" w:hAnsi="宋体" w:eastAsia="宋体" w:cs="宋体"/>
                <w:i w:val="0"/>
                <w:iCs w:val="0"/>
                <w:caps w:val="0"/>
                <w:color w:val="0F1115"/>
                <w:spacing w:val="0"/>
                <w:sz w:val="22"/>
                <w:szCs w:val="22"/>
                <w:shd w:val="clear" w:fill="FFFFFF"/>
              </w:rPr>
            </w:pPr>
            <w:r>
              <w:rPr>
                <w:rFonts w:hint="eastAsia" w:ascii="宋体" w:hAnsi="宋体" w:eastAsia="宋体" w:cs="宋体"/>
                <w:b w:val="0"/>
                <w:bCs w:val="0"/>
                <w:i w:val="0"/>
                <w:iCs w:val="0"/>
                <w:caps w:val="0"/>
                <w:color w:val="0F1115"/>
                <w:spacing w:val="0"/>
                <w:sz w:val="22"/>
                <w:szCs w:val="22"/>
                <w:shd w:val="clear" w:fill="FFFFFF"/>
              </w:rPr>
              <w:t>ODC-AQ-27-R01《UPS维护记录表》</w:t>
            </w:r>
            <w:r>
              <w:rPr>
                <w:rFonts w:hint="eastAsia" w:ascii="宋体" w:hAnsi="宋体" w:eastAsia="宋体" w:cs="宋体"/>
                <w:i w:val="0"/>
                <w:iCs w:val="0"/>
                <w:caps w:val="0"/>
                <w:color w:val="0F1115"/>
                <w:spacing w:val="0"/>
                <w:sz w:val="22"/>
                <w:szCs w:val="22"/>
                <w:shd w:val="clear" w:fill="FFFFFF"/>
              </w:rPr>
              <w:t>；</w:t>
            </w:r>
          </w:p>
          <w:p w14:paraId="182E2030">
            <w:r>
              <w:rPr>
                <w:rFonts w:hint="eastAsia" w:ascii="宋体" w:hAnsi="宋体" w:eastAsia="宋体" w:cs="宋体"/>
                <w:b w:val="0"/>
                <w:bCs w:val="0"/>
                <w:i w:val="0"/>
                <w:iCs w:val="0"/>
                <w:caps w:val="0"/>
                <w:color w:val="0F1115"/>
                <w:spacing w:val="0"/>
                <w:sz w:val="22"/>
                <w:szCs w:val="22"/>
                <w:shd w:val="clear" w:fill="FFFFFF"/>
              </w:rPr>
              <w:t>ODC-AQ-27-R02《UPS维护计划表》</w:t>
            </w:r>
            <w:r>
              <w:rPr>
                <w:rFonts w:hint="eastAsia" w:ascii="宋体" w:hAnsi="宋体" w:eastAsia="宋体" w:cs="宋体"/>
                <w:color w:val="0F1115"/>
                <w:sz w:val="22"/>
                <w:szCs w:val="22"/>
                <w:shd w:val="clear" w:fill="FFFFFF"/>
                <w:lang w:val="en-US" w:eastAsia="zh-CN"/>
              </w:rPr>
              <w:t>。</w:t>
            </w:r>
          </w:p>
          <w:p w14:paraId="1FA45B28">
            <w:pPr>
              <w:pStyle w:val="29"/>
              <w:autoSpaceDE w:val="0"/>
              <w:autoSpaceDN w:val="0"/>
              <w:adjustRightInd w:val="0"/>
              <w:spacing w:beforeAutospacing="0" w:after="0" w:afterAutospacing="0"/>
              <w:rPr>
                <w:rFonts w:hint="default" w:ascii="Arial" w:hAnsi="Arial" w:eastAsia="宋体" w:cs="Arial"/>
                <w:i/>
                <w:sz w:val="22"/>
                <w:szCs w:val="21"/>
                <w:lang w:val="en-US" w:eastAsia="zh-CN"/>
              </w:rPr>
            </w:pPr>
          </w:p>
        </w:tc>
      </w:tr>
      <w:tr w14:paraId="120D72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2050" w:type="pct"/>
            <w:shd w:val="clear" w:color="auto" w:fill="F1F1F1" w:themeFill="background1" w:themeFillShade="F2"/>
            <w:vAlign w:val="center"/>
          </w:tcPr>
          <w:p w14:paraId="705766F7">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贵公司是否制定了业务连续性/灾难恢复计划？</w:t>
            </w:r>
          </w:p>
          <w:p w14:paraId="6FC2D7F2">
            <w:pPr>
              <w:spacing w:after="0" w:line="240" w:lineRule="auto"/>
              <w:rPr>
                <w:rFonts w:ascii="Arial" w:hAnsi="Arial" w:cs="Arial"/>
              </w:rPr>
            </w:pPr>
          </w:p>
        </w:tc>
        <w:tc>
          <w:tcPr>
            <w:tcW w:w="349" w:type="pct"/>
            <w:vAlign w:val="center"/>
          </w:tcPr>
          <w:p w14:paraId="3A98508D">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0133E77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86" w:type="pct"/>
            <w:vAlign w:val="center"/>
          </w:tcPr>
          <w:p w14:paraId="6F685B1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3DD5FA4C">
            <w:pPr>
              <w:pStyle w:val="130"/>
              <w:keepNext/>
              <w:jc w:val="both"/>
              <w:rPr>
                <w:del w:id="14" w:author="庞怡璟 [2]" w:date="2026-09-14T17:06:22Z"/>
                <w:rFonts w:hint="eastAsia" w:eastAsia="宋体"/>
                <w:lang w:eastAsia="zh-CN"/>
              </w:rPr>
              <w:pPrChange w:id="13" w:author="庞怡璟 [2]" w:date="2026-09-14T17:06:42Z">
                <w:pPr/>
              </w:pPrChange>
            </w:pPr>
            <w:r>
              <w:rPr>
                <w:rFonts w:hint="eastAsia" w:ascii="Segoe UI" w:hAnsi="Segoe UI" w:eastAsia="宋体" w:cs="Segoe UI"/>
                <w:i w:val="0"/>
                <w:iCs w:val="0"/>
                <w:caps w:val="0"/>
                <w:color w:val="0F1115"/>
                <w:spacing w:val="0"/>
                <w:sz w:val="21"/>
                <w:szCs w:val="21"/>
                <w:shd w:val="clear" w:fill="FFFFFF"/>
                <w:lang w:val="en-US" w:eastAsia="zh-CN" w:bidi="ar-SA"/>
              </w:rPr>
              <w:t>依</w:t>
            </w:r>
            <w:r>
              <w:rPr>
                <w:rFonts w:hint="eastAsia" w:ascii="Segoe UI" w:hAnsi="Segoe UI" w:eastAsia="宋体" w:cs="Segoe UI"/>
                <w:i w:val="0"/>
                <w:iCs w:val="0"/>
                <w:caps w:val="0"/>
                <w:color w:val="0F1115"/>
                <w:spacing w:val="0"/>
                <w:sz w:val="21"/>
                <w:szCs w:val="21"/>
                <w:shd w:val="clear" w:fill="FFFFFF"/>
                <w:lang w:bidi="ar-SA"/>
              </w:rPr>
              <w:t>据 ODC-CX-10</w:t>
            </w:r>
            <w:r>
              <w:rPr>
                <w:rFonts w:hint="eastAsia" w:ascii="Segoe UI" w:hAnsi="Segoe UI" w:eastAsia="宋体" w:cs="Segoe UI"/>
                <w:i w:val="0"/>
                <w:iCs w:val="0"/>
                <w:caps w:val="0"/>
                <w:color w:val="0F1115"/>
                <w:spacing w:val="0"/>
                <w:sz w:val="21"/>
                <w:szCs w:val="21"/>
                <w:shd w:val="clear" w:fill="FFFFFF"/>
                <w:lang w:eastAsia="zh-CN" w:bidi="ar-SA"/>
              </w:rPr>
              <w:t>《</w:t>
            </w:r>
            <w:r>
              <w:rPr>
                <w:rFonts w:hint="eastAsia" w:ascii="Segoe UI" w:hAnsi="Segoe UI" w:eastAsia="宋体" w:cs="Segoe UI"/>
                <w:i w:val="0"/>
                <w:iCs w:val="0"/>
                <w:caps w:val="0"/>
                <w:color w:val="0F1115"/>
                <w:spacing w:val="0"/>
                <w:sz w:val="21"/>
                <w:szCs w:val="21"/>
                <w:shd w:val="clear" w:fill="FFFFFF"/>
                <w:lang w:bidi="ar-SA"/>
              </w:rPr>
              <w:t>设施和环境管理程序</w:t>
            </w:r>
            <w:r>
              <w:rPr>
                <w:rFonts w:hint="eastAsia" w:ascii="Segoe UI" w:hAnsi="Segoe UI" w:eastAsia="宋体" w:cs="Segoe UI"/>
                <w:i w:val="0"/>
                <w:iCs w:val="0"/>
                <w:caps w:val="0"/>
                <w:color w:val="0F1115"/>
                <w:spacing w:val="0"/>
                <w:sz w:val="21"/>
                <w:szCs w:val="21"/>
                <w:shd w:val="clear" w:fill="FFFFFF"/>
                <w:lang w:eastAsia="zh-CN" w:bidi="ar-SA"/>
              </w:rPr>
              <w:t>》</w:t>
            </w:r>
            <w:r>
              <w:rPr>
                <w:rFonts w:hint="eastAsia" w:ascii="Segoe UI" w:hAnsi="Segoe UI" w:eastAsia="宋体" w:cs="Segoe UI"/>
                <w:i w:val="0"/>
                <w:iCs w:val="0"/>
                <w:caps w:val="0"/>
                <w:color w:val="0F1115"/>
                <w:spacing w:val="0"/>
                <w:sz w:val="21"/>
                <w:szCs w:val="21"/>
                <w:shd w:val="clear" w:fill="FFFFFF"/>
                <w:lang w:val="en-US" w:eastAsia="zh-CN" w:bidi="ar-SA"/>
              </w:rPr>
              <w:t>文件规定：</w:t>
            </w:r>
            <w:r>
              <w:rPr>
                <w:rFonts w:ascii="Segoe UI" w:hAnsi="Segoe UI" w:eastAsia="Segoe UI" w:cs="Segoe UI"/>
                <w:i w:val="0"/>
                <w:iCs w:val="0"/>
                <w:caps w:val="0"/>
                <w:color w:val="0F1115"/>
                <w:spacing w:val="0"/>
                <w:sz w:val="22"/>
                <w:szCs w:val="22"/>
                <w:shd w:val="clear" w:fill="FFFFFF"/>
              </w:rPr>
              <w:t>发生意外停水停电事件时有应急措施</w:t>
            </w:r>
            <w:r>
              <w:rPr>
                <w:rFonts w:hint="eastAsia" w:ascii="Segoe UI" w:hAnsi="Segoe UI" w:eastAsia="宋体" w:cs="Segoe UI"/>
                <w:i w:val="0"/>
                <w:iCs w:val="0"/>
                <w:caps w:val="0"/>
                <w:color w:val="0F1115"/>
                <w:spacing w:val="0"/>
                <w:sz w:val="22"/>
                <w:szCs w:val="22"/>
                <w:shd w:val="clear" w:fill="FFFFFF"/>
                <w:lang w:val="en-US" w:eastAsia="zh-CN"/>
              </w:rPr>
              <w:t>；</w:t>
            </w:r>
            <w:r>
              <w:rPr>
                <w:rFonts w:ascii="Segoe UI" w:hAnsi="Segoe UI" w:eastAsia="Segoe UI" w:cs="Segoe UI"/>
                <w:i w:val="0"/>
                <w:iCs w:val="0"/>
                <w:caps w:val="0"/>
                <w:color w:val="0F1115"/>
                <w:spacing w:val="0"/>
                <w:sz w:val="22"/>
                <w:szCs w:val="22"/>
                <w:shd w:val="clear" w:fill="FFFFFF"/>
              </w:rPr>
              <w:t>实验室每年进行一次</w:t>
            </w:r>
            <w:r>
              <w:rPr>
                <w:rFonts w:hint="default" w:ascii="Segoe UI" w:hAnsi="Segoe UI" w:eastAsia="Segoe UI" w:cs="Segoe UI"/>
                <w:b/>
                <w:bCs/>
                <w:i w:val="0"/>
                <w:iCs w:val="0"/>
                <w:caps w:val="0"/>
                <w:color w:val="0F1115"/>
                <w:spacing w:val="0"/>
                <w:sz w:val="22"/>
                <w:szCs w:val="22"/>
                <w:shd w:val="clear" w:fill="FFFFFF"/>
              </w:rPr>
              <w:t>安全风险评估</w:t>
            </w:r>
            <w:r>
              <w:rPr>
                <w:rFonts w:hint="default" w:ascii="Segoe UI" w:hAnsi="Segoe UI" w:eastAsia="Segoe UI" w:cs="Segoe UI"/>
                <w:i w:val="0"/>
                <w:iCs w:val="0"/>
                <w:caps w:val="0"/>
                <w:color w:val="0F1115"/>
                <w:spacing w:val="0"/>
                <w:sz w:val="22"/>
                <w:szCs w:val="22"/>
                <w:shd w:val="clear" w:fill="FFFFFF"/>
              </w:rPr>
              <w:t>，当实验室设施发生变化时，应重新评估</w:t>
            </w:r>
            <w:ins w:id="15" w:author="庞怡璟 [2]" w:date="2026-09-14T17:06:08Z">
              <w:r>
                <w:rPr>
                  <w:rFonts w:hint="eastAsia" w:ascii="Segoe UI" w:hAnsi="Segoe UI" w:eastAsia="宋体" w:cs="Segoe UI"/>
                  <w:i w:val="0"/>
                  <w:iCs w:val="0"/>
                  <w:caps w:val="0"/>
                  <w:color w:val="0F1115"/>
                  <w:spacing w:val="0"/>
                  <w:sz w:val="22"/>
                  <w:szCs w:val="22"/>
                  <w:shd w:val="clear" w:fill="FFFFFF"/>
                  <w:lang w:eastAsia="zh-CN"/>
                </w:rPr>
                <w:t>。</w:t>
              </w:r>
            </w:ins>
          </w:p>
          <w:p w14:paraId="2F234CF1">
            <w:pPr>
              <w:pStyle w:val="130"/>
              <w:keepNext/>
              <w:jc w:val="both"/>
              <w:rPr>
                <w:ins w:id="16" w:author="庞怡璟 [2]" w:date="2026-09-14T17:06:28Z"/>
                <w:sz w:val="22"/>
                <w:szCs w:val="22"/>
              </w:rPr>
            </w:pPr>
            <w:del w:id="17" w:author="庞怡璟 [2]" w:date="2026-09-14T17:06:22Z">
              <w:r>
                <w:rPr>
                  <w:sz w:val="22"/>
                  <w:szCs w:val="22"/>
                </w:rPr>
                <w:commentReference w:id="0"/>
              </w:r>
            </w:del>
          </w:p>
          <w:p w14:paraId="3DD5FA4C">
            <w:pPr>
              <w:pStyle w:val="130"/>
              <w:keepNext/>
              <w:jc w:val="both"/>
              <w:rPr>
                <w:del w:id="18" w:author="庞怡璟 [2]" w:date="2026-09-14T17:06:23Z"/>
                <w:rFonts w:hint="eastAsia" w:ascii="Segoe UI" w:hAnsi="Segoe UI" w:eastAsia="宋体" w:cs="Segoe UI"/>
                <w:i w:val="0"/>
                <w:iCs w:val="0"/>
                <w:caps w:val="0"/>
                <w:color w:val="0F1115"/>
                <w:spacing w:val="0"/>
                <w:sz w:val="22"/>
                <w:szCs w:val="22"/>
                <w:shd w:val="clear" w:fill="FFFFFF"/>
                <w:lang w:eastAsia="zh-CN"/>
              </w:rPr>
            </w:pPr>
            <w:del w:id="19" w:author="庞怡璟 [2]" w:date="2026-09-14T17:06:28Z">
              <w:r>
                <w:rPr>
                  <w:rFonts w:hint="eastAsia" w:eastAsia="宋体"/>
                  <w:sz w:val="22"/>
                  <w:szCs w:val="22"/>
                  <w:lang w:val="en-US" w:eastAsia="zh-CN"/>
                </w:rPr>
                <w:delText>;</w:delText>
              </w:r>
            </w:del>
            <w:del w:id="20" w:author="庞怡璟 [2]" w:date="2026-09-14T17:06:20Z">
              <w:r>
                <w:rPr>
                  <w:rFonts w:ascii="Segoe UI" w:hAnsi="Segoe UI" w:eastAsia="Segoe UI" w:cs="Segoe UI"/>
                  <w:i w:val="0"/>
                  <w:iCs w:val="0"/>
                  <w:caps w:val="0"/>
                  <w:color w:val="0F1115"/>
                  <w:spacing w:val="0"/>
                  <w:sz w:val="22"/>
                  <w:szCs w:val="22"/>
                  <w:shd w:val="clear" w:fill="FFFFFF"/>
                </w:rPr>
                <w:delText>公司有职业暴露、意外事件的处理及报告制度</w:delText>
              </w:r>
            </w:del>
            <w:del w:id="21" w:author="庞怡璟 [2]" w:date="2026-09-14T17:06:20Z">
              <w:r>
                <w:rPr>
                  <w:rFonts w:hint="eastAsia" w:ascii="Segoe UI" w:hAnsi="Segoe UI" w:eastAsia="宋体" w:cs="Segoe UI"/>
                  <w:i w:val="0"/>
                  <w:iCs w:val="0"/>
                  <w:caps w:val="0"/>
                  <w:color w:val="0F1115"/>
                  <w:spacing w:val="0"/>
                  <w:sz w:val="22"/>
                  <w:szCs w:val="22"/>
                  <w:shd w:val="clear" w:fill="FFFFFF"/>
                  <w:lang w:eastAsia="zh-CN"/>
                </w:rPr>
                <w:delText>。</w:delText>
              </w:r>
            </w:del>
          </w:p>
          <w:p w14:paraId="3DD5FA4C">
            <w:pPr>
              <w:pStyle w:val="130"/>
              <w:keepNext/>
              <w:keepLines w:val="0"/>
              <w:widowControl/>
              <w:suppressLineNumbers w:val="0"/>
              <w:spacing w:before="0" w:beforeAutospacing="0" w:after="0" w:afterAutospacing="0"/>
              <w:ind w:right="0"/>
              <w:jc w:val="both"/>
              <w:rPr>
                <w:del w:id="23" w:author="庞怡璟 [2]" w:date="2026-09-14T17:06:42Z"/>
                <w:sz w:val="22"/>
                <w:szCs w:val="21"/>
              </w:rPr>
              <w:pPrChange w:id="22" w:author="庞怡璟 [2]" w:date="2026-09-14T17:06:42Z">
                <w:pPr>
                  <w:pStyle w:val="29"/>
                  <w:keepNext w:val="0"/>
                  <w:keepLines w:val="0"/>
                  <w:widowControl/>
                  <w:suppressLineNumbers w:val="0"/>
                  <w:spacing w:before="0" w:beforeAutospacing="0" w:after="0" w:afterAutospacing="0"/>
                  <w:ind w:left="0" w:right="0"/>
                </w:pPr>
              </w:pPrChange>
            </w:pPr>
            <w:r>
              <w:rPr>
                <w:rFonts w:hint="eastAsia" w:ascii="Segoe UI" w:hAnsi="Segoe UI" w:eastAsia="宋体" w:cs="Segoe UI"/>
                <w:i w:val="0"/>
                <w:iCs w:val="0"/>
                <w:caps w:val="0"/>
                <w:color w:val="0F1115"/>
                <w:spacing w:val="0"/>
                <w:sz w:val="22"/>
                <w:szCs w:val="22"/>
                <w:shd w:val="clear" w:fill="FFFFFF"/>
                <w:lang w:val="en-US" w:eastAsia="zh-CN"/>
              </w:rPr>
              <w:t>依据ODC-CX-32《应急预案管理程序》</w:t>
            </w:r>
            <w:r>
              <w:rPr>
                <w:rFonts w:ascii="Segoe UI" w:hAnsi="Segoe UI" w:eastAsia="Segoe UI" w:cs="Segoe UI"/>
                <w:i w:val="0"/>
                <w:iCs w:val="0"/>
                <w:caps w:val="0"/>
                <w:color w:val="0F1115"/>
                <w:spacing w:val="0"/>
                <w:sz w:val="22"/>
                <w:szCs w:val="22"/>
                <w:shd w:val="clear" w:fill="FFFFFF"/>
              </w:rPr>
              <w:t>综合管理部</w:t>
            </w:r>
            <w:r>
              <w:rPr>
                <w:rFonts w:hint="default" w:ascii="Segoe UI" w:hAnsi="Segoe UI" w:eastAsia="Segoe UI" w:cs="Segoe UI"/>
                <w:b/>
                <w:bCs/>
                <w:i w:val="0"/>
                <w:iCs w:val="0"/>
                <w:caps w:val="0"/>
                <w:color w:val="0F1115"/>
                <w:spacing w:val="0"/>
                <w:sz w:val="22"/>
                <w:szCs w:val="22"/>
                <w:shd w:val="clear" w:fill="FFFFFF"/>
              </w:rPr>
              <w:t>每年1月</w:t>
            </w:r>
            <w:r>
              <w:rPr>
                <w:rFonts w:hint="default" w:ascii="Segoe UI" w:hAnsi="Segoe UI" w:eastAsia="Segoe UI" w:cs="Segoe UI"/>
                <w:i w:val="0"/>
                <w:iCs w:val="0"/>
                <w:caps w:val="0"/>
                <w:color w:val="0F1115"/>
                <w:spacing w:val="0"/>
                <w:sz w:val="22"/>
                <w:szCs w:val="22"/>
                <w:shd w:val="clear" w:fill="FFFFFF"/>
              </w:rPr>
              <w:t>制定公司内部《应急预案演练计划》，报实验室主任批准后实施。</w:t>
            </w:r>
          </w:p>
          <w:p w14:paraId="3DD5FA4C">
            <w:pPr>
              <w:pStyle w:val="130"/>
              <w:keepNext/>
              <w:jc w:val="both"/>
              <w:rPr>
                <w:del w:id="25" w:author="庞怡璟 [2]" w:date="2026-09-14T17:06:40Z"/>
                <w:rFonts w:hint="eastAsia" w:ascii="Segoe UI" w:hAnsi="Segoe UI" w:eastAsia="宋体" w:cs="Segoe UI"/>
                <w:i w:val="0"/>
                <w:iCs w:val="0"/>
                <w:caps w:val="0"/>
                <w:color w:val="0F1115"/>
                <w:spacing w:val="0"/>
                <w:sz w:val="22"/>
                <w:szCs w:val="22"/>
                <w:shd w:val="clear" w:fill="FFFFFF"/>
                <w:lang w:eastAsia="zh-CN"/>
              </w:rPr>
              <w:pPrChange w:id="24" w:author="庞怡璟 [2]" w:date="2026-09-14T17:06:42Z">
                <w:pPr>
                  <w:pStyle w:val="136"/>
                  <w:keepNext/>
                </w:pPr>
              </w:pPrChange>
            </w:pPr>
            <w:del w:id="26" w:author="庞怡璟 [2]" w:date="2026-09-14T17:06:40Z">
              <w:r>
                <w:rPr>
                  <w:rFonts w:ascii="Segoe UI" w:hAnsi="Segoe UI" w:eastAsia="Segoe UI" w:cs="Segoe UI"/>
                  <w:i w:val="0"/>
                  <w:iCs w:val="0"/>
                  <w:caps w:val="0"/>
                  <w:color w:val="0F1115"/>
                  <w:spacing w:val="0"/>
                  <w:sz w:val="22"/>
                  <w:szCs w:val="22"/>
                  <w:shd w:val="clear" w:fill="FFFFFF"/>
                </w:rPr>
                <w:delText>演练内容一般可包括生物安全防护、危化品泄漏处置、用电安全、职业暴露、设备故障、试剂短缺等</w:delText>
              </w:r>
            </w:del>
            <w:del w:id="27"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p w14:paraId="3DD5FA4C">
            <w:pPr>
              <w:pStyle w:val="130"/>
              <w:keepNext/>
              <w:jc w:val="both"/>
              <w:rPr>
                <w:del w:id="29" w:author="庞怡璟 [2]" w:date="2026-09-14T17:06:40Z"/>
                <w:rFonts w:hint="eastAsia" w:ascii="Segoe UI" w:hAnsi="Segoe UI" w:eastAsia="宋体" w:cs="Segoe UI"/>
                <w:i w:val="0"/>
                <w:iCs w:val="0"/>
                <w:caps w:val="0"/>
                <w:color w:val="0F1115"/>
                <w:spacing w:val="0"/>
                <w:sz w:val="22"/>
                <w:szCs w:val="22"/>
                <w:shd w:val="clear" w:fill="FFFFFF"/>
                <w:lang w:eastAsia="zh-CN"/>
              </w:rPr>
              <w:pPrChange w:id="28" w:author="庞怡璟 [2]" w:date="2026-09-14T17:06:42Z">
                <w:pPr>
                  <w:pStyle w:val="136"/>
                  <w:keepNext/>
                </w:pPr>
              </w:pPrChange>
            </w:pPr>
            <w:del w:id="30" w:author="庞怡璟 [2]" w:date="2026-09-14T17:06:40Z">
              <w:r>
                <w:rPr>
                  <w:rFonts w:ascii="Segoe UI" w:hAnsi="Segoe UI" w:eastAsia="Segoe UI" w:cs="Segoe UI"/>
                  <w:i w:val="0"/>
                  <w:iCs w:val="0"/>
                  <w:caps w:val="0"/>
                  <w:color w:val="0F1115"/>
                  <w:spacing w:val="0"/>
                  <w:sz w:val="22"/>
                  <w:szCs w:val="22"/>
                  <w:shd w:val="clear" w:fill="FFFFFF"/>
                </w:rPr>
                <w:delText>火灾情形，实验室主任负责协调公司全员参与公司组织的</w:delText>
              </w:r>
            </w:del>
            <w:del w:id="31" w:author="庞怡璟 [2]" w:date="2026-09-14T17:06:40Z">
              <w:r>
                <w:rPr>
                  <w:rFonts w:hint="default" w:ascii="Segoe UI" w:hAnsi="Segoe UI" w:eastAsia="Segoe UI" w:cs="Segoe UI"/>
                  <w:b/>
                  <w:bCs/>
                  <w:i w:val="0"/>
                  <w:iCs w:val="0"/>
                  <w:caps w:val="0"/>
                  <w:color w:val="0F1115"/>
                  <w:spacing w:val="0"/>
                  <w:sz w:val="22"/>
                  <w:szCs w:val="22"/>
                  <w:shd w:val="clear" w:fill="FFFFFF"/>
                </w:rPr>
                <w:delText>消防演习</w:delText>
              </w:r>
            </w:del>
            <w:del w:id="32" w:author="庞怡璟 [2]" w:date="2026-09-14T17:06:40Z">
              <w:r>
                <w:rPr>
                  <w:rFonts w:hint="default" w:ascii="Segoe UI" w:hAnsi="Segoe UI" w:eastAsia="Segoe UI" w:cs="Segoe UI"/>
                  <w:i w:val="0"/>
                  <w:iCs w:val="0"/>
                  <w:caps w:val="0"/>
                  <w:color w:val="0F1115"/>
                  <w:spacing w:val="0"/>
                  <w:sz w:val="22"/>
                  <w:szCs w:val="22"/>
                  <w:shd w:val="clear" w:fill="FFFFFF"/>
                </w:rPr>
                <w:delText>，由综合管理部收集整理实验室参与演练的结果</w:delText>
              </w:r>
            </w:del>
            <w:del w:id="33"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p w14:paraId="1082490C">
            <w:pPr>
              <w:pStyle w:val="130"/>
              <w:keepNext/>
              <w:jc w:val="both"/>
              <w:rPr>
                <w:rFonts w:hint="eastAsia" w:ascii="Segoe UI" w:hAnsi="Segoe UI" w:eastAsia="宋体" w:cs="Segoe UI"/>
                <w:i w:val="0"/>
                <w:iCs w:val="0"/>
                <w:caps w:val="0"/>
                <w:color w:val="0F1115"/>
                <w:spacing w:val="0"/>
                <w:sz w:val="22"/>
                <w:szCs w:val="22"/>
                <w:shd w:val="clear" w:fill="FFFFFF"/>
                <w:lang w:val="en-US" w:eastAsia="zh-CN"/>
              </w:rPr>
            </w:pPr>
            <w:del w:id="34" w:author="庞怡璟 [2]" w:date="2026-09-14T17:06:40Z">
              <w:r>
                <w:rPr>
                  <w:rFonts w:ascii="Segoe UI" w:hAnsi="Segoe UI" w:eastAsia="Segoe UI" w:cs="Segoe UI"/>
                  <w:i w:val="0"/>
                  <w:iCs w:val="0"/>
                  <w:caps w:val="0"/>
                  <w:color w:val="0F1115"/>
                  <w:spacing w:val="0"/>
                  <w:sz w:val="22"/>
                  <w:szCs w:val="22"/>
                  <w:shd w:val="clear" w:fill="FFFFFF"/>
                </w:rPr>
                <w:delText>地震、水灾、台风等自然灾害情形，依据公司应急演练要求执行</w:delText>
              </w:r>
            </w:del>
            <w:del w:id="35"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del w:id="36" w:author="庞怡璟 [2]" w:date="2026-09-14T17:06:40Z">
              <w:r>
                <w:rPr>
                  <w:rFonts w:ascii="Segoe UI" w:hAnsi="Segoe UI" w:eastAsia="Segoe UI" w:cs="Segoe UI"/>
                  <w:i w:val="0"/>
                  <w:iCs w:val="0"/>
                  <w:caps w:val="0"/>
                  <w:color w:val="0F1115"/>
                  <w:spacing w:val="0"/>
                  <w:sz w:val="22"/>
                  <w:szCs w:val="22"/>
                  <w:shd w:val="clear" w:fill="FFFFFF"/>
                </w:rPr>
                <w:delText>实验室管理层</w:delText>
              </w:r>
            </w:del>
            <w:del w:id="37" w:author="庞怡璟 [2]" w:date="2026-09-14T17:06:40Z">
              <w:r>
                <w:rPr>
                  <w:rFonts w:hint="default" w:ascii="Segoe UI" w:hAnsi="Segoe UI" w:eastAsia="Segoe UI" w:cs="Segoe UI"/>
                  <w:b/>
                  <w:bCs/>
                  <w:i w:val="0"/>
                  <w:iCs w:val="0"/>
                  <w:caps w:val="0"/>
                  <w:color w:val="0F1115"/>
                  <w:spacing w:val="0"/>
                  <w:sz w:val="22"/>
                  <w:szCs w:val="22"/>
                  <w:shd w:val="clear" w:fill="FFFFFF"/>
                </w:rPr>
                <w:delText>每年组织评审实验室应急预案</w:delText>
              </w:r>
            </w:del>
            <w:del w:id="38" w:author="庞怡璟 [2]" w:date="2026-09-14T17:06:40Z">
              <w:r>
                <w:rPr>
                  <w:rFonts w:hint="default" w:ascii="Segoe UI" w:hAnsi="Segoe UI" w:eastAsia="Segoe UI" w:cs="Segoe UI"/>
                  <w:i w:val="0"/>
                  <w:iCs w:val="0"/>
                  <w:caps w:val="0"/>
                  <w:color w:val="0F1115"/>
                  <w:spacing w:val="0"/>
                  <w:sz w:val="22"/>
                  <w:szCs w:val="22"/>
                  <w:shd w:val="clear" w:fill="FFFFFF"/>
                </w:rPr>
                <w:delText>，以确保其有效性，并及时更新</w:delText>
              </w:r>
            </w:del>
            <w:del w:id="39" w:author="庞怡璟 [2]" w:date="2026-09-14T17:06:40Z">
              <w:r>
                <w:rPr>
                  <w:rFonts w:hint="eastAsia" w:ascii="Segoe UI" w:hAnsi="Segoe UI" w:eastAsia="宋体" w:cs="Segoe UI"/>
                  <w:i w:val="0"/>
                  <w:iCs w:val="0"/>
                  <w:caps w:val="0"/>
                  <w:color w:val="0F1115"/>
                  <w:spacing w:val="0"/>
                  <w:sz w:val="22"/>
                  <w:szCs w:val="22"/>
                  <w:shd w:val="clear" w:fill="FFFFFF"/>
                  <w:lang w:eastAsia="zh-CN"/>
                </w:rPr>
                <w:delText>。</w:delText>
              </w:r>
            </w:del>
          </w:p>
        </w:tc>
      </w:tr>
      <w:tr w14:paraId="615B2E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68" w:hRule="atLeast"/>
          <w:tblHeader/>
        </w:trPr>
        <w:tc>
          <w:tcPr>
            <w:tcW w:w="2050" w:type="pct"/>
            <w:shd w:val="clear" w:color="auto" w:fill="F1F1F1" w:themeFill="background1" w:themeFillShade="F2"/>
            <w:vAlign w:val="center"/>
          </w:tcPr>
          <w:p w14:paraId="0CD891F0">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若是，该检测是否定期开展，且检测结果是否均有记录？</w:t>
            </w:r>
          </w:p>
        </w:tc>
        <w:tc>
          <w:tcPr>
            <w:tcW w:w="2949" w:type="pct"/>
            <w:gridSpan w:val="4"/>
            <w:vAlign w:val="center"/>
          </w:tcPr>
          <w:p w14:paraId="367913E8"/>
          <w:p w14:paraId="5536ACFB">
            <w:pPr>
              <w:pStyle w:val="29"/>
              <w:keepNext w:val="0"/>
              <w:keepLines w:val="0"/>
              <w:widowControl/>
              <w:suppressLineNumbers w:val="0"/>
              <w:spacing w:before="0" w:beforeAutospacing="0" w:after="0" w:afterAutospacing="0"/>
              <w:ind w:left="0" w:right="0"/>
              <w:rPr>
                <w:rFonts w:hint="eastAsia" w:ascii="宋体" w:hAnsi="宋体" w:eastAsia="宋体" w:cs="宋体"/>
                <w:b/>
                <w:bCs/>
                <w:i w:val="0"/>
                <w:iCs w:val="0"/>
                <w:caps w:val="0"/>
                <w:color w:val="0F1115"/>
                <w:spacing w:val="0"/>
                <w:sz w:val="24"/>
                <w:szCs w:val="24"/>
                <w:shd w:val="clear" w:fill="FFFFFF"/>
              </w:rPr>
            </w:pPr>
            <w:r>
              <w:rPr>
                <w:rFonts w:hint="eastAsia" w:ascii="宋体" w:hAnsi="宋体" w:eastAsia="宋体" w:cs="宋体"/>
                <w:b/>
                <w:bCs/>
                <w:i w:val="0"/>
                <w:iCs w:val="0"/>
                <w:caps w:val="0"/>
                <w:color w:val="0F1115"/>
                <w:spacing w:val="0"/>
                <w:sz w:val="24"/>
                <w:szCs w:val="24"/>
                <w:shd w:val="clear" w:fill="FFFFFF"/>
              </w:rPr>
              <w:t>是，均有记录。</w:t>
            </w:r>
          </w:p>
          <w:p w14:paraId="7934FA4A">
            <w:pPr>
              <w:pStyle w:val="29"/>
              <w:keepNext w:val="0"/>
              <w:keepLines w:val="0"/>
              <w:widowControl/>
              <w:numPr>
                <w:ilvl w:val="0"/>
                <w:numId w:val="20"/>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b/>
                <w:bCs/>
                <w:i w:val="0"/>
                <w:iCs w:val="0"/>
                <w:caps w:val="0"/>
                <w:color w:val="0F1115"/>
                <w:spacing w:val="0"/>
                <w:sz w:val="24"/>
                <w:szCs w:val="24"/>
                <w:shd w:val="clear" w:fill="FFFFFF"/>
              </w:rPr>
              <w:t>ODC-CX-32-R01《应急预案演练计划》</w:t>
            </w:r>
            <w:r>
              <w:rPr>
                <w:rFonts w:hint="eastAsia" w:ascii="宋体" w:hAnsi="宋体" w:eastAsia="宋体" w:cs="宋体"/>
                <w:i w:val="0"/>
                <w:iCs w:val="0"/>
                <w:caps w:val="0"/>
                <w:color w:val="0F1115"/>
                <w:spacing w:val="0"/>
                <w:sz w:val="24"/>
                <w:szCs w:val="24"/>
                <w:shd w:val="clear" w:fill="FFFFFF"/>
              </w:rPr>
              <w:t>；</w:t>
            </w:r>
          </w:p>
          <w:p w14:paraId="738E1FB2">
            <w:pPr>
              <w:pStyle w:val="29"/>
              <w:keepNext w:val="0"/>
              <w:keepLines w:val="0"/>
              <w:widowControl/>
              <w:numPr>
                <w:ilvl w:val="0"/>
                <w:numId w:val="20"/>
              </w:numPr>
              <w:suppressLineNumbers w:val="0"/>
              <w:spacing w:before="0" w:beforeAutospacing="0" w:after="0" w:afterAutospacing="0"/>
              <w:ind w:left="425" w:right="0" w:hanging="425"/>
              <w:rPr>
                <w:rFonts w:hint="eastAsia" w:ascii="宋体" w:hAnsi="宋体" w:eastAsia="宋体" w:cs="宋体"/>
                <w:szCs w:val="24"/>
              </w:rPr>
            </w:pPr>
            <w:r>
              <w:rPr>
                <w:rFonts w:hint="eastAsia" w:ascii="宋体" w:hAnsi="宋体" w:eastAsia="宋体" w:cs="宋体"/>
                <w:b/>
                <w:bCs/>
                <w:i w:val="0"/>
                <w:iCs w:val="0"/>
                <w:caps w:val="0"/>
                <w:color w:val="0F1115"/>
                <w:spacing w:val="0"/>
                <w:sz w:val="24"/>
                <w:szCs w:val="24"/>
                <w:shd w:val="clear" w:fill="FFFFFF"/>
              </w:rPr>
              <w:t>ODC-CX-32-R02《应急预案演练记录表》</w:t>
            </w:r>
            <w:r>
              <w:rPr>
                <w:rFonts w:hint="eastAsia" w:ascii="宋体" w:hAnsi="宋体" w:eastAsia="宋体" w:cs="宋体"/>
                <w:i w:val="0"/>
                <w:iCs w:val="0"/>
                <w:caps w:val="0"/>
                <w:color w:val="0F1115"/>
                <w:spacing w:val="0"/>
                <w:sz w:val="24"/>
                <w:szCs w:val="24"/>
                <w:shd w:val="clear" w:fill="FFFFFF"/>
              </w:rPr>
              <w:t>——应急演练组织者策划演练过程所需物资、参加人员、时间、流程、过程记录方式等，完成演练后填写该表，安全负责人审核后归档</w:t>
            </w:r>
            <w:r>
              <w:rPr>
                <w:rFonts w:hint="eastAsia" w:ascii="宋体" w:hAnsi="宋体" w:eastAsia="宋体" w:cs="宋体"/>
                <w:i w:val="0"/>
                <w:iCs w:val="0"/>
                <w:caps w:val="0"/>
                <w:color w:val="0F1115"/>
                <w:spacing w:val="0"/>
                <w:sz w:val="24"/>
                <w:szCs w:val="24"/>
                <w:shd w:val="clear" w:fill="FFFFFF"/>
                <w:lang w:eastAsia="zh-CN"/>
              </w:rPr>
              <w:t>。</w:t>
            </w:r>
          </w:p>
          <w:p w14:paraId="73F77BA7">
            <w:pPr>
              <w:pStyle w:val="136"/>
              <w:keepNext/>
              <w:rPr>
                <w:rFonts w:hint="eastAsia" w:ascii="Segoe UI" w:hAnsi="Segoe UI" w:eastAsia="宋体" w:cs="Segoe UI"/>
                <w:i w:val="0"/>
                <w:iCs w:val="0"/>
                <w:caps w:val="0"/>
                <w:color w:val="0F1115"/>
                <w:spacing w:val="0"/>
                <w:sz w:val="24"/>
                <w:szCs w:val="24"/>
                <w:shd w:val="clear" w:fill="FFFFFF"/>
                <w:lang w:val="en-US" w:eastAsia="zh-CN"/>
              </w:rPr>
            </w:pPr>
          </w:p>
        </w:tc>
      </w:tr>
      <w:tr w14:paraId="6627639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90" w:hRule="atLeast"/>
          <w:tblHeader/>
        </w:trPr>
        <w:tc>
          <w:tcPr>
            <w:tcW w:w="2050" w:type="pct"/>
            <w:shd w:val="clear" w:color="auto" w:fill="F1F1F1" w:themeFill="background1" w:themeFillShade="F2"/>
            <w:vAlign w:val="center"/>
          </w:tcPr>
          <w:p w14:paraId="1ADCDA0A">
            <w:pPr>
              <w:spacing w:after="0" w:line="240" w:lineRule="auto"/>
              <w:rPr>
                <w:rFonts w:hint="eastAsia" w:ascii="Arial" w:hAnsi="Arial" w:eastAsia="宋体" w:cs="Arial"/>
                <w:lang w:eastAsia="zh-CN"/>
              </w:rPr>
            </w:pPr>
            <w:r>
              <w:rPr>
                <w:rFonts w:hint="eastAsia" w:ascii="Times New Roman" w:hAnsi="Arial" w:eastAsia="微软雅黑" w:cs="Arial"/>
                <w:sz w:val="22"/>
                <w:szCs w:val="22"/>
                <w:lang w:val="en-US" w:eastAsia="zh-CN" w:bidi="ar-SA"/>
              </w:rPr>
              <w:t>是否采用了基于风险的方法来制定业务连续性/灾难恢复计划，且该做法是否已形成书面记录？</w:t>
            </w:r>
          </w:p>
          <w:p w14:paraId="7015704C">
            <w:pPr>
              <w:spacing w:after="0" w:line="240" w:lineRule="auto"/>
              <w:rPr>
                <w:rFonts w:ascii="Arial" w:hAnsi="Arial" w:cs="Arial"/>
              </w:rPr>
            </w:pPr>
          </w:p>
        </w:tc>
        <w:tc>
          <w:tcPr>
            <w:tcW w:w="349" w:type="pct"/>
            <w:vAlign w:val="center"/>
          </w:tcPr>
          <w:p w14:paraId="4ACA9FE5">
            <w:pPr>
              <w:spacing w:after="0" w:line="240" w:lineRule="auto"/>
              <w:ind w:left="102"/>
              <w:rPr>
                <w:rFonts w:ascii="Arial" w:hAnsi="Arial" w:cs="Arial"/>
                <w:highlight w:val="lightGray"/>
              </w:rPr>
            </w:pPr>
            <w:r>
              <w:rPr>
                <w:rFonts w:ascii="Arial" w:hAnsi="Arial" w:cs="Arial"/>
                <w:sz w:val="24"/>
                <w:szCs w:val="24"/>
              </w:rPr>
              <w:sym w:font="Wingdings" w:char="00FE"/>
            </w:r>
          </w:p>
        </w:tc>
        <w:tc>
          <w:tcPr>
            <w:tcW w:w="360" w:type="pct"/>
            <w:vAlign w:val="center"/>
          </w:tcPr>
          <w:p w14:paraId="24EB48B5">
            <w:pPr>
              <w:spacing w:after="0" w:line="240" w:lineRule="auto"/>
              <w:ind w:left="83"/>
              <w:rPr>
                <w:rFonts w:ascii="Arial" w:hAnsi="Arial" w:cs="Arial"/>
                <w:highlight w:val="lightGray"/>
              </w:rPr>
            </w:pPr>
            <w:r>
              <w:rPr>
                <w:rFonts w:ascii="Arial" w:hAnsi="Arial" w:cs="Arial"/>
                <w:sz w:val="28"/>
                <w:szCs w:val="28"/>
              </w:rPr>
              <w:sym w:font="Wingdings" w:char="00A8"/>
            </w:r>
          </w:p>
        </w:tc>
        <w:tc>
          <w:tcPr>
            <w:tcW w:w="386" w:type="pct"/>
            <w:vAlign w:val="center"/>
          </w:tcPr>
          <w:p w14:paraId="5CAEE99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53" w:type="pct"/>
          </w:tcPr>
          <w:p w14:paraId="547B02F6"/>
          <w:p w14:paraId="24DF7873">
            <w:pPr>
              <w:pStyle w:val="136"/>
              <w:keepNext/>
              <w:rPr>
                <w:del w:id="40" w:author="庞怡璟 [2]" w:date="2026-09-14T17:04:33Z"/>
                <w:rFonts w:hint="eastAsia" w:ascii="Segoe UI" w:hAnsi="Segoe UI" w:eastAsia="宋体" w:cs="Segoe UI"/>
                <w:i w:val="0"/>
                <w:iCs w:val="0"/>
                <w:caps w:val="0"/>
                <w:color w:val="0F1115"/>
                <w:spacing w:val="0"/>
                <w:sz w:val="24"/>
                <w:szCs w:val="24"/>
                <w:shd w:val="clear" w:fill="FFFFFF"/>
                <w:lang w:eastAsia="zh-CN"/>
              </w:rPr>
            </w:pPr>
            <w:ins w:id="41" w:author="庞怡璟 [2]" w:date="2026-09-14T17:04:34Z">
              <w:r>
                <w:rPr>
                  <w:rFonts w:hint="eastAsia" w:ascii="Segoe UI" w:hAnsi="Segoe UI" w:eastAsia="宋体" w:cs="Segoe UI"/>
                  <w:i w:val="0"/>
                  <w:iCs w:val="0"/>
                  <w:caps w:val="0"/>
                  <w:color w:val="0F1115"/>
                  <w:spacing w:val="0"/>
                  <w:sz w:val="24"/>
                  <w:szCs w:val="24"/>
                  <w:shd w:val="clear" w:fill="FFFFFF"/>
                  <w:lang w:val="en-US" w:eastAsia="zh-CN"/>
                </w:rPr>
                <w:t>实验室建立《ODC-CX-08 风险管理程序》，并定期开展业务中断风险识别与风险评估，基于风险输出业务连续性及灾难恢复策略，相关评估、计划、演练、评审均已文件化记录；计划随风险变化定期评审更新。</w:t>
              </w:r>
            </w:ins>
            <w:del w:id="42"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依据</w:delText>
              </w:r>
            </w:del>
            <w:del w:id="43" w:author="庞怡璟 [2]" w:date="2026-09-14T17:04:33Z">
              <w:r>
                <w:rPr>
                  <w:rFonts w:ascii="Segoe UI" w:hAnsi="Segoe UI" w:eastAsia="Segoe UI" w:cs="Segoe UI"/>
                  <w:i w:val="0"/>
                  <w:iCs w:val="0"/>
                  <w:caps w:val="0"/>
                  <w:color w:val="0F1115"/>
                  <w:spacing w:val="0"/>
                  <w:sz w:val="24"/>
                  <w:szCs w:val="24"/>
                  <w:shd w:val="clear" w:fill="FFFFFF"/>
                </w:rPr>
                <w:delText>ODC-AQ-34</w:delText>
              </w:r>
            </w:del>
            <w:del w:id="44" w:author="庞怡璟 [2]" w:date="2026-09-14T17:04:33Z">
              <w:r>
                <w:rPr>
                  <w:rFonts w:hint="eastAsia" w:ascii="Segoe UI" w:hAnsi="Segoe UI" w:eastAsia="宋体" w:cs="Segoe UI"/>
                  <w:i w:val="0"/>
                  <w:iCs w:val="0"/>
                  <w:caps w:val="0"/>
                  <w:color w:val="0F1115"/>
                  <w:spacing w:val="0"/>
                  <w:sz w:val="24"/>
                  <w:szCs w:val="24"/>
                  <w:shd w:val="clear" w:fill="FFFFFF"/>
                  <w:lang w:eastAsia="zh-CN"/>
                </w:rPr>
                <w:delText>《公司风险评估和风险控制标准操作规程》</w:delText>
              </w:r>
            </w:del>
            <w:del w:id="45"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文件要求：</w:delText>
              </w:r>
            </w:del>
            <w:del w:id="46" w:author="庞怡璟 [2]" w:date="2026-09-14T17:04:33Z">
              <w:r>
                <w:rPr>
                  <w:rFonts w:ascii="Segoe UI" w:hAnsi="Segoe UI" w:eastAsia="Segoe UI" w:cs="Segoe UI"/>
                  <w:i w:val="0"/>
                  <w:iCs w:val="0"/>
                  <w:caps w:val="0"/>
                  <w:color w:val="0F1115"/>
                  <w:spacing w:val="0"/>
                  <w:sz w:val="24"/>
                  <w:szCs w:val="24"/>
                  <w:shd w:val="clear" w:fill="FFFFFF"/>
                </w:rPr>
                <w:delText>风险评估文件</w:delText>
              </w:r>
            </w:del>
            <w:del w:id="47"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del w:id="48" w:author="庞怡璟 [2]" w:date="2026-09-14T17:04:33Z">
              <w:r>
                <w:rPr>
                  <w:rFonts w:ascii="Segoe UI" w:hAnsi="Segoe UI" w:eastAsia="Segoe UI" w:cs="Segoe UI"/>
                  <w:i w:val="0"/>
                  <w:iCs w:val="0"/>
                  <w:caps w:val="0"/>
                  <w:color w:val="0F1115"/>
                  <w:spacing w:val="0"/>
                  <w:sz w:val="24"/>
                  <w:szCs w:val="24"/>
                  <w:shd w:val="clear" w:fill="FFFFFF"/>
                </w:rPr>
                <w:delText>主要针对</w:delText>
              </w:r>
            </w:del>
            <w:del w:id="49" w:author="庞怡璟 [2]" w:date="2026-09-14T17:04:33Z">
              <w:r>
                <w:rPr>
                  <w:rFonts w:hint="default" w:ascii="Segoe UI" w:hAnsi="Segoe UI" w:eastAsia="Segoe UI" w:cs="Segoe UI"/>
                  <w:b/>
                  <w:bCs/>
                  <w:i w:val="0"/>
                  <w:iCs w:val="0"/>
                  <w:caps w:val="0"/>
                  <w:color w:val="0F1115"/>
                  <w:spacing w:val="0"/>
                  <w:sz w:val="24"/>
                  <w:szCs w:val="24"/>
                  <w:shd w:val="clear" w:fill="FFFFFF"/>
                </w:rPr>
                <w:delText>生物安全、化学危害、物理危害</w:delText>
              </w:r>
            </w:del>
            <w:del w:id="50" w:author="庞怡璟 [2]" w:date="2026-09-14T17:04:33Z">
              <w:r>
                <w:rPr>
                  <w:rFonts w:hint="default" w:ascii="Segoe UI" w:hAnsi="Segoe UI" w:eastAsia="Segoe UI" w:cs="Segoe UI"/>
                  <w:i w:val="0"/>
                  <w:iCs w:val="0"/>
                  <w:caps w:val="0"/>
                  <w:color w:val="0F1115"/>
                  <w:spacing w:val="0"/>
                  <w:sz w:val="24"/>
                  <w:szCs w:val="24"/>
                  <w:shd w:val="clear" w:fill="FFFFFF"/>
                </w:rPr>
                <w:delText>等实验活动风险，并附有《公司实验活动危害评估表》</w:delText>
              </w:r>
            </w:del>
            <w:del w:id="51"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p>
          <w:p w14:paraId="3B3FBCE6">
            <w:pPr>
              <w:pStyle w:val="136"/>
              <w:keepNext/>
              <w:rPr>
                <w:rFonts w:hint="eastAsia" w:ascii="Arial" w:hAnsi="Arial" w:eastAsia="宋体"/>
                <w:i/>
                <w:lang w:val="en-US" w:eastAsia="zh-CN"/>
              </w:rPr>
            </w:pPr>
            <w:del w:id="52" w:author="庞怡璟 [2]" w:date="2026-09-14T17:04:33Z">
              <w:r>
                <w:rPr>
                  <w:rFonts w:hint="eastAsia" w:ascii="Segoe UI" w:hAnsi="Segoe UI" w:eastAsia="宋体" w:cs="Segoe UI"/>
                  <w:i w:val="0"/>
                  <w:iCs w:val="0"/>
                  <w:caps w:val="0"/>
                  <w:color w:val="0F1115"/>
                  <w:spacing w:val="0"/>
                  <w:sz w:val="24"/>
                  <w:szCs w:val="24"/>
                  <w:shd w:val="clear" w:fill="FFFFFF"/>
                  <w:lang w:val="en-US" w:eastAsia="zh-CN"/>
                </w:rPr>
                <w:delText>依据</w:delText>
              </w:r>
            </w:del>
            <w:del w:id="53" w:author="庞怡璟 [2]" w:date="2026-09-14T17:04:33Z">
              <w:r>
                <w:rPr>
                  <w:rFonts w:hint="default" w:ascii="Segoe UI" w:hAnsi="Segoe UI" w:eastAsia="Segoe UI" w:cs="Segoe UI"/>
                  <w:i w:val="0"/>
                  <w:iCs w:val="0"/>
                  <w:caps w:val="0"/>
                  <w:color w:val="0F1115"/>
                  <w:spacing w:val="0"/>
                  <w:sz w:val="24"/>
                  <w:szCs w:val="24"/>
                  <w:shd w:val="clear" w:fill="FFFFFF"/>
                </w:rPr>
                <w:delText>ODC-CX-10</w:delText>
              </w:r>
            </w:del>
            <w:del w:id="54" w:author="庞怡璟 [2]" w:date="2026-09-14T17:04:33Z">
              <w:r>
                <w:rPr>
                  <w:rFonts w:hint="eastAsia" w:ascii="Segoe UI" w:hAnsi="Segoe UI" w:eastAsia="宋体" w:cs="Segoe UI"/>
                  <w:i w:val="0"/>
                  <w:iCs w:val="0"/>
                  <w:caps w:val="0"/>
                  <w:color w:val="0F1115"/>
                  <w:spacing w:val="0"/>
                  <w:sz w:val="22"/>
                  <w:szCs w:val="22"/>
                  <w:shd w:val="clear" w:fill="FFFFFF"/>
                  <w:lang w:eastAsia="zh-CN" w:bidi="ar-SA"/>
                </w:rPr>
                <w:delText>《</w:delText>
              </w:r>
            </w:del>
            <w:del w:id="55" w:author="庞怡璟 [2]" w:date="2026-09-14T17:04:33Z">
              <w:r>
                <w:rPr>
                  <w:rFonts w:hint="eastAsia" w:ascii="Segoe UI" w:hAnsi="Segoe UI" w:eastAsia="宋体" w:cs="Segoe UI"/>
                  <w:i w:val="0"/>
                  <w:iCs w:val="0"/>
                  <w:caps w:val="0"/>
                  <w:color w:val="0F1115"/>
                  <w:spacing w:val="0"/>
                  <w:sz w:val="22"/>
                  <w:szCs w:val="22"/>
                  <w:shd w:val="clear" w:fill="FFFFFF"/>
                  <w:lang w:bidi="ar-SA"/>
                </w:rPr>
                <w:delText>设施和环境管理程序</w:delText>
              </w:r>
            </w:del>
            <w:del w:id="56" w:author="庞怡璟 [2]" w:date="2026-09-14T17:04:33Z">
              <w:r>
                <w:rPr>
                  <w:rFonts w:hint="eastAsia" w:ascii="Segoe UI" w:hAnsi="Segoe UI" w:eastAsia="宋体" w:cs="Segoe UI"/>
                  <w:i w:val="0"/>
                  <w:iCs w:val="0"/>
                  <w:caps w:val="0"/>
                  <w:color w:val="0F1115"/>
                  <w:spacing w:val="0"/>
                  <w:sz w:val="22"/>
                  <w:szCs w:val="22"/>
                  <w:shd w:val="clear" w:fill="FFFFFF"/>
                  <w:lang w:eastAsia="zh-CN" w:bidi="ar-SA"/>
                </w:rPr>
                <w:delText>》</w:delText>
              </w:r>
            </w:del>
            <w:del w:id="57" w:author="庞怡璟 [2]" w:date="2026-09-14T17:04:33Z">
              <w:r>
                <w:rPr>
                  <w:rFonts w:hint="eastAsia" w:ascii="Segoe UI" w:hAnsi="Segoe UI" w:eastAsia="宋体" w:cs="Segoe UI"/>
                  <w:i w:val="0"/>
                  <w:iCs w:val="0"/>
                  <w:caps w:val="0"/>
                  <w:color w:val="0F1115"/>
                  <w:spacing w:val="0"/>
                  <w:sz w:val="22"/>
                  <w:szCs w:val="22"/>
                  <w:shd w:val="clear" w:fill="FFFFFF"/>
                  <w:lang w:val="en-US" w:eastAsia="zh-CN" w:bidi="ar-SA"/>
                </w:rPr>
                <w:delText>文件</w:delText>
              </w:r>
            </w:del>
            <w:del w:id="58" w:author="庞怡璟 [2]" w:date="2026-09-14T17:04:33Z">
              <w:r>
                <w:rPr>
                  <w:rFonts w:hint="default" w:ascii="Segoe UI" w:hAnsi="Segoe UI" w:eastAsia="Segoe UI" w:cs="Segoe UI"/>
                  <w:i w:val="0"/>
                  <w:iCs w:val="0"/>
                  <w:caps w:val="0"/>
                  <w:color w:val="0F1115"/>
                  <w:spacing w:val="0"/>
                  <w:sz w:val="24"/>
                  <w:szCs w:val="24"/>
                  <w:shd w:val="clear" w:fill="FFFFFF"/>
                </w:rPr>
                <w:delText>要求</w:delText>
              </w:r>
            </w:del>
            <w:del w:id="59"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del w:id="60" w:author="庞怡璟 [2]" w:date="2026-09-14T17:04:33Z">
              <w:r>
                <w:rPr>
                  <w:rFonts w:hint="default" w:ascii="Segoe UI" w:hAnsi="Segoe UI" w:eastAsia="Segoe UI" w:cs="Segoe UI"/>
                  <w:i w:val="0"/>
                  <w:iCs w:val="0"/>
                  <w:caps w:val="0"/>
                  <w:color w:val="0F1115"/>
                  <w:spacing w:val="0"/>
                  <w:sz w:val="24"/>
                  <w:szCs w:val="24"/>
                  <w:shd w:val="clear" w:fill="FFFFFF"/>
                </w:rPr>
                <w:delText>每年进行安全风险评估并参照《风险管理程序》</w:delText>
              </w:r>
            </w:del>
            <w:del w:id="61" w:author="庞怡璟 [2]" w:date="2026-09-14T17:04:33Z">
              <w:r>
                <w:rPr>
                  <w:rFonts w:hint="eastAsia" w:ascii="Segoe UI" w:hAnsi="Segoe UI" w:eastAsia="宋体" w:cs="Segoe UI"/>
                  <w:i w:val="0"/>
                  <w:iCs w:val="0"/>
                  <w:caps w:val="0"/>
                  <w:color w:val="0F1115"/>
                  <w:spacing w:val="0"/>
                  <w:sz w:val="24"/>
                  <w:szCs w:val="24"/>
                  <w:shd w:val="clear" w:fill="FFFFFF"/>
                  <w:lang w:eastAsia="zh-CN"/>
                </w:rPr>
                <w:delText>。</w:delText>
              </w:r>
            </w:del>
          </w:p>
        </w:tc>
      </w:tr>
    </w:tbl>
    <w:p w14:paraId="12A4A984">
      <w:pPr>
        <w:pStyle w:val="130"/>
        <w:jc w:val="both"/>
        <w:rPr>
          <w:color w:val="0070C0"/>
          <w:sz w:val="22"/>
          <w:szCs w:val="22"/>
          <w:lang w:val="en-GB"/>
        </w:rPr>
      </w:pPr>
    </w:p>
    <w:p w14:paraId="1B01A5F7">
      <w:pPr>
        <w:pStyle w:val="130"/>
        <w:jc w:val="both"/>
        <w:rPr>
          <w:color w:val="0070C0"/>
          <w:sz w:val="22"/>
          <w:szCs w:val="22"/>
          <w:lang w:val="en-GB"/>
        </w:rPr>
      </w:pPr>
    </w:p>
    <w:p w14:paraId="1A0FB59D">
      <w:pPr>
        <w:pStyle w:val="130"/>
        <w:jc w:val="both"/>
        <w:rPr>
          <w:color w:val="0070C0"/>
          <w:sz w:val="22"/>
          <w:szCs w:val="22"/>
          <w:lang w:val="en-GB"/>
        </w:rPr>
      </w:pPr>
    </w:p>
    <w:p w14:paraId="4BB1996B">
      <w:pPr>
        <w:pStyle w:val="130"/>
        <w:jc w:val="both"/>
        <w:rPr>
          <w:color w:val="0070C0"/>
          <w:sz w:val="22"/>
          <w:szCs w:val="22"/>
          <w:lang w:val="en-GB"/>
        </w:rPr>
      </w:pPr>
    </w:p>
    <w:p w14:paraId="031EF4E3">
      <w:pPr>
        <w:pStyle w:val="130"/>
        <w:jc w:val="both"/>
        <w:rPr>
          <w:color w:val="0070C0"/>
          <w:sz w:val="22"/>
          <w:szCs w:val="22"/>
          <w:lang w:val="en-GB"/>
        </w:rPr>
      </w:pPr>
    </w:p>
    <w:p w14:paraId="148ED387">
      <w:pPr>
        <w:pStyle w:val="130"/>
        <w:jc w:val="both"/>
        <w:rPr>
          <w:color w:val="0070C0"/>
          <w:sz w:val="22"/>
          <w:szCs w:val="22"/>
          <w:lang w:val="en-GB"/>
        </w:rPr>
      </w:pPr>
    </w:p>
    <w:p w14:paraId="143BC015">
      <w:pPr>
        <w:pStyle w:val="130"/>
        <w:jc w:val="both"/>
        <w:rPr>
          <w:color w:val="0070C0"/>
          <w:sz w:val="22"/>
          <w:szCs w:val="22"/>
          <w:lang w:val="en-GB"/>
        </w:rPr>
      </w:pPr>
    </w:p>
    <w:p w14:paraId="4666D00D">
      <w:pPr>
        <w:pStyle w:val="130"/>
        <w:jc w:val="both"/>
        <w:rPr>
          <w:color w:val="0070C0"/>
          <w:sz w:val="22"/>
          <w:szCs w:val="22"/>
          <w:lang w:val="en-GB"/>
        </w:rPr>
      </w:pPr>
    </w:p>
    <w:p w14:paraId="2CC148D2">
      <w:pPr>
        <w:pStyle w:val="130"/>
        <w:jc w:val="both"/>
        <w:rPr>
          <w:color w:val="0070C0"/>
          <w:sz w:val="22"/>
          <w:szCs w:val="22"/>
          <w:lang w:val="en-GB"/>
        </w:rPr>
      </w:pPr>
    </w:p>
    <w:p w14:paraId="28C6D9F8">
      <w:pPr>
        <w:pStyle w:val="130"/>
        <w:jc w:val="both"/>
        <w:rPr>
          <w:color w:val="0070C0"/>
          <w:sz w:val="22"/>
          <w:szCs w:val="22"/>
          <w:lang w:val="en-GB"/>
        </w:rPr>
      </w:pPr>
    </w:p>
    <w:p w14:paraId="276B4BE6">
      <w:pPr>
        <w:pStyle w:val="130"/>
        <w:jc w:val="both"/>
        <w:rPr>
          <w:color w:val="0070C0"/>
          <w:sz w:val="22"/>
          <w:szCs w:val="22"/>
          <w:lang w:val="en-GB"/>
        </w:rPr>
      </w:pPr>
    </w:p>
    <w:p w14:paraId="6AF8E909">
      <w:pPr>
        <w:pStyle w:val="130"/>
        <w:jc w:val="both"/>
        <w:rPr>
          <w:color w:val="0070C0"/>
          <w:sz w:val="22"/>
          <w:szCs w:val="22"/>
          <w:lang w:val="en-GB"/>
        </w:rPr>
      </w:pPr>
    </w:p>
    <w:p w14:paraId="06B62B88">
      <w:pPr>
        <w:pStyle w:val="130"/>
        <w:jc w:val="both"/>
        <w:rPr>
          <w:color w:val="0070C0"/>
          <w:sz w:val="22"/>
          <w:szCs w:val="22"/>
          <w:lang w:val="en-GB"/>
        </w:rPr>
      </w:pPr>
    </w:p>
    <w:p w14:paraId="495D67D6">
      <w:pPr>
        <w:pStyle w:val="130"/>
        <w:jc w:val="both"/>
        <w:rPr>
          <w:color w:val="0070C0"/>
          <w:sz w:val="22"/>
          <w:szCs w:val="22"/>
          <w:lang w:val="en-GB"/>
        </w:rPr>
      </w:pPr>
    </w:p>
    <w:p w14:paraId="4F1EAC9E">
      <w:pPr>
        <w:pStyle w:val="130"/>
        <w:jc w:val="both"/>
        <w:rPr>
          <w:color w:val="0070C0"/>
          <w:sz w:val="22"/>
          <w:szCs w:val="22"/>
          <w:lang w:val="en-GB"/>
        </w:rPr>
      </w:pPr>
    </w:p>
    <w:p w14:paraId="13D36A2F">
      <w:pPr>
        <w:pStyle w:val="130"/>
        <w:jc w:val="both"/>
        <w:rPr>
          <w:color w:val="0070C0"/>
          <w:sz w:val="22"/>
          <w:szCs w:val="22"/>
          <w:lang w:val="en-GB"/>
        </w:rPr>
      </w:pPr>
    </w:p>
    <w:p w14:paraId="613A4C22">
      <w:pPr>
        <w:pStyle w:val="130"/>
        <w:jc w:val="both"/>
        <w:rPr>
          <w:color w:val="0070C0"/>
          <w:sz w:val="22"/>
          <w:szCs w:val="22"/>
          <w:lang w:val="en-GB"/>
        </w:rPr>
      </w:pPr>
    </w:p>
    <w:p w14:paraId="113D18C1">
      <w:pPr>
        <w:pStyle w:val="130"/>
        <w:jc w:val="both"/>
        <w:rPr>
          <w:color w:val="0070C0"/>
          <w:sz w:val="22"/>
          <w:szCs w:val="22"/>
          <w:lang w:val="en-GB"/>
        </w:rPr>
      </w:pPr>
    </w:p>
    <w:p w14:paraId="590E0DD2">
      <w:pPr>
        <w:pStyle w:val="130"/>
        <w:jc w:val="both"/>
        <w:rPr>
          <w:color w:val="0070C0"/>
          <w:sz w:val="22"/>
          <w:szCs w:val="22"/>
          <w:lang w:val="en-GB"/>
        </w:rPr>
      </w:pPr>
    </w:p>
    <w:p w14:paraId="4EB8F7DA">
      <w:pPr>
        <w:pStyle w:val="130"/>
        <w:jc w:val="both"/>
        <w:rPr>
          <w:color w:val="0070C0"/>
          <w:sz w:val="22"/>
          <w:szCs w:val="22"/>
          <w:lang w:val="en-GB"/>
        </w:rPr>
      </w:pPr>
    </w:p>
    <w:p w14:paraId="245808A1">
      <w:pPr>
        <w:pStyle w:val="130"/>
        <w:jc w:val="both"/>
        <w:rPr>
          <w:color w:val="0070C0"/>
          <w:sz w:val="22"/>
          <w:szCs w:val="22"/>
          <w:lang w:val="en-GB"/>
        </w:rPr>
      </w:pPr>
    </w:p>
    <w:p w14:paraId="0E1E6AF4">
      <w:pPr>
        <w:pStyle w:val="130"/>
        <w:jc w:val="both"/>
        <w:rPr>
          <w:color w:val="0070C0"/>
          <w:sz w:val="22"/>
          <w:szCs w:val="22"/>
          <w:lang w:val="en-GB"/>
        </w:rPr>
      </w:pPr>
    </w:p>
    <w:p w14:paraId="4B1654D9">
      <w:pPr>
        <w:pStyle w:val="130"/>
        <w:jc w:val="both"/>
        <w:rPr>
          <w:color w:val="0070C0"/>
          <w:sz w:val="22"/>
          <w:szCs w:val="22"/>
          <w:lang w:val="en-GB"/>
        </w:rPr>
      </w:pPr>
    </w:p>
    <w:p w14:paraId="382DA85B">
      <w:pPr>
        <w:pStyle w:val="130"/>
        <w:jc w:val="both"/>
        <w:rPr>
          <w:color w:val="0070C0"/>
          <w:sz w:val="22"/>
          <w:szCs w:val="22"/>
          <w:lang w:val="en-GB"/>
        </w:rPr>
      </w:pPr>
    </w:p>
    <w:p w14:paraId="66DB7464">
      <w:pPr>
        <w:pStyle w:val="130"/>
        <w:jc w:val="both"/>
        <w:rPr>
          <w:color w:val="0070C0"/>
          <w:sz w:val="22"/>
          <w:szCs w:val="22"/>
          <w:lang w:val="en-GB"/>
        </w:rPr>
      </w:pPr>
    </w:p>
    <w:p w14:paraId="2FBBDCDB">
      <w:pPr>
        <w:pStyle w:val="130"/>
        <w:jc w:val="both"/>
        <w:rPr>
          <w:color w:val="0070C0"/>
          <w:sz w:val="22"/>
          <w:szCs w:val="22"/>
          <w:lang w:val="en-GB"/>
        </w:rPr>
      </w:pPr>
    </w:p>
    <w:p w14:paraId="196B2E80">
      <w:pPr>
        <w:pStyle w:val="130"/>
        <w:jc w:val="both"/>
        <w:rPr>
          <w:color w:val="0070C0"/>
          <w:sz w:val="22"/>
          <w:szCs w:val="22"/>
          <w:lang w:val="en-GB"/>
        </w:rPr>
      </w:pPr>
    </w:p>
    <w:p w14:paraId="36DF06BD">
      <w:pPr>
        <w:pStyle w:val="130"/>
        <w:jc w:val="both"/>
        <w:rPr>
          <w:color w:val="0070C0"/>
          <w:sz w:val="22"/>
          <w:szCs w:val="22"/>
          <w:lang w:val="en-GB"/>
        </w:rPr>
      </w:pPr>
    </w:p>
    <w:p w14:paraId="00A7D2AC">
      <w:pPr>
        <w:pStyle w:val="130"/>
        <w:jc w:val="both"/>
        <w:rPr>
          <w:color w:val="0070C0"/>
          <w:sz w:val="22"/>
          <w:szCs w:val="22"/>
          <w:lang w:val="en-GB"/>
        </w:rPr>
      </w:pPr>
    </w:p>
    <w:p w14:paraId="44E1CF09">
      <w:pPr>
        <w:pStyle w:val="130"/>
        <w:jc w:val="both"/>
        <w:rPr>
          <w:color w:val="0070C0"/>
          <w:sz w:val="22"/>
          <w:szCs w:val="22"/>
          <w:lang w:val="en-GB"/>
        </w:rPr>
      </w:pPr>
    </w:p>
    <w:p w14:paraId="4C09BBD9">
      <w:pPr>
        <w:pStyle w:val="130"/>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1F4633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748EA469">
            <w:pPr>
              <w:pStyle w:val="133"/>
              <w:ind w:left="580"/>
            </w:pPr>
            <w:r>
              <w:rPr>
                <w:rFonts w:hint="eastAsia"/>
                <w:lang w:eastAsia="zh-CN"/>
              </w:rPr>
              <w:t>训练</w:t>
            </w:r>
          </w:p>
        </w:tc>
      </w:tr>
      <w:tr w14:paraId="4D7DB6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blHeader/>
          <w:jc w:val="center"/>
        </w:trPr>
        <w:tc>
          <w:tcPr>
            <w:tcW w:w="3681" w:type="dxa"/>
            <w:vAlign w:val="center"/>
          </w:tcPr>
          <w:p w14:paraId="6343C904">
            <w:pPr>
              <w:pStyle w:val="130"/>
              <w:keepNext/>
              <w:rPr>
                <w:rFonts w:eastAsia="宋体"/>
                <w:b/>
                <w:sz w:val="22"/>
                <w:szCs w:val="22"/>
                <w:lang w:eastAsia="zh-CN"/>
              </w:rPr>
            </w:pPr>
            <w:r>
              <w:rPr>
                <w:rFonts w:hint="eastAsia" w:ascii="Times New Roman" w:eastAsia="微软雅黑"/>
                <w:b/>
                <w:sz w:val="22"/>
                <w:szCs w:val="22"/>
                <w:lang w:eastAsia="zh-CN"/>
              </w:rPr>
              <w:t>问题</w:t>
            </w:r>
          </w:p>
        </w:tc>
        <w:tc>
          <w:tcPr>
            <w:tcW w:w="698" w:type="dxa"/>
            <w:vAlign w:val="center"/>
          </w:tcPr>
          <w:p w14:paraId="3A839331">
            <w:pPr>
              <w:ind w:left="1"/>
              <w:jc w:val="center"/>
              <w:rPr>
                <w:rFonts w:ascii="Arial" w:hAnsi="Arial" w:eastAsia="宋体" w:cs="Arial"/>
                <w:b/>
                <w:lang w:eastAsia="zh-CN"/>
              </w:rPr>
            </w:pPr>
            <w:r>
              <w:rPr>
                <w:rFonts w:hint="eastAsia" w:ascii="Times New Roman" w:hAnsi="Arial" w:eastAsia="微软雅黑" w:cs="Arial"/>
                <w:b/>
                <w:lang w:eastAsia="zh-CN"/>
              </w:rPr>
              <w:t>是</w:t>
            </w:r>
          </w:p>
        </w:tc>
        <w:tc>
          <w:tcPr>
            <w:tcW w:w="645" w:type="dxa"/>
            <w:vAlign w:val="center"/>
          </w:tcPr>
          <w:p w14:paraId="64B2987D">
            <w:pPr>
              <w:ind w:left="36"/>
              <w:jc w:val="center"/>
              <w:rPr>
                <w:rFonts w:ascii="Arial" w:hAnsi="Arial" w:eastAsia="宋体" w:cs="Arial"/>
                <w:b/>
                <w:lang w:eastAsia="zh-CN"/>
              </w:rPr>
            </w:pPr>
            <w:r>
              <w:rPr>
                <w:rFonts w:hint="eastAsia" w:ascii="Times New Roman" w:hAnsi="Arial" w:eastAsia="微软雅黑" w:cs="Arial"/>
                <w:b/>
                <w:lang w:eastAsia="zh-CN"/>
              </w:rPr>
              <w:t>不</w:t>
            </w:r>
          </w:p>
        </w:tc>
        <w:tc>
          <w:tcPr>
            <w:tcW w:w="671" w:type="dxa"/>
            <w:vAlign w:val="center"/>
          </w:tcPr>
          <w:p w14:paraId="3290DD82">
            <w:pPr>
              <w:ind w:left="14"/>
              <w:jc w:val="center"/>
              <w:rPr>
                <w:rFonts w:ascii="Arial" w:hAnsi="Arial" w:eastAsia="宋体" w:cs="Arial"/>
                <w:b/>
                <w:lang w:eastAsia="zh-CN"/>
              </w:rPr>
            </w:pPr>
            <w:r>
              <w:rPr>
                <w:rFonts w:hint="eastAsia" w:ascii="Times New Roman" w:hAnsi="Arial" w:eastAsia="微软雅黑" w:cs="Arial"/>
                <w:b/>
                <w:lang w:eastAsia="zh-CN"/>
              </w:rPr>
              <w:t>N/A</w:t>
            </w:r>
          </w:p>
        </w:tc>
        <w:tc>
          <w:tcPr>
            <w:tcW w:w="3367" w:type="dxa"/>
          </w:tcPr>
          <w:p w14:paraId="7A8EA5DB">
            <w:pPr>
              <w:pStyle w:val="130"/>
              <w:keepNext/>
              <w:rPr>
                <w:rFonts w:eastAsia="宋体"/>
                <w:b/>
                <w:i/>
                <w:sz w:val="22"/>
                <w:szCs w:val="22"/>
                <w:lang w:eastAsia="zh-CN"/>
              </w:rPr>
            </w:pPr>
            <w:r>
              <w:rPr>
                <w:rFonts w:hint="eastAsia" w:ascii="Times New Roman" w:eastAsia="微软雅黑"/>
                <w:b/>
                <w:i/>
                <w:sz w:val="22"/>
                <w:szCs w:val="22"/>
                <w:lang w:eastAsia="zh-CN"/>
              </w:rPr>
              <w:t>备注/技术规范</w:t>
            </w:r>
          </w:p>
        </w:tc>
      </w:tr>
      <w:tr w14:paraId="44E3DB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jc w:val="center"/>
        </w:trPr>
        <w:tc>
          <w:tcPr>
            <w:tcW w:w="3681" w:type="dxa"/>
            <w:shd w:val="clear" w:color="auto" w:fill="F1F1F1" w:themeFill="background1" w:themeFillShade="F2"/>
            <w:vAlign w:val="center"/>
          </w:tcPr>
          <w:p w14:paraId="6ACB39FF">
            <w:pPr>
              <w:pStyle w:val="130"/>
              <w:keepNext/>
              <w:rPr>
                <w:rFonts w:eastAsia="宋体"/>
                <w:sz w:val="22"/>
                <w:szCs w:val="22"/>
                <w:lang w:val="en-GB" w:eastAsia="zh-CN"/>
              </w:rPr>
            </w:pPr>
            <w:r>
              <w:rPr>
                <w:rFonts w:hint="eastAsia" w:ascii="Times New Roman" w:eastAsia="微软雅黑"/>
                <w:sz w:val="22"/>
                <w:szCs w:val="22"/>
                <w:lang w:val="en-GB" w:eastAsia="zh-CN"/>
              </w:rPr>
              <w:t>所有人员是否均可获取最新的职位描述和简历？</w:t>
            </w:r>
          </w:p>
          <w:p w14:paraId="3468A919">
            <w:pPr>
              <w:pStyle w:val="130"/>
              <w:keepNext/>
              <w:rPr>
                <w:rFonts w:eastAsia="宋体"/>
                <w:sz w:val="22"/>
                <w:szCs w:val="22"/>
                <w:lang w:val="en-GB" w:eastAsia="zh-CN"/>
              </w:rPr>
            </w:pPr>
          </w:p>
        </w:tc>
        <w:tc>
          <w:tcPr>
            <w:tcW w:w="698" w:type="dxa"/>
            <w:vAlign w:val="center"/>
          </w:tcPr>
          <w:p w14:paraId="117CEEC4">
            <w:pPr>
              <w:ind w:left="1"/>
              <w:jc w:val="center"/>
              <w:rPr>
                <w:rFonts w:ascii="Arial" w:hAnsi="Arial" w:cs="Arial"/>
              </w:rPr>
            </w:pPr>
            <w:ins w:id="62" w:author="庞怡璟 [2]" w:date="2026-09-14T17:07:41Z">
              <w:r>
                <w:rPr>
                  <w:rFonts w:hint="eastAsia" w:ascii="Times New Roman" w:hAnsi="Arial" w:eastAsia="微软雅黑" w:cs="Arial"/>
                  <w:lang w:eastAsia="zh-CN"/>
                </w:rPr>
                <w:sym w:font="Wingdings" w:char="00FE"/>
              </w:r>
            </w:ins>
            <w:del w:id="63" w:author="庞怡璟 [2]" w:date="2026-09-14T17:07:41Z">
              <w:r>
                <w:rPr>
                  <w:rFonts w:ascii="Arial" w:hAnsi="Arial" w:cs="Arial"/>
                  <w:highlight w:val="yellow"/>
                </w:rPr>
                <w:fldChar w:fldCharType="begin">
                  <w:ffData>
                    <w:name w:val="Check4"/>
                    <w:enabled/>
                    <w:calcOnExit w:val="0"/>
                    <w:checkBox>
                      <w:sizeAuto/>
                      <w:default w:val="0"/>
                      <w:checked w:val="0"/>
                    </w:checkBox>
                  </w:ffData>
                </w:fldChar>
              </w:r>
            </w:del>
            <w:del w:id="64" w:author="庞怡璟 [2]" w:date="2026-09-14T17:07:41Z">
              <w:r>
                <w:rPr>
                  <w:rFonts w:ascii="Arial" w:hAnsi="Arial" w:cs="Arial"/>
                  <w:highlight w:val="yellow"/>
                </w:rPr>
                <w:delInstrText xml:space="preserve"> FORMCHECKBOX </w:delInstrText>
              </w:r>
            </w:del>
            <w:del w:id="65" w:author="庞怡璟 [2]" w:date="2026-09-14T17:07:41Z">
              <w:r>
                <w:rPr>
                  <w:rFonts w:ascii="Arial" w:hAnsi="Arial" w:cs="Arial"/>
                  <w:highlight w:val="yellow"/>
                </w:rPr>
                <w:fldChar w:fldCharType="separate"/>
              </w:r>
            </w:del>
            <w:del w:id="66" w:author="庞怡璟 [2]" w:date="2026-09-14T17:07:41Z">
              <w:r>
                <w:rPr>
                  <w:rFonts w:ascii="Arial" w:hAnsi="Arial" w:cs="Arial"/>
                  <w:highlight w:val="yellow"/>
                </w:rPr>
                <w:fldChar w:fldCharType="end"/>
              </w:r>
            </w:del>
          </w:p>
        </w:tc>
        <w:tc>
          <w:tcPr>
            <w:tcW w:w="645" w:type="dxa"/>
            <w:vAlign w:val="center"/>
          </w:tcPr>
          <w:p w14:paraId="00E083E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0305529">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41742E19">
            <w:pPr>
              <w:numPr>
                <w:ilvl w:val="-1"/>
                <w:numId w:val="0"/>
              </w:numPr>
              <w:spacing w:line="300" w:lineRule="auto"/>
              <w:ind w:left="0" w:leftChars="0" w:firstLine="0"/>
              <w:rPr>
                <w:ins w:id="68" w:author="庞怡璟 [2]" w:date="2026-09-14T17:10:49Z"/>
                <w:rFonts w:hint="eastAsia" w:ascii="宋体" w:hAnsi="宋体" w:eastAsia="宋体" w:cs="宋体"/>
                <w:bCs/>
                <w:iCs/>
                <w:color w:val="000000"/>
                <w:szCs w:val="21"/>
                <w:rPrChange w:id="69" w:author="庞怡璟 [2]" w:date="2026-09-14T17:11:24Z">
                  <w:rPr>
                    <w:ins w:id="70" w:author="庞怡璟 [2]" w:date="2026-09-14T17:10:49Z"/>
                    <w:rFonts w:hint="eastAsia" w:ascii="宋体" w:hAnsi="宋体" w:cs="宋体"/>
                    <w:bCs/>
                    <w:color w:val="000000"/>
                    <w:szCs w:val="21"/>
                  </w:rPr>
                </w:rPrChange>
              </w:rPr>
              <w:pPrChange w:id="67" w:author="庞怡璟 [2]" w:date="2026-09-14T17:10:52Z">
                <w:pPr>
                  <w:numPr>
                    <w:ilvl w:val="2"/>
                    <w:numId w:val="21"/>
                  </w:numPr>
                  <w:spacing w:line="300" w:lineRule="auto"/>
                  <w:ind w:left="525" w:leftChars="250"/>
                </w:pPr>
              </w:pPrChange>
            </w:pPr>
            <w:ins w:id="71" w:author="庞怡璟 [2]" w:date="2026-09-14T17:07:54Z">
              <w:r>
                <w:rPr>
                  <w:rFonts w:hint="eastAsia" w:ascii="宋体" w:hAnsi="宋体" w:eastAsia="宋体" w:cs="宋体"/>
                  <w:i w:val="0"/>
                  <w:iCs/>
                  <w:sz w:val="22"/>
                  <w:szCs w:val="22"/>
                  <w:lang w:val="en-US" w:eastAsia="zh-CN"/>
                  <w:rPrChange w:id="72" w:author="庞怡璟 [2]" w:date="2026-09-14T17:11:24Z">
                    <w:rPr>
                      <w:rFonts w:hint="eastAsia" w:ascii="Times New Roman" w:eastAsia="微软雅黑"/>
                      <w:i/>
                      <w:sz w:val="22"/>
                      <w:szCs w:val="22"/>
                      <w:lang w:val="en-US" w:eastAsia="zh-CN"/>
                    </w:rPr>
                  </w:rPrChange>
                </w:rPr>
                <w:t>是，</w:t>
              </w:r>
            </w:ins>
            <w:ins w:id="74" w:author="庞怡璟 [2]" w:date="2026-09-14T17:08:14Z">
              <w:r>
                <w:rPr>
                  <w:rFonts w:hint="eastAsia" w:ascii="宋体" w:hAnsi="宋体" w:eastAsia="宋体" w:cs="宋体"/>
                  <w:i w:val="0"/>
                  <w:iCs/>
                  <w:sz w:val="22"/>
                  <w:szCs w:val="22"/>
                  <w:lang w:val="en-US" w:eastAsia="zh-CN"/>
                  <w:rPrChange w:id="75" w:author="庞怡璟 [2]" w:date="2026-09-14T17:11:24Z">
                    <w:rPr>
                      <w:rFonts w:hint="eastAsia" w:ascii="Times New Roman" w:eastAsia="微软雅黑"/>
                      <w:i/>
                      <w:sz w:val="22"/>
                      <w:szCs w:val="22"/>
                      <w:lang w:val="en-US" w:eastAsia="zh-CN"/>
                    </w:rPr>
                  </w:rPrChange>
                </w:rPr>
                <w:t>依据</w:t>
              </w:r>
            </w:ins>
            <w:ins w:id="77" w:author="庞怡璟 [2]" w:date="2026-09-14T17:07:55Z">
              <w:r>
                <w:rPr>
                  <w:rFonts w:hint="eastAsia" w:ascii="宋体" w:hAnsi="宋体" w:eastAsia="宋体" w:cs="宋体"/>
                  <w:i w:val="0"/>
                  <w:iCs/>
                  <w:sz w:val="22"/>
                  <w:szCs w:val="22"/>
                  <w:lang w:val="en-US" w:eastAsia="zh-CN"/>
                  <w:rPrChange w:id="78" w:author="庞怡璟 [2]" w:date="2026-09-14T17:11:24Z">
                    <w:rPr>
                      <w:rFonts w:hint="eastAsia" w:ascii="Times New Roman" w:eastAsia="微软雅黑"/>
                      <w:i/>
                      <w:sz w:val="22"/>
                      <w:szCs w:val="22"/>
                      <w:lang w:val="en-US" w:eastAsia="zh-CN"/>
                    </w:rPr>
                  </w:rPrChange>
                </w:rPr>
                <w:t>ODC</w:t>
              </w:r>
            </w:ins>
            <w:ins w:id="80" w:author="庞怡璟 [2]" w:date="2026-09-14T17:07:58Z">
              <w:r>
                <w:rPr>
                  <w:rFonts w:hint="eastAsia" w:ascii="宋体" w:hAnsi="宋体" w:eastAsia="宋体" w:cs="宋体"/>
                  <w:i w:val="0"/>
                  <w:iCs/>
                  <w:sz w:val="22"/>
                  <w:szCs w:val="22"/>
                  <w:lang w:val="en-US" w:eastAsia="zh-CN"/>
                  <w:rPrChange w:id="81" w:author="庞怡璟 [2]" w:date="2026-09-14T17:11:24Z">
                    <w:rPr>
                      <w:rFonts w:hint="eastAsia" w:ascii="Times New Roman" w:eastAsia="微软雅黑"/>
                      <w:i/>
                      <w:sz w:val="22"/>
                      <w:szCs w:val="22"/>
                      <w:lang w:val="en-US" w:eastAsia="zh-CN"/>
                    </w:rPr>
                  </w:rPrChange>
                </w:rPr>
                <w:t>-C</w:t>
              </w:r>
            </w:ins>
            <w:ins w:id="83" w:author="庞怡璟 [2]" w:date="2026-09-14T17:07:59Z">
              <w:r>
                <w:rPr>
                  <w:rFonts w:hint="eastAsia" w:ascii="宋体" w:hAnsi="宋体" w:eastAsia="宋体" w:cs="宋体"/>
                  <w:i w:val="0"/>
                  <w:iCs/>
                  <w:sz w:val="22"/>
                  <w:szCs w:val="22"/>
                  <w:lang w:val="en-US" w:eastAsia="zh-CN"/>
                  <w:rPrChange w:id="84" w:author="庞怡璟 [2]" w:date="2026-09-14T17:11:24Z">
                    <w:rPr>
                      <w:rFonts w:hint="eastAsia" w:ascii="Times New Roman" w:eastAsia="微软雅黑"/>
                      <w:i/>
                      <w:sz w:val="22"/>
                      <w:szCs w:val="22"/>
                      <w:lang w:val="en-US" w:eastAsia="zh-CN"/>
                    </w:rPr>
                  </w:rPrChange>
                </w:rPr>
                <w:t>X-</w:t>
              </w:r>
            </w:ins>
            <w:ins w:id="86" w:author="庞怡璟 [2]" w:date="2026-09-14T17:08:00Z">
              <w:r>
                <w:rPr>
                  <w:rFonts w:hint="eastAsia" w:ascii="宋体" w:hAnsi="宋体" w:eastAsia="宋体" w:cs="宋体"/>
                  <w:i w:val="0"/>
                  <w:iCs/>
                  <w:sz w:val="22"/>
                  <w:szCs w:val="22"/>
                  <w:lang w:val="en-US" w:eastAsia="zh-CN"/>
                  <w:rPrChange w:id="87" w:author="庞怡璟 [2]" w:date="2026-09-14T17:11:24Z">
                    <w:rPr>
                      <w:rFonts w:hint="eastAsia" w:ascii="Times New Roman" w:eastAsia="微软雅黑"/>
                      <w:i/>
                      <w:sz w:val="22"/>
                      <w:szCs w:val="22"/>
                      <w:lang w:val="en-US" w:eastAsia="zh-CN"/>
                    </w:rPr>
                  </w:rPrChange>
                </w:rPr>
                <w:t>09</w:t>
              </w:r>
            </w:ins>
            <w:ins w:id="89" w:author="庞怡璟 [2]" w:date="2026-09-14T17:08:03Z">
              <w:r>
                <w:rPr>
                  <w:rFonts w:hint="eastAsia" w:ascii="宋体" w:hAnsi="宋体" w:eastAsia="宋体" w:cs="宋体"/>
                  <w:i w:val="0"/>
                  <w:iCs/>
                  <w:sz w:val="22"/>
                  <w:szCs w:val="22"/>
                  <w:lang w:val="en-US" w:eastAsia="zh-CN"/>
                  <w:rPrChange w:id="90" w:author="庞怡璟 [2]" w:date="2026-09-14T17:11:24Z">
                    <w:rPr>
                      <w:rFonts w:hint="eastAsia" w:ascii="Times New Roman" w:eastAsia="微软雅黑"/>
                      <w:i/>
                      <w:sz w:val="22"/>
                      <w:szCs w:val="22"/>
                      <w:lang w:val="en-US" w:eastAsia="zh-CN"/>
                    </w:rPr>
                  </w:rPrChange>
                </w:rPr>
                <w:t>《</w:t>
              </w:r>
            </w:ins>
            <w:ins w:id="92" w:author="庞怡璟 [2]" w:date="2026-09-14T17:08:05Z">
              <w:r>
                <w:rPr>
                  <w:rFonts w:hint="eastAsia" w:ascii="宋体" w:hAnsi="宋体" w:eastAsia="宋体" w:cs="宋体"/>
                  <w:i w:val="0"/>
                  <w:iCs/>
                  <w:sz w:val="22"/>
                  <w:szCs w:val="22"/>
                  <w:lang w:val="en-US" w:eastAsia="zh-CN"/>
                  <w:rPrChange w:id="93" w:author="庞怡璟 [2]" w:date="2026-09-14T17:11:24Z">
                    <w:rPr>
                      <w:rFonts w:hint="eastAsia" w:ascii="Times New Roman" w:eastAsia="微软雅黑"/>
                      <w:i/>
                      <w:sz w:val="22"/>
                      <w:szCs w:val="22"/>
                      <w:lang w:val="en-US" w:eastAsia="zh-CN"/>
                    </w:rPr>
                  </w:rPrChange>
                </w:rPr>
                <w:t>人力</w:t>
              </w:r>
            </w:ins>
            <w:ins w:id="95" w:author="庞怡璟 [2]" w:date="2026-09-14T17:08:06Z">
              <w:r>
                <w:rPr>
                  <w:rFonts w:hint="eastAsia" w:ascii="宋体" w:hAnsi="宋体" w:eastAsia="宋体" w:cs="宋体"/>
                  <w:i w:val="0"/>
                  <w:iCs/>
                  <w:sz w:val="22"/>
                  <w:szCs w:val="22"/>
                  <w:lang w:val="en-US" w:eastAsia="zh-CN"/>
                  <w:rPrChange w:id="96" w:author="庞怡璟 [2]" w:date="2026-09-14T17:11:24Z">
                    <w:rPr>
                      <w:rFonts w:hint="eastAsia" w:ascii="Times New Roman" w:eastAsia="微软雅黑"/>
                      <w:i/>
                      <w:sz w:val="22"/>
                      <w:szCs w:val="22"/>
                      <w:lang w:val="en-US" w:eastAsia="zh-CN"/>
                    </w:rPr>
                  </w:rPrChange>
                </w:rPr>
                <w:t>资源</w:t>
              </w:r>
            </w:ins>
            <w:ins w:id="98" w:author="庞怡璟 [2]" w:date="2026-09-14T17:08:07Z">
              <w:r>
                <w:rPr>
                  <w:rFonts w:hint="eastAsia" w:ascii="宋体" w:hAnsi="宋体" w:eastAsia="宋体" w:cs="宋体"/>
                  <w:i w:val="0"/>
                  <w:iCs/>
                  <w:sz w:val="22"/>
                  <w:szCs w:val="22"/>
                  <w:lang w:val="en-US" w:eastAsia="zh-CN"/>
                  <w:rPrChange w:id="99" w:author="庞怡璟 [2]" w:date="2026-09-14T17:11:24Z">
                    <w:rPr>
                      <w:rFonts w:hint="eastAsia" w:ascii="Times New Roman" w:eastAsia="微软雅黑"/>
                      <w:i/>
                      <w:sz w:val="22"/>
                      <w:szCs w:val="22"/>
                      <w:lang w:val="en-US" w:eastAsia="zh-CN"/>
                    </w:rPr>
                  </w:rPrChange>
                </w:rPr>
                <w:t>管理</w:t>
              </w:r>
            </w:ins>
            <w:ins w:id="101" w:author="庞怡璟 [2]" w:date="2026-09-14T17:08:08Z">
              <w:r>
                <w:rPr>
                  <w:rFonts w:hint="eastAsia" w:ascii="宋体" w:hAnsi="宋体" w:eastAsia="宋体" w:cs="宋体"/>
                  <w:i w:val="0"/>
                  <w:iCs/>
                  <w:sz w:val="22"/>
                  <w:szCs w:val="22"/>
                  <w:lang w:val="en-US" w:eastAsia="zh-CN"/>
                  <w:rPrChange w:id="102" w:author="庞怡璟 [2]" w:date="2026-09-14T17:11:24Z">
                    <w:rPr>
                      <w:rFonts w:hint="eastAsia" w:ascii="Times New Roman" w:eastAsia="微软雅黑"/>
                      <w:i/>
                      <w:sz w:val="22"/>
                      <w:szCs w:val="22"/>
                      <w:lang w:val="en-US" w:eastAsia="zh-CN"/>
                    </w:rPr>
                  </w:rPrChange>
                </w:rPr>
                <w:t>程序</w:t>
              </w:r>
            </w:ins>
            <w:ins w:id="104" w:author="庞怡璟 [2]" w:date="2026-09-14T17:08:03Z">
              <w:r>
                <w:rPr>
                  <w:rFonts w:hint="eastAsia" w:ascii="宋体" w:hAnsi="宋体" w:eastAsia="宋体" w:cs="宋体"/>
                  <w:i w:val="0"/>
                  <w:iCs/>
                  <w:sz w:val="22"/>
                  <w:szCs w:val="22"/>
                  <w:lang w:val="en-US" w:eastAsia="zh-CN"/>
                  <w:rPrChange w:id="105" w:author="庞怡璟 [2]" w:date="2026-09-14T17:11:24Z">
                    <w:rPr>
                      <w:rFonts w:hint="eastAsia" w:ascii="Times New Roman" w:eastAsia="微软雅黑"/>
                      <w:i/>
                      <w:sz w:val="22"/>
                      <w:szCs w:val="22"/>
                      <w:lang w:val="en-US" w:eastAsia="zh-CN"/>
                    </w:rPr>
                  </w:rPrChange>
                </w:rPr>
                <w:t>》</w:t>
              </w:r>
            </w:ins>
            <w:ins w:id="107" w:author="庞怡璟 [2]" w:date="2026-09-14T17:10:49Z">
              <w:r>
                <w:rPr>
                  <w:rFonts w:hint="eastAsia" w:ascii="宋体" w:hAnsi="宋体" w:eastAsia="宋体" w:cs="宋体"/>
                  <w:bCs/>
                  <w:iCs/>
                  <w:color w:val="000000"/>
                  <w:szCs w:val="21"/>
                  <w:rPrChange w:id="108" w:author="庞怡璟 [2]" w:date="2026-09-14T17:11:24Z">
                    <w:rPr>
                      <w:rFonts w:hint="eastAsia" w:ascii="宋体" w:hAnsi="宋体" w:cs="宋体"/>
                      <w:bCs/>
                      <w:color w:val="000000"/>
                      <w:szCs w:val="21"/>
                    </w:rPr>
                  </w:rPrChange>
                </w:rPr>
                <w:t>行政人事部合理进行人力资源的整合，保存并及时更新全部任职人员的《人员档案》，方便相关人员获取和查阅</w:t>
              </w:r>
            </w:ins>
            <w:ins w:id="110" w:author="庞怡璟 [2]" w:date="2026-09-14T17:10:49Z">
              <w:r>
                <w:rPr>
                  <w:rFonts w:hint="eastAsia" w:ascii="宋体" w:hAnsi="宋体" w:eastAsia="宋体" w:cs="宋体"/>
                  <w:bCs/>
                  <w:iCs/>
                  <w:color w:val="000000"/>
                  <w:szCs w:val="21"/>
                  <w:lang w:eastAsia="zh-Hans"/>
                  <w:rPrChange w:id="111" w:author="庞怡璟 [2]" w:date="2026-09-14T17:11:24Z">
                    <w:rPr>
                      <w:rFonts w:hint="eastAsia" w:ascii="宋体" w:hAnsi="宋体" w:cs="宋体"/>
                      <w:bCs/>
                      <w:color w:val="000000"/>
                      <w:szCs w:val="21"/>
                      <w:lang w:eastAsia="zh-Hans"/>
                    </w:rPr>
                  </w:rPrChange>
                </w:rPr>
                <w:t>。</w:t>
              </w:r>
            </w:ins>
          </w:p>
          <w:p w14:paraId="193FDA7E">
            <w:pPr>
              <w:pStyle w:val="130"/>
              <w:keepNext/>
              <w:jc w:val="both"/>
              <w:rPr>
                <w:del w:id="113" w:author="庞怡璟 [2]" w:date="2026-09-14T17:07:52Z"/>
                <w:rFonts w:eastAsia="宋体"/>
                <w:i/>
                <w:sz w:val="22"/>
                <w:szCs w:val="22"/>
                <w:lang w:eastAsia="zh-CN"/>
              </w:rPr>
            </w:pPr>
            <w:del w:id="114" w:author="庞怡璟 [2]" w:date="2026-09-14T17:07:52Z">
              <w:r>
                <w:rPr>
                  <w:rFonts w:hint="eastAsia" w:ascii="Times New Roman" w:eastAsia="微软雅黑"/>
                  <w:i/>
                  <w:sz w:val="22"/>
                  <w:szCs w:val="22"/>
                  <w:lang w:eastAsia="zh-CN"/>
                </w:rPr>
                <w:delText>请解释一下。</w:delText>
              </w:r>
            </w:del>
          </w:p>
          <w:p w14:paraId="41ADD57C">
            <w:pPr>
              <w:pStyle w:val="136"/>
              <w:keepNext/>
              <w:rPr>
                <w:rFonts w:ascii="Arial" w:hAnsi="Arial"/>
              </w:rPr>
            </w:pPr>
          </w:p>
        </w:tc>
      </w:tr>
      <w:tr w14:paraId="5BF4FE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907" w:hRule="atLeast"/>
          <w:jc w:val="center"/>
        </w:trPr>
        <w:tc>
          <w:tcPr>
            <w:tcW w:w="3681" w:type="dxa"/>
            <w:shd w:val="clear" w:color="auto" w:fill="F1F1F1" w:themeFill="background1" w:themeFillShade="F2"/>
            <w:vAlign w:val="center"/>
          </w:tcPr>
          <w:p w14:paraId="56DCD43D">
            <w:pPr>
              <w:pStyle w:val="130"/>
              <w:keepNext/>
              <w:rPr>
                <w:rFonts w:eastAsia="宋体"/>
                <w:sz w:val="22"/>
                <w:szCs w:val="22"/>
                <w:lang w:val="en-GB" w:eastAsia="zh-CN"/>
              </w:rPr>
            </w:pPr>
            <w:r>
              <w:rPr>
                <w:rFonts w:hint="eastAsia" w:ascii="Times New Roman" w:eastAsia="微软雅黑"/>
                <w:sz w:val="22"/>
                <w:szCs w:val="22"/>
                <w:lang w:val="en-GB" w:eastAsia="zh-CN"/>
              </w:rPr>
              <w:t>以下哪些培训面向员工提供？</w:t>
            </w:r>
          </w:p>
          <w:p w14:paraId="58E3E531">
            <w:pPr>
              <w:pStyle w:val="130"/>
              <w:keepNext/>
              <w:rPr>
                <w:sz w:val="22"/>
                <w:szCs w:val="22"/>
                <w:lang w:val="en-GB"/>
              </w:rPr>
            </w:pPr>
          </w:p>
          <w:p w14:paraId="14EF476F">
            <w:pPr>
              <w:pStyle w:val="130"/>
              <w:keepNext/>
              <w:rPr>
                <w:sz w:val="22"/>
                <w:szCs w:val="22"/>
                <w:lang w:val="en-GB"/>
              </w:rPr>
            </w:pPr>
          </w:p>
          <w:p w14:paraId="3B88521E">
            <w:pPr>
              <w:pStyle w:val="130"/>
              <w:keepNext/>
              <w:rPr>
                <w:sz w:val="22"/>
                <w:szCs w:val="22"/>
                <w:lang w:val="en-GB"/>
              </w:rPr>
            </w:pPr>
          </w:p>
          <w:p w14:paraId="59DA75D9">
            <w:pPr>
              <w:pStyle w:val="130"/>
              <w:keepNext/>
              <w:rPr>
                <w:sz w:val="22"/>
                <w:szCs w:val="22"/>
                <w:lang w:val="en-GB"/>
              </w:rPr>
            </w:pPr>
          </w:p>
          <w:p w14:paraId="29C5845B">
            <w:pPr>
              <w:pStyle w:val="130"/>
              <w:keepNext/>
              <w:rPr>
                <w:sz w:val="22"/>
                <w:szCs w:val="22"/>
                <w:lang w:val="en-GB"/>
              </w:rPr>
            </w:pPr>
          </w:p>
          <w:p w14:paraId="26EBE3C2">
            <w:pPr>
              <w:pStyle w:val="130"/>
              <w:keepNext/>
              <w:rPr>
                <w:sz w:val="22"/>
                <w:szCs w:val="22"/>
                <w:lang w:val="en-GB"/>
              </w:rPr>
            </w:pPr>
          </w:p>
          <w:p w14:paraId="7462D559">
            <w:pPr>
              <w:pStyle w:val="130"/>
              <w:keepNext/>
              <w:rPr>
                <w:sz w:val="22"/>
                <w:szCs w:val="22"/>
                <w:lang w:val="en-GB"/>
              </w:rPr>
            </w:pPr>
          </w:p>
        </w:tc>
        <w:tc>
          <w:tcPr>
            <w:tcW w:w="5381" w:type="dxa"/>
            <w:gridSpan w:val="4"/>
            <w:vAlign w:val="center"/>
          </w:tcPr>
          <w:p w14:paraId="0E9FA661">
            <w:pPr>
              <w:ind w:left="1"/>
              <w:rPr>
                <w:rFonts w:ascii="Arial" w:hAnsi="Arial" w:eastAsia="宋体" w:cs="Arial"/>
                <w:lang w:eastAsia="zh-CN"/>
              </w:rPr>
            </w:pPr>
            <w:r>
              <w:rPr>
                <w:rFonts w:hint="eastAsia" w:ascii="Times New Roman" w:hAnsi="Arial" w:eastAsia="微软雅黑" w:cs="Arial"/>
                <w:lang w:eastAsia="zh-CN"/>
              </w:rPr>
              <w:t>GLP 培训</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1DBE9236">
            <w:pPr>
              <w:ind w:left="1"/>
              <w:rPr>
                <w:rFonts w:ascii="Arial" w:hAnsi="Arial" w:eastAsia="宋体" w:cs="Arial"/>
                <w:lang w:eastAsia="zh-CN"/>
              </w:rPr>
            </w:pPr>
            <w:bookmarkStart w:id="0" w:name="Check4"/>
            <w:r>
              <w:rPr>
                <w:rFonts w:hint="eastAsia" w:ascii="Times New Roman" w:hAnsi="Arial" w:eastAsia="微软雅黑" w:cs="Arial"/>
                <w:lang w:eastAsia="zh-CN"/>
              </w:rPr>
              <w:t>GCP / GCLP 培训</w:t>
            </w:r>
            <w:commentRangeStart w:id="1"/>
            <w:r>
              <w:rPr>
                <w:rFonts w:ascii="Arial" w:hAnsi="Arial" w:cs="Arial"/>
                <w:highlight w:val="yellow"/>
              </w:rPr>
              <w:fldChar w:fldCharType="begin">
                <w:ffData>
                  <w:name w:val="Check4"/>
                  <w:enabled/>
                  <w:calcOnExit w:val="0"/>
                  <w:checkBox>
                    <w:sizeAuto/>
                    <w:default w:val="1"/>
                    <w:checked/>
                  </w:checkBox>
                </w:ffData>
              </w:fldChar>
            </w:r>
            <w:r>
              <w:rPr>
                <w:rFonts w:ascii="Arial" w:hAnsi="Arial" w:cs="Arial"/>
                <w:highlight w:val="yellow"/>
                <w:lang w:eastAsia="zh-CN"/>
              </w:rPr>
              <w:instrText xml:space="preserve">F</w:instrText>
            </w:r>
            <w:bookmarkEnd w:id="0"/>
            <w:r>
              <w:rPr>
                <w:rFonts w:ascii="Arial" w:hAnsi="Arial" w:cs="Arial"/>
                <w:highlight w:val="yellow"/>
                <w:lang w:eastAsia="zh-CN"/>
              </w:rPr>
              <w:instrText xml:space="preserve">ORMCHECKBOX</w:instrText>
            </w:r>
            <w:r>
              <w:rPr>
                <w:rFonts w:ascii="Arial" w:hAnsi="Arial" w:cs="Arial"/>
                <w:highlight w:val="yellow"/>
              </w:rPr>
              <w:fldChar w:fldCharType="separate"/>
            </w:r>
            <w:r>
              <w:rPr>
                <w:rFonts w:ascii="Arial" w:hAnsi="Arial" w:cs="Arial"/>
                <w:highlight w:val="yellow"/>
              </w:rPr>
              <w:fldChar w:fldCharType="end"/>
            </w:r>
            <w:commentRangeEnd w:id="1"/>
            <w:r>
              <w:rPr>
                <w:highlight w:val="yellow"/>
              </w:rPr>
              <w:commentReference w:id="1"/>
            </w:r>
          </w:p>
          <w:p w14:paraId="32FBD339">
            <w:pPr>
              <w:ind w:left="1"/>
              <w:rPr>
                <w:rFonts w:ascii="Arial" w:hAnsi="Arial" w:eastAsia="宋体" w:cs="Arial"/>
                <w:lang w:eastAsia="zh-CN"/>
              </w:rPr>
            </w:pP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r>
              <w:rPr>
                <w:rFonts w:hint="eastAsia" w:ascii="Times New Roman" w:hAnsi="Arial" w:eastAsia="微软雅黑" w:cs="Arial"/>
                <w:lang w:eastAsia="zh-CN"/>
              </w:rPr>
              <w:t>GDPR 《数据保护法》培训——我们拥有保密管理程序</w:t>
            </w:r>
          </w:p>
          <w:p w14:paraId="01E2EEA1">
            <w:pPr>
              <w:ind w:left="1"/>
              <w:rPr>
                <w:rFonts w:ascii="Arial" w:hAnsi="Arial" w:eastAsia="宋体" w:cs="Arial"/>
                <w:lang w:eastAsia="zh-CN"/>
              </w:rPr>
            </w:pPr>
            <w:r>
              <w:rPr>
                <w:rFonts w:hint="eastAsia" w:ascii="Times New Roman" w:hAnsi="Arial" w:eastAsia="微软雅黑" w:cs="Arial"/>
                <w:lang w:eastAsia="zh-CN"/>
              </w:rPr>
              <w:t>GMP 培训</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79E93D73">
            <w:pPr>
              <w:ind w:left="1"/>
              <w:rPr>
                <w:rFonts w:ascii="Arial" w:hAnsi="Arial" w:eastAsia="宋体" w:cs="Arial"/>
                <w:lang w:eastAsia="zh-CN"/>
              </w:rPr>
            </w:pPr>
            <w:r>
              <w:rPr>
                <w:rFonts w:hint="eastAsia" w:ascii="Times New Roman" w:hAnsi="Arial" w:eastAsia="微软雅黑" w:cs="Arial"/>
                <w:lang w:eastAsia="zh-CN"/>
              </w:rPr>
              <w:t>HIPAA 培训</w:t>
            </w:r>
            <w:r>
              <w:rPr>
                <w:rFonts w:ascii="Arial" w:hAnsi="Arial" w:cs="Arial"/>
              </w:rPr>
              <w:fldChar w:fldCharType="begin">
                <w:ffData>
                  <w:name w:val="Check4"/>
                  <w:enabled/>
                  <w:calcOnExit w:val="0"/>
                  <w:checkBox>
                    <w:sizeAuto/>
                    <w:default w:val="0"/>
                    <w:checked w:val="0"/>
                  </w:checkBox>
                </w:ffData>
              </w:fldChar>
            </w:r>
            <w:r>
              <w:rPr>
                <w:rFonts w:ascii="Arial" w:hAnsi="Arial" w:cs="Arial"/>
                <w:lang w:eastAsia="zh-CN"/>
              </w:rPr>
              <w:instrText xml:space="preserve"> FORMCHECKBOX </w:instrText>
            </w:r>
            <w:r>
              <w:rPr>
                <w:rFonts w:ascii="Arial" w:hAnsi="Arial" w:cs="Arial"/>
              </w:rPr>
              <w:fldChar w:fldCharType="separate"/>
            </w:r>
            <w:r>
              <w:rPr>
                <w:rFonts w:ascii="Arial" w:hAnsi="Arial" w:cs="Arial"/>
              </w:rPr>
              <w:fldChar w:fldCharType="end"/>
            </w:r>
          </w:p>
          <w:p w14:paraId="03E75002">
            <w:pPr>
              <w:ind w:left="1"/>
              <w:rPr>
                <w:rFonts w:ascii="Arial" w:hAnsi="Arial" w:eastAsia="宋体" w:cs="Arial"/>
                <w:i/>
                <w:lang w:eastAsia="zh-CN"/>
              </w:rPr>
            </w:pPr>
            <w:r>
              <w:rPr>
                <w:rFonts w:hint="eastAsia" w:ascii="Times New Roman" w:hAnsi="Arial" w:eastAsia="微软雅黑" w:cs="Arial"/>
                <w:lang w:eastAsia="zh-CN"/>
              </w:rPr>
              <w:t>良好文件管理规范培训</w:t>
            </w:r>
            <w:ins w:id="115" w:author="庞怡璟 [2]" w:date="2026-09-14T17:07:34Z">
              <w:r>
                <w:rPr>
                  <w:rFonts w:hint="eastAsia" w:ascii="Times New Roman" w:hAnsi="Arial" w:eastAsia="微软雅黑" w:cs="Arial"/>
                  <w:lang w:eastAsia="zh-CN"/>
                </w:rPr>
                <w:sym w:font="Wingdings" w:char="00FE"/>
              </w:r>
            </w:ins>
            <w:del w:id="116" w:author="庞怡璟 [2]" w:date="2026-09-14T17:07:38Z">
              <w:r>
                <w:rPr>
                  <w:rFonts w:ascii="Arial" w:hAnsi="Arial" w:cs="Arial"/>
                  <w:highlight w:val="yellow"/>
                </w:rPr>
                <w:fldChar w:fldCharType="begin">
                  <w:ffData>
                    <w:name w:val="Check4"/>
                    <w:enabled/>
                    <w:calcOnExit w:val="0"/>
                    <w:checkBox>
                      <w:sizeAuto/>
                      <w:default w:val="0"/>
                      <w:checked w:val="0"/>
                    </w:checkBox>
                  </w:ffData>
                </w:fldChar>
              </w:r>
            </w:del>
            <w:del w:id="117" w:author="庞怡璟 [2]" w:date="2026-09-14T17:07:38Z">
              <w:r>
                <w:rPr>
                  <w:rFonts w:ascii="Arial" w:hAnsi="Arial" w:cs="Arial"/>
                  <w:highlight w:val="yellow"/>
                  <w:lang w:eastAsia="zh-CN"/>
                </w:rPr>
                <w:delInstrText xml:space="preserve"> FORMCHECKBOX </w:delInstrText>
              </w:r>
            </w:del>
            <w:del w:id="118" w:author="庞怡璟 [2]" w:date="2026-09-14T17:07:38Z">
              <w:r>
                <w:rPr>
                  <w:rFonts w:ascii="Arial" w:hAnsi="Arial" w:cs="Arial"/>
                  <w:highlight w:val="yellow"/>
                </w:rPr>
                <w:fldChar w:fldCharType="separate"/>
              </w:r>
            </w:del>
            <w:del w:id="119" w:author="庞怡璟 [2]" w:date="2026-09-14T17:07:38Z">
              <w:r>
                <w:rPr>
                  <w:rFonts w:ascii="Arial" w:hAnsi="Arial" w:cs="Arial"/>
                  <w:highlight w:val="yellow"/>
                </w:rPr>
                <w:fldChar w:fldCharType="end"/>
              </w:r>
            </w:del>
          </w:p>
        </w:tc>
      </w:tr>
      <w:tr w14:paraId="455237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01" w:hRule="atLeast"/>
          <w:jc w:val="center"/>
        </w:trPr>
        <w:tc>
          <w:tcPr>
            <w:tcW w:w="3681" w:type="dxa"/>
            <w:shd w:val="clear" w:color="auto" w:fill="F1F1F1" w:themeFill="background1" w:themeFillShade="F2"/>
            <w:vAlign w:val="center"/>
          </w:tcPr>
          <w:p w14:paraId="5E3E3EE2">
            <w:pPr>
              <w:pStyle w:val="130"/>
              <w:keepNext/>
              <w:rPr>
                <w:rFonts w:eastAsia="宋体"/>
                <w:sz w:val="22"/>
                <w:szCs w:val="20"/>
                <w:lang w:val="en-US" w:eastAsia="zh-CN"/>
              </w:rPr>
            </w:pPr>
            <w:r>
              <w:rPr>
                <w:rFonts w:hint="eastAsia" w:ascii="Times New Roman" w:eastAsia="微软雅黑"/>
                <w:sz w:val="22"/>
                <w:szCs w:val="20"/>
                <w:lang w:val="en-US" w:eastAsia="zh-CN"/>
              </w:rPr>
              <w:t>贵公司是否已建立完善的通用培训流程？</w:t>
            </w:r>
          </w:p>
          <w:p w14:paraId="60C3CBDC">
            <w:pPr>
              <w:pStyle w:val="130"/>
              <w:keepNext/>
              <w:rPr>
                <w:rFonts w:eastAsia="宋体"/>
                <w:sz w:val="22"/>
                <w:szCs w:val="22"/>
                <w:lang w:val="en-GB" w:eastAsia="zh-CN"/>
              </w:rPr>
            </w:pPr>
            <w:r>
              <w:rPr>
                <w:rFonts w:hint="eastAsia" w:ascii="Times New Roman" w:eastAsia="微软雅黑"/>
                <w:sz w:val="22"/>
                <w:szCs w:val="20"/>
                <w:lang w:val="en-US" w:eastAsia="zh-CN"/>
              </w:rPr>
              <w:t xml:space="preserve">           </w:t>
            </w:r>
          </w:p>
        </w:tc>
        <w:tc>
          <w:tcPr>
            <w:tcW w:w="698" w:type="dxa"/>
            <w:vAlign w:val="center"/>
          </w:tcPr>
          <w:p w14:paraId="52709029">
            <w:pPr>
              <w:ind w:left="1"/>
              <w:jc w:val="center"/>
              <w:rPr>
                <w:rFonts w:ascii="Arial" w:hAnsi="Arial" w:cs="Arial"/>
              </w:rPr>
            </w:pPr>
            <w:ins w:id="120" w:author="庞怡璟 [2]" w:date="2026-09-14T17:12:32Z">
              <w:r>
                <w:rPr>
                  <w:rFonts w:hint="eastAsia" w:ascii="Times New Roman" w:hAnsi="Arial" w:eastAsia="微软雅黑" w:cs="Arial"/>
                  <w:lang w:eastAsia="zh-CN"/>
                </w:rPr>
                <w:sym w:font="Wingdings" w:char="00FE"/>
              </w:r>
            </w:ins>
            <w:del w:id="121" w:author="庞怡璟 [2]" w:date="2026-09-14T17:12:28Z">
              <w:r>
                <w:rPr>
                  <w:rFonts w:ascii="Arial" w:hAnsi="Arial" w:cs="Arial"/>
                  <w:highlight w:val="yellow"/>
                </w:rPr>
                <w:fldChar w:fldCharType="begin">
                  <w:ffData>
                    <w:name w:val="Check4"/>
                    <w:enabled/>
                    <w:calcOnExit w:val="0"/>
                    <w:checkBox>
                      <w:sizeAuto/>
                      <w:default w:val="0"/>
                      <w:checked w:val="0"/>
                    </w:checkBox>
                  </w:ffData>
                </w:fldChar>
              </w:r>
            </w:del>
            <w:del w:id="122" w:author="庞怡璟 [2]" w:date="2026-09-14T17:12:28Z">
              <w:r>
                <w:rPr>
                  <w:rFonts w:ascii="Arial" w:hAnsi="Arial" w:cs="Arial"/>
                  <w:highlight w:val="yellow"/>
                </w:rPr>
                <w:delInstrText xml:space="preserve"> FORMCHECKBOX </w:delInstrText>
              </w:r>
            </w:del>
            <w:del w:id="123" w:author="庞怡璟 [2]" w:date="2026-09-14T17:12:28Z">
              <w:r>
                <w:rPr>
                  <w:rFonts w:ascii="Arial" w:hAnsi="Arial" w:cs="Arial"/>
                  <w:highlight w:val="yellow"/>
                </w:rPr>
                <w:fldChar w:fldCharType="separate"/>
              </w:r>
            </w:del>
            <w:del w:id="124" w:author="庞怡璟 [2]" w:date="2026-09-14T17:12:28Z">
              <w:r>
                <w:rPr>
                  <w:rFonts w:ascii="Arial" w:hAnsi="Arial" w:cs="Arial"/>
                  <w:highlight w:val="yellow"/>
                </w:rPr>
                <w:fldChar w:fldCharType="end"/>
              </w:r>
            </w:del>
          </w:p>
        </w:tc>
        <w:tc>
          <w:tcPr>
            <w:tcW w:w="645" w:type="dxa"/>
            <w:vAlign w:val="center"/>
          </w:tcPr>
          <w:p w14:paraId="43575B8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95FDDD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3DCEE5C9">
            <w:pPr>
              <w:pStyle w:val="130"/>
              <w:keepNext/>
              <w:jc w:val="both"/>
            </w:pPr>
            <w:ins w:id="125" w:author="庞怡璟 [2]" w:date="2026-09-14T17:12:26Z">
              <w:r>
                <w:rPr>
                  <w:rFonts w:ascii="Segoe UI" w:hAnsi="Segoe UI" w:eastAsia="Segoe UI" w:cs="Segoe UI"/>
                  <w:b w:val="0"/>
                  <w:bCs w:val="0"/>
                  <w:i w:val="0"/>
                  <w:iCs w:val="0"/>
                  <w:caps w:val="0"/>
                  <w:color w:val="0F1115"/>
                  <w:spacing w:val="0"/>
                  <w:sz w:val="24"/>
                  <w:szCs w:val="24"/>
                  <w:shd w:val="clear" w:fill="FFFFFF"/>
                </w:rPr>
                <w:t>是的，</w:t>
              </w:r>
            </w:ins>
            <w:ins w:id="126" w:author="庞怡璟 [2]" w:date="2026-09-14T17:12:26Z">
              <w:r>
                <w:rPr>
                  <w:rFonts w:hint="eastAsia" w:ascii="Segoe UI" w:hAnsi="Segoe UI" w:eastAsia="宋体" w:cs="Segoe UI"/>
                  <w:b w:val="0"/>
                  <w:bCs w:val="0"/>
                  <w:i w:val="0"/>
                  <w:iCs w:val="0"/>
                  <w:caps w:val="0"/>
                  <w:color w:val="0F1115"/>
                  <w:spacing w:val="0"/>
                  <w:sz w:val="24"/>
                  <w:szCs w:val="24"/>
                  <w:shd w:val="clear" w:fill="FFFFFF"/>
                  <w:lang w:val="en-US" w:eastAsia="zh-CN"/>
                </w:rPr>
                <w:t>依据</w:t>
              </w:r>
            </w:ins>
            <w:ins w:id="127" w:author="庞怡璟 [2]" w:date="2026-09-14T17:12:26Z">
              <w:r>
                <w:rPr>
                  <w:rFonts w:ascii="Segoe UI" w:hAnsi="Segoe UI" w:eastAsia="Segoe UI" w:cs="Segoe UI"/>
                  <w:b w:val="0"/>
                  <w:bCs w:val="0"/>
                  <w:i w:val="0"/>
                  <w:iCs w:val="0"/>
                  <w:caps w:val="0"/>
                  <w:color w:val="0F1115"/>
                  <w:spacing w:val="0"/>
                  <w:sz w:val="24"/>
                  <w:szCs w:val="24"/>
                  <w:shd w:val="clear" w:fill="FFFFFF"/>
                </w:rPr>
                <w:t>ODC-CX-09《人力资源管理程序》</w:t>
              </w:r>
              <w:bookmarkStart w:id="5" w:name="_GoBack"/>
              <w:bookmarkEnd w:id="5"/>
              <w:r>
                <w:rPr>
                  <w:rFonts w:ascii="Segoe UI" w:hAnsi="Segoe UI" w:eastAsia="Segoe UI" w:cs="Segoe UI"/>
                  <w:b w:val="0"/>
                  <w:bCs w:val="0"/>
                  <w:i w:val="0"/>
                  <w:iCs w:val="0"/>
                  <w:caps w:val="0"/>
                  <w:color w:val="0F1115"/>
                  <w:spacing w:val="0"/>
                  <w:sz w:val="24"/>
                  <w:szCs w:val="24"/>
                  <w:shd w:val="clear" w:fill="FFFFFF"/>
                </w:rPr>
                <w:t>，</w:t>
              </w:r>
            </w:ins>
            <w:ins w:id="128" w:author="庞怡璟 [2]" w:date="2026-09-14T17:12:26Z">
              <w:r>
                <w:rPr>
                  <w:rFonts w:hint="default" w:ascii="Segoe UI" w:hAnsi="Segoe UI" w:eastAsia="Segoe UI" w:cs="Segoe UI"/>
                  <w:b w:val="0"/>
                  <w:bCs w:val="0"/>
                  <w:i w:val="0"/>
                  <w:iCs w:val="0"/>
                  <w:caps w:val="0"/>
                  <w:color w:val="0F1115"/>
                  <w:spacing w:val="0"/>
                  <w:sz w:val="24"/>
                  <w:szCs w:val="24"/>
                  <w:shd w:val="clear" w:fill="FFFFFF"/>
                </w:rPr>
                <w:t>已建立较为完善的通用培训流程。文件从培训计划制定、实施、记录归档、考核评估到监督与再培训，形成了闭环管理。</w:t>
              </w:r>
            </w:ins>
          </w:p>
        </w:tc>
      </w:tr>
      <w:tr w14:paraId="6EE108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7E391647">
            <w:pPr>
              <w:ind w:left="33" w:hanging="33"/>
              <w:rPr>
                <w:rFonts w:ascii="Arial" w:hAnsi="Arial" w:eastAsia="宋体" w:cs="Arial"/>
                <w:lang w:eastAsia="zh-CN"/>
              </w:rPr>
            </w:pPr>
            <w:r>
              <w:rPr>
                <w:rFonts w:hint="eastAsia" w:ascii="Times New Roman" w:hAnsi="Arial" w:eastAsia="微软雅黑" w:cs="Arial"/>
                <w:color w:val="000000"/>
                <w:lang w:eastAsia="zh-CN"/>
              </w:rPr>
              <w:t>请说明整体培训流程（例如：由培训师主导的培训、在职培训、在线学习；自主培训、外部培训）？</w:t>
            </w:r>
          </w:p>
        </w:tc>
        <w:tc>
          <w:tcPr>
            <w:tcW w:w="5381" w:type="dxa"/>
            <w:gridSpan w:val="4"/>
          </w:tcPr>
          <w:p w14:paraId="6F189A0D">
            <w:pPr>
              <w:pStyle w:val="136"/>
              <w:keepNext/>
              <w:rPr>
                <w:del w:id="129" w:author="庞怡璟 [2]" w:date="2026-09-14T17:12:20Z"/>
                <w:rFonts w:ascii="Arial" w:hAnsi="Arial" w:eastAsia="宋体"/>
                <w:i/>
                <w:sz w:val="22"/>
                <w:szCs w:val="22"/>
                <w:lang w:val="en-GB" w:eastAsia="zh-CN"/>
              </w:rPr>
            </w:pPr>
            <w:del w:id="130" w:author="庞怡璟 [2]" w:date="2026-09-14T17:12:20Z">
              <w:r>
                <w:rPr>
                  <w:rFonts w:hint="eastAsia" w:ascii="Times New Roman" w:hAnsi="Arial" w:eastAsia="微软雅黑"/>
                  <w:i/>
                  <w:sz w:val="22"/>
                  <w:szCs w:val="22"/>
                  <w:lang w:eastAsia="zh-CN"/>
                </w:rPr>
                <w:delText>请解释一下。</w:delText>
              </w:r>
            </w:del>
          </w:p>
          <w:p w14:paraId="1DDAD318">
            <w:pPr>
              <w:ind w:left="33" w:hanging="33"/>
              <w:rPr>
                <w:rFonts w:ascii="Arial" w:hAnsi="Arial" w:cs="Arial"/>
                <w:color w:val="000000"/>
              </w:rPr>
            </w:pPr>
            <w:ins w:id="131" w:author="庞怡璟 [2]" w:date="2026-09-14T17:12:37Z">
              <w:r>
                <w:rPr>
                  <w:rFonts w:hint="eastAsia"/>
                  <w:sz w:val="24"/>
                  <w:szCs w:val="24"/>
                </w:rPr>
                <w:t>我们根据</w:t>
              </w:r>
            </w:ins>
            <w:ins w:id="132" w:author="庞怡璟 [2]" w:date="2026-09-14T17:12:37Z">
              <w:r>
                <w:rPr>
                  <w:rFonts w:hint="eastAsia"/>
                  <w:sz w:val="24"/>
                  <w:szCs w:val="24"/>
                  <w:u w:val="none"/>
                </w:rPr>
                <w:t>ODC-CX-09《人力资源管理程序》</w:t>
              </w:r>
            </w:ins>
            <w:ins w:id="133" w:author="庞怡璟 [2]" w:date="2026-09-14T17:12:37Z">
              <w:r>
                <w:rPr>
                  <w:rFonts w:hint="eastAsia"/>
                  <w:sz w:val="24"/>
                  <w:szCs w:val="24"/>
                </w:rPr>
                <w:t>管理要求：采用讲座、阅读/自学、其他（线上会议等）、外部培训多种形式。</w:t>
              </w:r>
            </w:ins>
          </w:p>
        </w:tc>
      </w:tr>
      <w:tr w14:paraId="778C14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741" w:hRule="atLeast"/>
          <w:jc w:val="center"/>
        </w:trPr>
        <w:tc>
          <w:tcPr>
            <w:tcW w:w="3681" w:type="dxa"/>
            <w:shd w:val="clear" w:color="auto" w:fill="F1F1F1" w:themeFill="background1" w:themeFillShade="F2"/>
            <w:vAlign w:val="center"/>
          </w:tcPr>
          <w:p w14:paraId="068F67E4">
            <w:pPr>
              <w:pStyle w:val="130"/>
              <w:keepNext/>
              <w:rPr>
                <w:rFonts w:eastAsia="宋体"/>
                <w:color w:val="0000FF"/>
                <w:sz w:val="22"/>
                <w:szCs w:val="20"/>
                <w:lang w:val="en-US" w:eastAsia="zh-CN"/>
              </w:rPr>
            </w:pPr>
            <w:r>
              <w:rPr>
                <w:rFonts w:hint="eastAsia" w:eastAsia="宋体"/>
                <w:color w:val="0000FF"/>
                <w:sz w:val="22"/>
                <w:szCs w:val="20"/>
                <w:lang w:val="en-US" w:eastAsia="zh-CN"/>
              </w:rPr>
              <w:t>贵公司是否已建立针对岗位职能的专项培训程序？</w:t>
            </w:r>
          </w:p>
        </w:tc>
        <w:tc>
          <w:tcPr>
            <w:tcW w:w="698" w:type="dxa"/>
            <w:vAlign w:val="center"/>
          </w:tcPr>
          <w:p w14:paraId="16F7B5DD">
            <w:pPr>
              <w:ind w:left="1"/>
              <w:jc w:val="center"/>
              <w:rPr>
                <w:rFonts w:ascii="Arial" w:hAnsi="Arial" w:cs="Arial"/>
              </w:rPr>
            </w:pPr>
            <w:r>
              <w:rPr>
                <w:rFonts w:ascii="Arial" w:hAnsi="Arial" w:cs="Arial"/>
                <w:sz w:val="28"/>
                <w:szCs w:val="28"/>
              </w:rPr>
              <w:sym w:font="Wingdings" w:char="00FE"/>
            </w:r>
          </w:p>
        </w:tc>
        <w:tc>
          <w:tcPr>
            <w:tcW w:w="645" w:type="dxa"/>
            <w:vAlign w:val="center"/>
          </w:tcPr>
          <w:p w14:paraId="3808A59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EC4940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shd w:val="clear" w:color="auto" w:fill="F1F1F1" w:themeFill="background1" w:themeFillShade="F2"/>
          </w:tcPr>
          <w:p w14:paraId="1670918A">
            <w:pPr>
              <w:pStyle w:val="130"/>
              <w:keepNext/>
              <w:jc w:val="both"/>
              <w:rPr>
                <w:rFonts w:eastAsia="宋体"/>
                <w:sz w:val="22"/>
                <w:szCs w:val="22"/>
                <w:lang w:eastAsia="zh-CN"/>
              </w:rPr>
            </w:pPr>
            <w:r>
              <w:rPr>
                <w:rFonts w:hint="eastAsia" w:eastAsia="宋体"/>
                <w:lang w:val="en-US" w:eastAsia="zh-CN"/>
              </w:rPr>
              <w:t>已建立</w:t>
            </w:r>
            <w:r>
              <w:rPr>
                <w:rFonts w:hint="eastAsia"/>
              </w:rPr>
              <w:t>ODC-CX-09《人力资源管理程序》</w:t>
            </w:r>
            <w:r>
              <w:rPr>
                <w:rFonts w:hint="eastAsia" w:eastAsia="宋体"/>
                <w:lang w:eastAsia="zh-CN"/>
              </w:rPr>
              <w:t>。</w:t>
            </w:r>
          </w:p>
        </w:tc>
      </w:tr>
      <w:tr w14:paraId="2959C3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50" w:hRule="atLeast"/>
          <w:jc w:val="center"/>
        </w:trPr>
        <w:tc>
          <w:tcPr>
            <w:tcW w:w="3681" w:type="dxa"/>
            <w:shd w:val="clear" w:color="auto" w:fill="F1F1F1" w:themeFill="background1" w:themeFillShade="F2"/>
          </w:tcPr>
          <w:p w14:paraId="53F3BE84">
            <w:pPr>
              <w:ind w:left="33" w:hanging="33"/>
              <w:rPr>
                <w:rFonts w:ascii="Arial" w:hAnsi="Arial" w:eastAsia="宋体" w:cs="Arial"/>
                <w:color w:val="0000FF"/>
                <w:lang w:eastAsia="zh-CN"/>
              </w:rPr>
            </w:pPr>
            <w:r>
              <w:rPr>
                <w:rFonts w:hint="eastAsia" w:ascii="Times New Roman" w:hAnsi="Arial" w:eastAsia="微软雅黑" w:cs="Arial"/>
                <w:color w:val="0000FF"/>
                <w:lang w:eastAsia="zh-CN"/>
              </w:rPr>
              <w:t>请解释</w:t>
            </w:r>
            <w:r>
              <w:rPr>
                <w:rFonts w:hint="eastAsia" w:eastAsia="宋体"/>
                <w:color w:val="0000FF"/>
                <w:szCs w:val="20"/>
                <w:lang w:eastAsia="zh-CN"/>
              </w:rPr>
              <w:t>针对岗位职能的</w:t>
            </w:r>
            <w:r>
              <w:rPr>
                <w:rFonts w:hint="eastAsia" w:ascii="Times New Roman" w:hAnsi="Arial" w:eastAsia="微软雅黑" w:cs="Arial"/>
                <w:color w:val="0000FF"/>
                <w:lang w:eastAsia="zh-CN"/>
              </w:rPr>
              <w:t>培训流程（例如：由培训师主导的培训、在职培训、在线学习；自主培训、外部培训）？</w:t>
            </w:r>
          </w:p>
        </w:tc>
        <w:tc>
          <w:tcPr>
            <w:tcW w:w="5381" w:type="dxa"/>
            <w:gridSpan w:val="4"/>
          </w:tcPr>
          <w:p w14:paraId="61716EB6">
            <w:pPr>
              <w:rPr>
                <w:rFonts w:ascii="Arial" w:hAnsi="Arial" w:cs="Arial"/>
                <w:color w:val="000000"/>
                <w:lang w:eastAsia="zh-CN"/>
              </w:rPr>
            </w:pPr>
            <w:r>
              <w:rPr>
                <w:rFonts w:hint="eastAsia" w:ascii="Arial" w:hAnsi="Arial" w:cs="Arial"/>
                <w:color w:val="000000"/>
                <w:lang w:eastAsia="zh-CN"/>
              </w:rPr>
              <w:t>根据ODC-CX-09《人力资源管理程序》管理要求：采用讲座、阅读/自学、其他（线上会议等）、外部培训多种形式。</w:t>
            </w:r>
          </w:p>
          <w:p w14:paraId="0DB1891F">
            <w:pPr>
              <w:rPr>
                <w:rFonts w:ascii="Arial" w:hAnsi="Arial" w:cs="Arial"/>
                <w:color w:val="000000"/>
                <w:lang w:eastAsia="zh-CN"/>
              </w:rPr>
            </w:pPr>
            <w:r>
              <w:rPr>
                <w:rFonts w:hint="eastAsia" w:ascii="Arial" w:hAnsi="Arial" w:eastAsia="宋体" w:cs="Arial"/>
                <w:color w:val="000000"/>
                <w:lang w:eastAsia="zh-CN"/>
              </w:rPr>
              <w:t>培训流程：</w:t>
            </w:r>
            <w:r>
              <w:rPr>
                <w:rFonts w:ascii="宋体" w:hAnsi="宋体" w:eastAsia="宋体" w:cs="宋体"/>
                <w:sz w:val="24"/>
                <w:szCs w:val="24"/>
                <w:lang w:eastAsia="zh-CN" w:bidi="ar"/>
              </w:rPr>
              <w:t>实验室培训计划由文件管理员汇总、核查调整、报批并公示，按计划提前发布培训通知，负责培训签到、资料收集归档及员工培训履历更新。参训人员须妥善安排工作，无法参训时及时报备。培训结束后授课人员组织考核并提交培训记录。安全负责人定期组织安全培训及应急演练。计划外临时内、外部培训须按流程逐级审批，外出培训完成后需开展效果评价并归档留存资料，缺训人员须安排补训及考核。</w:t>
            </w:r>
          </w:p>
        </w:tc>
      </w:tr>
      <w:tr w14:paraId="6C7FF4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73BC88CB">
            <w:pPr>
              <w:ind w:left="33" w:hanging="33"/>
              <w:rPr>
                <w:rFonts w:ascii="Arial" w:hAnsi="Arial" w:eastAsia="宋体" w:cs="Arial"/>
                <w:color w:val="0000FF"/>
                <w:lang w:eastAsia="zh-CN"/>
              </w:rPr>
            </w:pPr>
            <w:r>
              <w:rPr>
                <w:rFonts w:hint="eastAsia" w:ascii="Times New Roman" w:hAnsi="Arial" w:eastAsia="微软雅黑" w:cs="Arial"/>
                <w:color w:val="0000FF"/>
                <w:lang w:eastAsia="zh-CN"/>
              </w:rPr>
              <w:t>员工培训是否已形成书面记录？这些记录是否得到妥善保存？</w:t>
            </w:r>
          </w:p>
        </w:tc>
        <w:tc>
          <w:tcPr>
            <w:tcW w:w="698" w:type="dxa"/>
            <w:vAlign w:val="center"/>
          </w:tcPr>
          <w:p w14:paraId="22D8CFD4">
            <w:pPr>
              <w:ind w:left="1"/>
              <w:jc w:val="center"/>
              <w:rPr>
                <w:rFonts w:ascii="Arial" w:hAnsi="Arial" w:cs="Arial"/>
              </w:rPr>
            </w:pPr>
            <w:r>
              <w:rPr>
                <w:rFonts w:ascii="Arial" w:hAnsi="Arial" w:cs="Arial"/>
                <w:sz w:val="28"/>
                <w:szCs w:val="28"/>
              </w:rPr>
              <w:sym w:font="Wingdings" w:char="00FE"/>
            </w:r>
          </w:p>
        </w:tc>
        <w:tc>
          <w:tcPr>
            <w:tcW w:w="645" w:type="dxa"/>
            <w:vAlign w:val="center"/>
          </w:tcPr>
          <w:p w14:paraId="72A9CA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6B99D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63526FEE">
            <w:pPr>
              <w:ind w:left="14"/>
              <w:jc w:val="both"/>
              <w:rPr>
                <w:rFonts w:ascii="Times New Roman" w:hAnsi="Arial" w:eastAsia="微软雅黑" w:cs="Arial"/>
                <w:i w:val="0"/>
                <w:iCs/>
                <w:color w:val="000000"/>
                <w:lang w:eastAsia="zh-CN"/>
              </w:rPr>
            </w:pPr>
            <w:r>
              <w:rPr>
                <w:rFonts w:hint="eastAsia" w:ascii="Times New Roman" w:hAnsi="Arial" w:eastAsia="微软雅黑" w:cs="Arial"/>
                <w:b/>
                <w:bCs/>
                <w:i w:val="0"/>
                <w:iCs/>
                <w:color w:val="000000"/>
                <w:lang w:eastAsia="zh-CN"/>
              </w:rPr>
              <w:t>根据</w:t>
            </w:r>
            <w:r>
              <w:rPr>
                <w:rFonts w:ascii="Times New Roman" w:hAnsi="Arial" w:eastAsia="微软雅黑" w:cs="Arial"/>
                <w:b/>
                <w:bCs/>
                <w:i w:val="0"/>
                <w:iCs/>
                <w:color w:val="000000"/>
                <w:lang w:eastAsia="zh-CN"/>
              </w:rPr>
              <w:t xml:space="preserve"> ODC-CX-09</w:t>
            </w:r>
            <w:r>
              <w:rPr>
                <w:rFonts w:hint="eastAsia" w:ascii="Times New Roman" w:hAnsi="Arial" w:eastAsia="微软雅黑" w:cs="Arial"/>
                <w:b/>
                <w:bCs/>
                <w:i w:val="0"/>
                <w:iCs/>
                <w:color w:val="000000"/>
                <w:lang w:eastAsia="zh-CN"/>
              </w:rPr>
              <w:t>《人力资源管理程序》：</w:t>
            </w:r>
          </w:p>
          <w:p w14:paraId="6C9CF964">
            <w:pPr>
              <w:ind w:left="14"/>
              <w:jc w:val="both"/>
              <w:rPr>
                <w:rFonts w:ascii="Times New Roman" w:hAnsi="Arial" w:eastAsia="微软雅黑" w:cs="Arial"/>
                <w:i w:val="0"/>
                <w:iCs/>
                <w:color w:val="000000"/>
                <w:lang w:eastAsia="zh-CN"/>
              </w:rPr>
            </w:pPr>
            <w:r>
              <w:rPr>
                <w:rFonts w:ascii="Times New Roman" w:hAnsi="Arial" w:eastAsia="微软雅黑" w:cs="Arial"/>
                <w:i w:val="0"/>
                <w:iCs/>
                <w:color w:val="000000"/>
                <w:lang w:eastAsia="zh-CN"/>
              </w:rPr>
              <w:t>1</w:t>
            </w:r>
            <w:r>
              <w:rPr>
                <w:rFonts w:hint="eastAsia" w:ascii="Times New Roman" w:hAnsi="Arial" w:eastAsia="微软雅黑" w:cs="Arial"/>
                <w:i w:val="0"/>
                <w:iCs/>
                <w:color w:val="000000"/>
                <w:lang w:eastAsia="zh-CN"/>
              </w:rPr>
              <w:t>）每项培训结束后，文件管理员核查《人员签到表》《培训记录表》及试卷完整性，分类归档并登记至《员工培训和继续教育履历表》。</w:t>
            </w:r>
          </w:p>
          <w:p w14:paraId="5D185BCD">
            <w:pPr>
              <w:ind w:left="14"/>
              <w:jc w:val="both"/>
              <w:rPr>
                <w:rFonts w:ascii="Times New Roman" w:hAnsi="Arial" w:eastAsia="微软雅黑" w:cs="Arial"/>
                <w:i w:val="0"/>
                <w:iCs/>
                <w:color w:val="000000"/>
                <w:lang w:eastAsia="zh-CN"/>
              </w:rPr>
            </w:pPr>
            <w:r>
              <w:rPr>
                <w:rFonts w:ascii="Times New Roman" w:hAnsi="Arial" w:eastAsia="微软雅黑" w:cs="Arial"/>
                <w:i w:val="0"/>
                <w:iCs/>
                <w:color w:val="000000"/>
                <w:lang w:eastAsia="zh-CN"/>
              </w:rPr>
              <w:t>2</w:t>
            </w:r>
            <w:r>
              <w:rPr>
                <w:rFonts w:hint="eastAsia" w:ascii="Times New Roman" w:hAnsi="Arial" w:eastAsia="微软雅黑" w:cs="Arial"/>
                <w:i w:val="0"/>
                <w:iCs/>
                <w:color w:val="000000"/>
                <w:lang w:eastAsia="zh-CN"/>
              </w:rPr>
              <w:t>）外部培训</w:t>
            </w:r>
            <w:r>
              <w:rPr>
                <w:rFonts w:ascii="Times New Roman" w:hAnsi="Arial" w:eastAsia="微软雅黑" w:cs="Arial"/>
                <w:i w:val="0"/>
                <w:iCs/>
                <w:color w:val="000000"/>
                <w:lang w:eastAsia="zh-CN"/>
              </w:rPr>
              <w:t>/</w:t>
            </w:r>
            <w:r>
              <w:rPr>
                <w:rFonts w:hint="eastAsia" w:ascii="Times New Roman" w:hAnsi="Arial" w:eastAsia="微软雅黑" w:cs="Arial"/>
                <w:i w:val="0"/>
                <w:iCs/>
                <w:color w:val="000000"/>
                <w:lang w:eastAsia="zh-CN"/>
              </w:rPr>
              <w:t>参会完成后，凭《外出培训参会审批表》由质量部联合专业组长做效果评价，归档后同步更新《员工培训和继续教育履历表》。</w:t>
            </w:r>
          </w:p>
          <w:p w14:paraId="23F7979C">
            <w:pPr>
              <w:rPr>
                <w:rFonts w:eastAsia="宋体"/>
                <w:iCs/>
                <w:lang w:eastAsia="zh-CN"/>
              </w:rPr>
            </w:pPr>
            <w:r>
              <w:rPr>
                <w:rFonts w:ascii="Times New Roman" w:hAnsi="Arial" w:eastAsia="微软雅黑" w:cs="Arial"/>
                <w:i w:val="0"/>
                <w:iCs/>
                <w:color w:val="000000"/>
                <w:lang w:eastAsia="zh-CN"/>
              </w:rPr>
              <w:t>3</w:t>
            </w:r>
            <w:r>
              <w:rPr>
                <w:rFonts w:hint="eastAsia" w:ascii="Times New Roman" w:hAnsi="Arial" w:eastAsia="微软雅黑" w:cs="Arial"/>
                <w:i w:val="0"/>
                <w:iCs/>
                <w:color w:val="000000"/>
                <w:lang w:eastAsia="zh-CN"/>
              </w:rPr>
              <w:t>）记录按</w:t>
            </w:r>
            <w:r>
              <w:rPr>
                <w:rFonts w:ascii="Times New Roman" w:hAnsi="Arial" w:eastAsia="微软雅黑" w:cs="Arial"/>
                <w:i w:val="0"/>
                <w:iCs/>
                <w:color w:val="000000"/>
                <w:lang w:eastAsia="zh-CN"/>
              </w:rPr>
              <w:t xml:space="preserve"> ODC-CX-34</w:t>
            </w:r>
            <w:r>
              <w:rPr>
                <w:rFonts w:hint="eastAsia" w:ascii="Times New Roman" w:hAnsi="Arial" w:eastAsia="微软雅黑" w:cs="Arial"/>
                <w:i w:val="0"/>
                <w:iCs/>
                <w:color w:val="000000"/>
                <w:lang w:eastAsia="zh-CN"/>
              </w:rPr>
              <w:t>《记录管理程序》</w:t>
            </w:r>
            <w:r>
              <w:rPr>
                <w:rFonts w:hint="eastAsia" w:ascii="Times New Roman" w:hAnsi="Arial" w:eastAsia="微软雅黑" w:cs="Arial"/>
                <w:b/>
                <w:bCs/>
                <w:i w:val="0"/>
                <w:iCs/>
                <w:color w:val="000000"/>
                <w:lang w:eastAsia="zh-CN"/>
              </w:rPr>
              <w:t>随人事档案保存</w:t>
            </w:r>
            <w:r>
              <w:rPr>
                <w:rFonts w:ascii="Times New Roman" w:hAnsi="Arial" w:eastAsia="微软雅黑" w:cs="Arial"/>
                <w:b/>
                <w:bCs/>
                <w:i w:val="0"/>
                <w:iCs/>
                <w:color w:val="000000"/>
                <w:lang w:eastAsia="zh-CN"/>
              </w:rPr>
              <w:t xml:space="preserve"> 25 </w:t>
            </w:r>
            <w:r>
              <w:rPr>
                <w:rFonts w:hint="eastAsia" w:ascii="Times New Roman" w:hAnsi="Arial" w:eastAsia="微软雅黑" w:cs="Arial"/>
                <w:b/>
                <w:bCs/>
                <w:i w:val="0"/>
                <w:iCs/>
                <w:color w:val="000000"/>
                <w:lang w:eastAsia="zh-CN"/>
              </w:rPr>
              <w:t>年</w:t>
            </w:r>
            <w:r>
              <w:rPr>
                <w:rFonts w:hint="eastAsia" w:ascii="Times New Roman" w:hAnsi="Arial" w:eastAsia="微软雅黑" w:cs="Arial"/>
                <w:i w:val="0"/>
                <w:iCs/>
                <w:color w:val="000000"/>
                <w:lang w:eastAsia="zh-CN"/>
              </w:rPr>
              <w:t>；纸质原件年度归档至</w:t>
            </w:r>
            <w:r>
              <w:rPr>
                <w:rFonts w:hint="eastAsia" w:ascii="Times New Roman" w:hAnsi="Arial" w:eastAsia="微软雅黑" w:cs="Arial"/>
                <w:iCs/>
                <w:color w:val="000000"/>
                <w:lang w:eastAsia="zh-CN"/>
              </w:rPr>
              <w:t>档案室</w:t>
            </w:r>
            <w:r>
              <w:rPr>
                <w:rFonts w:hint="eastAsia" w:ascii="Times New Roman" w:hAnsi="Arial" w:eastAsia="微软雅黑" w:cs="Arial"/>
                <w:i w:val="0"/>
                <w:iCs/>
                <w:color w:val="000000"/>
                <w:lang w:eastAsia="zh-CN"/>
              </w:rPr>
              <w:t>。</w:t>
            </w:r>
          </w:p>
        </w:tc>
      </w:tr>
      <w:tr w14:paraId="152459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03DDECC8">
            <w:pPr>
              <w:ind w:left="33" w:hanging="33"/>
              <w:rPr>
                <w:rFonts w:ascii="Arial" w:hAnsi="Arial" w:eastAsia="宋体" w:cs="Arial"/>
                <w:color w:val="000000"/>
                <w:lang w:eastAsia="zh-CN"/>
              </w:rPr>
            </w:pPr>
            <w:r>
              <w:rPr>
                <w:rFonts w:hint="eastAsia" w:ascii="Times New Roman" w:hAnsi="Arial" w:eastAsia="微软雅黑" w:cs="Arial"/>
                <w:color w:val="000000"/>
                <w:lang w:eastAsia="zh-CN"/>
              </w:rPr>
              <w:t>这些记录是如何保存的？</w:t>
            </w:r>
          </w:p>
        </w:tc>
        <w:tc>
          <w:tcPr>
            <w:tcW w:w="5381" w:type="dxa"/>
            <w:gridSpan w:val="4"/>
            <w:vAlign w:val="center"/>
          </w:tcPr>
          <w:p w14:paraId="4332F66C">
            <w:pPr>
              <w:pStyle w:val="136"/>
              <w:keepNext/>
              <w:rPr>
                <w:rFonts w:ascii="Arial" w:hAnsi="Arial"/>
                <w:i/>
                <w:sz w:val="22"/>
                <w:szCs w:val="22"/>
                <w:lang w:val="en-US"/>
              </w:rPr>
            </w:pPr>
            <w:r>
              <w:rPr>
                <w:rFonts w:ascii="Times New Roman" w:hAnsi="Arial" w:eastAsia="微软雅黑"/>
                <w:iCs/>
                <w:lang w:val="en-US" w:eastAsia="zh-CN"/>
              </w:rPr>
              <w:t>记录按 ODC-CX-34《记录管理程序》</w:t>
            </w:r>
            <w:r>
              <w:rPr>
                <w:rFonts w:ascii="Times New Roman" w:hAnsi="Arial" w:eastAsia="微软雅黑"/>
                <w:b/>
                <w:bCs/>
                <w:iCs/>
                <w:lang w:val="en-US" w:eastAsia="zh-CN"/>
              </w:rPr>
              <w:t>随人事档案保存 25 年</w:t>
            </w:r>
            <w:r>
              <w:rPr>
                <w:rFonts w:ascii="Times New Roman" w:hAnsi="Arial" w:eastAsia="微软雅黑"/>
                <w:iCs/>
                <w:lang w:val="en-US" w:eastAsia="zh-CN"/>
              </w:rPr>
              <w:t>；纸质原件年度归档至</w:t>
            </w:r>
            <w:r>
              <w:rPr>
                <w:rFonts w:hint="eastAsia" w:ascii="Times New Roman" w:hAnsi="Arial" w:eastAsia="微软雅黑"/>
                <w:iCs/>
                <w:lang w:val="en-US" w:eastAsia="zh-CN"/>
              </w:rPr>
              <w:t>档案室</w:t>
            </w:r>
            <w:r>
              <w:rPr>
                <w:rFonts w:hint="eastAsia" w:ascii="Times New Roman" w:hAnsi="Arial" w:eastAsia="微软雅黑"/>
                <w:iCs/>
                <w:lang w:eastAsia="zh-CN"/>
              </w:rPr>
              <w:t>。</w:t>
            </w:r>
          </w:p>
        </w:tc>
      </w:tr>
      <w:tr w14:paraId="78CA4E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864" w:hRule="atLeast"/>
          <w:jc w:val="center"/>
        </w:trPr>
        <w:tc>
          <w:tcPr>
            <w:tcW w:w="3681" w:type="dxa"/>
            <w:shd w:val="clear" w:color="auto" w:fill="F1F1F1" w:themeFill="background1" w:themeFillShade="F2"/>
            <w:vAlign w:val="center"/>
          </w:tcPr>
          <w:p w14:paraId="2E822D5F">
            <w:pPr>
              <w:ind w:left="33" w:hanging="33"/>
              <w:rPr>
                <w:rFonts w:ascii="Arial" w:hAnsi="Arial" w:eastAsia="宋体" w:cs="Arial"/>
                <w:color w:val="000000"/>
                <w:lang w:eastAsia="zh-CN"/>
              </w:rPr>
            </w:pPr>
            <w:r>
              <w:rPr>
                <w:rFonts w:hint="eastAsia" w:ascii="Times New Roman" w:hAnsi="Arial" w:eastAsia="微软雅黑" w:cs="Arial"/>
                <w:color w:val="000000"/>
                <w:lang w:eastAsia="zh-CN"/>
              </w:rPr>
              <w:t>培训记录保存多久？</w:t>
            </w:r>
          </w:p>
        </w:tc>
        <w:tc>
          <w:tcPr>
            <w:tcW w:w="5381" w:type="dxa"/>
            <w:gridSpan w:val="4"/>
            <w:vAlign w:val="center"/>
          </w:tcPr>
          <w:p w14:paraId="2A3971AA">
            <w:pPr>
              <w:pStyle w:val="136"/>
              <w:keepNext/>
              <w:rPr>
                <w:rFonts w:ascii="Arial" w:hAnsi="Arial" w:eastAsia="宋体"/>
                <w:i/>
                <w:sz w:val="22"/>
                <w:szCs w:val="22"/>
                <w:lang w:val="en-US" w:eastAsia="zh-CN"/>
              </w:rPr>
            </w:pPr>
            <w:r>
              <w:rPr>
                <w:rFonts w:hint="eastAsia" w:ascii="Arial" w:hAnsi="Arial"/>
                <w:highlight w:val="yellow"/>
                <w:lang w:val="en-US" w:eastAsia="zh-CN"/>
              </w:rPr>
              <w:t>培训记录保留25年</w:t>
            </w:r>
          </w:p>
        </w:tc>
      </w:tr>
      <w:tr w14:paraId="77FE4F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jc w:val="center"/>
        </w:trPr>
        <w:tc>
          <w:tcPr>
            <w:tcW w:w="3681" w:type="dxa"/>
            <w:shd w:val="clear" w:color="auto" w:fill="F1F1F1" w:themeFill="background1" w:themeFillShade="F2"/>
            <w:vAlign w:val="center"/>
          </w:tcPr>
          <w:p w14:paraId="042B3ED0">
            <w:pPr>
              <w:ind w:left="33" w:hanging="33"/>
              <w:rPr>
                <w:rFonts w:ascii="Arial" w:hAnsi="Arial" w:eastAsia="宋体" w:cs="Arial"/>
                <w:lang w:eastAsia="zh-CN"/>
              </w:rPr>
            </w:pPr>
            <w:r>
              <w:rPr>
                <w:rFonts w:hint="eastAsia" w:ascii="Times New Roman" w:hAnsi="Arial" w:eastAsia="微软雅黑" w:cs="Arial"/>
                <w:color w:val="000000"/>
                <w:lang w:eastAsia="zh-CN"/>
              </w:rPr>
              <w:t>员工培训是否持续开展？</w:t>
            </w:r>
          </w:p>
        </w:tc>
        <w:tc>
          <w:tcPr>
            <w:tcW w:w="698" w:type="dxa"/>
            <w:vAlign w:val="center"/>
          </w:tcPr>
          <w:p w14:paraId="0A156CD6">
            <w:pPr>
              <w:ind w:left="1"/>
              <w:jc w:val="center"/>
              <w:rPr>
                <w:rFonts w:ascii="Arial" w:hAnsi="Arial" w:cs="Arial"/>
              </w:rPr>
            </w:pPr>
            <w:r>
              <w:rPr>
                <w:rFonts w:ascii="Arial" w:hAnsi="Arial" w:cs="Arial"/>
                <w:sz w:val="28"/>
                <w:szCs w:val="28"/>
              </w:rPr>
              <w:sym w:font="Wingdings" w:char="00FE"/>
            </w:r>
          </w:p>
        </w:tc>
        <w:tc>
          <w:tcPr>
            <w:tcW w:w="645" w:type="dxa"/>
            <w:vAlign w:val="center"/>
          </w:tcPr>
          <w:p w14:paraId="72FCF4DA">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D4A485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tcPr>
          <w:p w14:paraId="6A833597">
            <w:pPr>
              <w:pStyle w:val="136"/>
              <w:rPr>
                <w:rFonts w:eastAsia="宋体"/>
                <w:sz w:val="22"/>
                <w:szCs w:val="22"/>
                <w:lang w:val="en-US" w:eastAsia="zh-CN"/>
              </w:rPr>
            </w:pPr>
            <w:r>
              <w:rPr>
                <w:rFonts w:hint="eastAsia" w:ascii="Arial" w:hAnsi="Arial"/>
              </w:rPr>
              <w:t>根据ODC-CX-09《人力资源管理程序》</w:t>
            </w:r>
            <w:r>
              <w:rPr>
                <w:rFonts w:hint="eastAsia" w:eastAsia="宋体"/>
                <w:lang w:val="en-US" w:eastAsia="zh-CN"/>
              </w:rPr>
              <w:t>质量部每月召集相关部门员工进行培训。</w:t>
            </w:r>
          </w:p>
        </w:tc>
      </w:tr>
      <w:tr w14:paraId="6A8BF8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963" w:hRule="atLeast"/>
          <w:jc w:val="center"/>
        </w:trPr>
        <w:tc>
          <w:tcPr>
            <w:tcW w:w="3681" w:type="dxa"/>
            <w:shd w:val="clear" w:color="auto" w:fill="F1F1F1" w:themeFill="background1" w:themeFillShade="F2"/>
            <w:vAlign w:val="center"/>
          </w:tcPr>
          <w:p w14:paraId="0A3FC932">
            <w:pPr>
              <w:rPr>
                <w:rFonts w:ascii="Arial" w:hAnsi="Arial" w:eastAsia="宋体" w:cs="Arial"/>
                <w:lang w:eastAsia="zh-CN"/>
              </w:rPr>
            </w:pPr>
            <w:r>
              <w:rPr>
                <w:rFonts w:hint="eastAsia" w:ascii="Times New Roman" w:hAnsi="Arial" w:eastAsia="微软雅黑" w:cs="Arial"/>
                <w:highlight w:val="yellow"/>
                <w:lang w:eastAsia="zh-CN"/>
              </w:rPr>
              <w:t>员工接受再培训的频率如何？</w:t>
            </w:r>
            <w:r>
              <w:rPr>
                <w:rFonts w:hint="eastAsia" w:ascii="Times New Roman" w:hAnsi="Arial" w:eastAsia="微软雅黑" w:cs="Arial"/>
                <w:lang w:eastAsia="zh-CN"/>
              </w:rPr>
              <w:t>再培训是如何启动的？</w:t>
            </w:r>
          </w:p>
          <w:p w14:paraId="7234D060">
            <w:pPr>
              <w:ind w:left="33" w:hanging="33"/>
              <w:rPr>
                <w:rFonts w:ascii="Arial" w:hAnsi="Arial" w:cs="Arial"/>
                <w:lang w:eastAsia="zh-CN"/>
              </w:rPr>
            </w:pPr>
          </w:p>
        </w:tc>
        <w:tc>
          <w:tcPr>
            <w:tcW w:w="5381" w:type="dxa"/>
            <w:gridSpan w:val="4"/>
            <w:vAlign w:val="center"/>
          </w:tcPr>
          <w:p w14:paraId="5E0114E8">
            <w:pPr>
              <w:pStyle w:val="136"/>
              <w:keepNext/>
              <w:rPr>
                <w:sz w:val="22"/>
                <w:szCs w:val="22"/>
              </w:rPr>
            </w:pPr>
            <w:r>
              <w:rPr>
                <w:rFonts w:ascii="Segoe UI" w:hAnsi="Segoe UI" w:eastAsia="Segoe UI" w:cs="Segoe UI"/>
                <w:color w:val="0F1115"/>
                <w:shd w:val="clear" w:color="auto" w:fill="FFFFFF"/>
              </w:rPr>
              <w:t>对新员工在最初6个月内应至少进行两次能力评审，并记录。</w:t>
            </w:r>
            <w:r>
              <w:rPr>
                <w:rFonts w:ascii="Segoe UI" w:hAnsi="Segoe UI" w:eastAsia="Segoe UI" w:cs="Segoe UI"/>
                <w:b/>
                <w:bCs/>
                <w:color w:val="0F1115"/>
                <w:shd w:val="clear" w:color="auto" w:fill="FFFFFF"/>
              </w:rPr>
              <w:t>当职责变更时或离岗6个月以上再上岗时或政策、程序、技术有变更时，应对员工进行再培训和再评审。</w:t>
            </w:r>
            <w:r>
              <w:rPr>
                <w:rFonts w:ascii="Segoe UI" w:hAnsi="Segoe UI" w:eastAsia="Segoe UI" w:cs="Segoe UI"/>
                <w:color w:val="0F1115"/>
                <w:shd w:val="clear" w:color="auto" w:fill="FFFFFF"/>
              </w:rPr>
              <w:t>没有通过评估的人员须经再培训和再评审，合格后才可继续上岗，并记录。</w:t>
            </w:r>
          </w:p>
        </w:tc>
      </w:tr>
      <w:tr w14:paraId="11F75C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jc w:val="center"/>
        </w:trPr>
        <w:tc>
          <w:tcPr>
            <w:tcW w:w="3681" w:type="dxa"/>
            <w:shd w:val="clear" w:color="auto" w:fill="F1F1F1" w:themeFill="background1" w:themeFillShade="F2"/>
            <w:vAlign w:val="center"/>
          </w:tcPr>
          <w:p w14:paraId="16D8699F">
            <w:pPr>
              <w:ind w:left="33" w:hanging="33"/>
              <w:rPr>
                <w:rFonts w:ascii="Arial" w:hAnsi="Arial" w:eastAsia="宋体" w:cs="Arial"/>
                <w:lang w:eastAsia="zh-CN"/>
              </w:rPr>
            </w:pPr>
            <w:r>
              <w:rPr>
                <w:rFonts w:hint="eastAsia" w:ascii="Times New Roman" w:hAnsi="Arial" w:eastAsia="微软雅黑" w:cs="Arial"/>
                <w:color w:val="000000"/>
                <w:lang w:eastAsia="zh-CN"/>
              </w:rPr>
              <w:t>若聘用了合同制人员（临时人员、顾问），其培训要求是否与正式员工相同？</w:t>
            </w:r>
          </w:p>
        </w:tc>
        <w:tc>
          <w:tcPr>
            <w:tcW w:w="698" w:type="dxa"/>
            <w:vAlign w:val="center"/>
          </w:tcPr>
          <w:p w14:paraId="0758B8F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BD1BD8">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EE2232D">
            <w:pPr>
              <w:ind w:left="14"/>
              <w:jc w:val="center"/>
              <w:rPr>
                <w:rFonts w:ascii="Arial" w:hAnsi="Arial" w:cs="Arial"/>
              </w:rPr>
            </w:pPr>
            <w:r>
              <w:rPr>
                <w:rFonts w:ascii="Arial" w:hAnsi="Arial" w:cs="Arial"/>
                <w:sz w:val="28"/>
                <w:szCs w:val="28"/>
              </w:rPr>
              <w:sym w:font="Wingdings" w:char="00FE"/>
            </w:r>
          </w:p>
        </w:tc>
        <w:tc>
          <w:tcPr>
            <w:tcW w:w="3367" w:type="dxa"/>
            <w:vAlign w:val="center"/>
          </w:tcPr>
          <w:p w14:paraId="41867258">
            <w:pPr>
              <w:pStyle w:val="136"/>
              <w:keepNext/>
              <w:rPr>
                <w:rFonts w:ascii="Times New Roman" w:hAnsi="Arial" w:eastAsia="微软雅黑"/>
                <w:i/>
                <w:sz w:val="22"/>
                <w:szCs w:val="22"/>
                <w:lang w:eastAsia="zh-CN"/>
              </w:rPr>
            </w:pPr>
            <w:r>
              <w:rPr>
                <w:rFonts w:hint="eastAsia" w:ascii="Arial" w:hAnsi="Arial" w:eastAsia="宋体"/>
                <w:lang w:val="en-US" w:eastAsia="zh-CN"/>
              </w:rPr>
              <w:t>没有</w:t>
            </w:r>
            <w:r>
              <w:rPr>
                <w:rFonts w:hint="eastAsia" w:ascii="Times New Roman" w:hAnsi="Arial" w:eastAsia="微软雅黑"/>
                <w:sz w:val="22"/>
                <w:szCs w:val="22"/>
                <w:lang w:val="en-US" w:eastAsia="zh-CN"/>
              </w:rPr>
              <w:t>合同制人员（临时人员、顾问）。</w:t>
            </w:r>
          </w:p>
        </w:tc>
      </w:tr>
      <w:tr w14:paraId="38F55E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1134" w:hRule="atLeast"/>
          <w:jc w:val="center"/>
        </w:trPr>
        <w:tc>
          <w:tcPr>
            <w:tcW w:w="3681" w:type="dxa"/>
            <w:shd w:val="clear" w:color="auto" w:fill="F1F1F1" w:themeFill="background1" w:themeFillShade="F2"/>
            <w:vAlign w:val="center"/>
          </w:tcPr>
          <w:p w14:paraId="5997ED55">
            <w:pPr>
              <w:ind w:left="33" w:hanging="33"/>
              <w:rPr>
                <w:rFonts w:ascii="Arial" w:hAnsi="Arial" w:eastAsia="宋体" w:cs="Arial"/>
                <w:lang w:eastAsia="zh-CN"/>
              </w:rPr>
            </w:pPr>
            <w:r>
              <w:rPr>
                <w:rFonts w:hint="eastAsia" w:ascii="Times New Roman" w:hAnsi="Arial" w:eastAsia="微软雅黑" w:cs="Arial"/>
                <w:color w:val="000000"/>
                <w:lang w:eastAsia="zh-CN"/>
              </w:rPr>
              <w:t>简历、职位分类及培训记录是否可在应要求时获取？</w:t>
            </w:r>
          </w:p>
        </w:tc>
        <w:tc>
          <w:tcPr>
            <w:tcW w:w="698" w:type="dxa"/>
            <w:vAlign w:val="center"/>
          </w:tcPr>
          <w:p w14:paraId="3478BE8E">
            <w:pPr>
              <w:ind w:left="1"/>
              <w:jc w:val="center"/>
              <w:rPr>
                <w:rFonts w:ascii="Arial" w:hAnsi="Arial" w:cs="Arial"/>
              </w:rPr>
            </w:pPr>
            <w:r>
              <w:rPr>
                <w:rFonts w:ascii="Arial" w:hAnsi="Arial" w:cs="Arial"/>
                <w:sz w:val="28"/>
                <w:szCs w:val="28"/>
              </w:rPr>
              <w:sym w:font="Wingdings" w:char="00FE"/>
            </w:r>
          </w:p>
        </w:tc>
        <w:tc>
          <w:tcPr>
            <w:tcW w:w="645" w:type="dxa"/>
            <w:vAlign w:val="center"/>
          </w:tcPr>
          <w:p w14:paraId="17331DE9">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1F0F42B2">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424E283">
            <w:pPr>
              <w:pStyle w:val="136"/>
              <w:keepNext/>
              <w:rPr>
                <w:lang w:eastAsia="zh-CN"/>
              </w:rPr>
            </w:pPr>
            <w:r>
              <w:rPr>
                <w:rFonts w:hint="eastAsia" w:ascii="Arial" w:hAnsi="Arial"/>
              </w:rPr>
              <w:t>根据ODC-CX-09《人力资源管理程序》</w:t>
            </w:r>
            <w:r>
              <w:rPr>
                <w:rFonts w:ascii="Segoe UI" w:hAnsi="Segoe UI" w:eastAsia="Segoe UI" w:cs="Segoe UI"/>
                <w:color w:val="0F1115"/>
                <w:shd w:val="clear" w:color="auto" w:fill="FFFFFF"/>
              </w:rPr>
              <w:t>文件要求行政人事部保存全部任职人员的《人员档案》（含培训记录），并“方便相关人员获取和查阅”因此，简历、职位分类及培训记录可在应要求时获取。</w:t>
            </w:r>
          </w:p>
        </w:tc>
      </w:tr>
    </w:tbl>
    <w:p w14:paraId="66F007F8">
      <w:pPr>
        <w:pStyle w:val="130"/>
        <w:jc w:val="both"/>
        <w:rPr>
          <w:color w:val="0070C0"/>
          <w:sz w:val="22"/>
          <w:szCs w:val="22"/>
          <w:lang w:val="en-GB"/>
        </w:rPr>
      </w:pPr>
    </w:p>
    <w:p w14:paraId="685180A4">
      <w:pPr>
        <w:pStyle w:val="130"/>
        <w:jc w:val="both"/>
        <w:rPr>
          <w:color w:val="0070C0"/>
          <w:sz w:val="22"/>
          <w:szCs w:val="22"/>
          <w:lang w:val="en-GB"/>
        </w:rPr>
      </w:pPr>
    </w:p>
    <w:tbl>
      <w:tblPr>
        <w:tblStyle w:val="32"/>
        <w:tblW w:w="906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681"/>
        <w:gridCol w:w="698"/>
        <w:gridCol w:w="645"/>
        <w:gridCol w:w="671"/>
        <w:gridCol w:w="3367"/>
      </w:tblGrid>
      <w:tr w14:paraId="5BE7911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67" w:hRule="atLeast"/>
          <w:tblHeader/>
          <w:jc w:val="center"/>
        </w:trPr>
        <w:tc>
          <w:tcPr>
            <w:tcW w:w="9062" w:type="dxa"/>
            <w:gridSpan w:val="5"/>
            <w:shd w:val="clear" w:color="auto" w:fill="F1F1F1" w:themeFill="background1" w:themeFillShade="F2"/>
          </w:tcPr>
          <w:p w14:paraId="1E9A4180">
            <w:pPr>
              <w:pStyle w:val="133"/>
              <w:ind w:left="580"/>
            </w:pPr>
            <w:r>
              <w:rPr>
                <w:rFonts w:hint="eastAsia"/>
                <w:lang w:eastAsia="zh-CN"/>
              </w:rPr>
              <w:t>审计与供应商管理</w:t>
            </w:r>
          </w:p>
        </w:tc>
      </w:tr>
      <w:tr w14:paraId="0EFDC4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jc w:val="center"/>
        </w:trPr>
        <w:tc>
          <w:tcPr>
            <w:tcW w:w="3681" w:type="dxa"/>
            <w:vAlign w:val="center"/>
          </w:tcPr>
          <w:p w14:paraId="385743B8">
            <w:pPr>
              <w:pStyle w:val="130"/>
              <w:keepNext/>
              <w:rPr>
                <w:rFonts w:eastAsia="宋体"/>
                <w:b/>
                <w:sz w:val="22"/>
                <w:szCs w:val="22"/>
                <w:lang w:eastAsia="zh-CN"/>
              </w:rPr>
            </w:pPr>
            <w:r>
              <w:rPr>
                <w:rFonts w:hint="eastAsia" w:ascii="Times New Roman" w:eastAsia="微软雅黑"/>
                <w:b/>
                <w:sz w:val="22"/>
                <w:szCs w:val="22"/>
                <w:lang w:eastAsia="zh-CN"/>
              </w:rPr>
              <w:t>问题</w:t>
            </w:r>
          </w:p>
        </w:tc>
        <w:tc>
          <w:tcPr>
            <w:tcW w:w="698" w:type="dxa"/>
            <w:vAlign w:val="center"/>
          </w:tcPr>
          <w:p w14:paraId="47F53E3C">
            <w:pPr>
              <w:ind w:left="1"/>
              <w:jc w:val="center"/>
              <w:rPr>
                <w:rFonts w:ascii="Arial" w:hAnsi="Arial" w:eastAsia="宋体" w:cs="Arial"/>
                <w:b/>
                <w:lang w:eastAsia="zh-CN"/>
              </w:rPr>
            </w:pPr>
            <w:r>
              <w:rPr>
                <w:rFonts w:hint="eastAsia" w:ascii="Times New Roman" w:hAnsi="Arial" w:eastAsia="微软雅黑" w:cs="Arial"/>
                <w:b/>
                <w:lang w:eastAsia="zh-CN"/>
              </w:rPr>
              <w:t>是</w:t>
            </w:r>
          </w:p>
        </w:tc>
        <w:tc>
          <w:tcPr>
            <w:tcW w:w="645" w:type="dxa"/>
            <w:vAlign w:val="center"/>
          </w:tcPr>
          <w:p w14:paraId="4208CD1B">
            <w:pPr>
              <w:ind w:left="36"/>
              <w:jc w:val="center"/>
              <w:rPr>
                <w:rFonts w:ascii="Arial" w:hAnsi="Arial" w:eastAsia="宋体" w:cs="Arial"/>
                <w:b/>
                <w:lang w:eastAsia="zh-CN"/>
              </w:rPr>
            </w:pPr>
            <w:r>
              <w:rPr>
                <w:rFonts w:hint="eastAsia" w:ascii="Times New Roman" w:hAnsi="Arial" w:eastAsia="微软雅黑" w:cs="Arial"/>
                <w:b/>
                <w:lang w:eastAsia="zh-CN"/>
              </w:rPr>
              <w:t>不</w:t>
            </w:r>
          </w:p>
        </w:tc>
        <w:tc>
          <w:tcPr>
            <w:tcW w:w="671" w:type="dxa"/>
            <w:vAlign w:val="center"/>
          </w:tcPr>
          <w:p w14:paraId="5E9DFC6E">
            <w:pPr>
              <w:ind w:left="14"/>
              <w:jc w:val="center"/>
              <w:rPr>
                <w:rFonts w:ascii="Arial" w:hAnsi="Arial" w:eastAsia="宋体" w:cs="Arial"/>
                <w:b/>
                <w:lang w:eastAsia="zh-CN"/>
              </w:rPr>
            </w:pPr>
            <w:r>
              <w:rPr>
                <w:rFonts w:hint="eastAsia" w:ascii="Times New Roman" w:hAnsi="Arial" w:eastAsia="微软雅黑" w:cs="Arial"/>
                <w:b/>
                <w:lang w:eastAsia="zh-CN"/>
              </w:rPr>
              <w:t>N/A</w:t>
            </w:r>
          </w:p>
        </w:tc>
        <w:tc>
          <w:tcPr>
            <w:tcW w:w="3367" w:type="dxa"/>
          </w:tcPr>
          <w:p w14:paraId="23393A33">
            <w:pPr>
              <w:pStyle w:val="130"/>
              <w:keepNext/>
              <w:rPr>
                <w:rFonts w:eastAsia="宋体"/>
                <w:b/>
                <w:i/>
                <w:sz w:val="22"/>
                <w:szCs w:val="22"/>
                <w:lang w:eastAsia="zh-CN"/>
              </w:rPr>
            </w:pPr>
            <w:r>
              <w:rPr>
                <w:rFonts w:hint="eastAsia" w:ascii="Times New Roman" w:eastAsia="微软雅黑"/>
                <w:b/>
                <w:i/>
                <w:sz w:val="22"/>
                <w:szCs w:val="22"/>
                <w:lang w:eastAsia="zh-CN"/>
              </w:rPr>
              <w:t>备注/技术规范</w:t>
            </w:r>
          </w:p>
        </w:tc>
      </w:tr>
      <w:tr w14:paraId="491410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4EBE9573">
            <w:pPr>
              <w:pStyle w:val="130"/>
              <w:rPr>
                <w:rFonts w:eastAsia="宋体"/>
                <w:sz w:val="22"/>
                <w:szCs w:val="22"/>
                <w:lang w:val="en-US" w:eastAsia="zh-CN"/>
              </w:rPr>
            </w:pPr>
            <w:r>
              <w:rPr>
                <w:rFonts w:hint="eastAsia" w:eastAsia="宋体"/>
                <w:sz w:val="22"/>
                <w:szCs w:val="22"/>
                <w:lang w:val="en-US" w:eastAsia="zh-CN"/>
              </w:rPr>
              <w:t>贵公司是否建立了供应商 / 服务商的首次准入（初始资质认定）程序？</w:t>
            </w:r>
          </w:p>
        </w:tc>
        <w:tc>
          <w:tcPr>
            <w:tcW w:w="698" w:type="dxa"/>
            <w:vAlign w:val="center"/>
          </w:tcPr>
          <w:p w14:paraId="76ADEED5">
            <w:pPr>
              <w:ind w:left="1"/>
              <w:jc w:val="center"/>
              <w:rPr>
                <w:rFonts w:ascii="Arial" w:hAnsi="Arial" w:cs="Arial"/>
              </w:rPr>
            </w:pPr>
            <w:r>
              <w:rPr>
                <w:rFonts w:ascii="Arial" w:hAnsi="Arial" w:cs="Arial"/>
                <w:sz w:val="28"/>
                <w:szCs w:val="28"/>
              </w:rPr>
              <w:sym w:font="Wingdings" w:char="00FE"/>
            </w:r>
          </w:p>
        </w:tc>
        <w:tc>
          <w:tcPr>
            <w:tcW w:w="645" w:type="dxa"/>
            <w:vAlign w:val="center"/>
          </w:tcPr>
          <w:p w14:paraId="69928F8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4CB133F1">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F66A451">
            <w:pPr>
              <w:pStyle w:val="136"/>
              <w:rPr>
                <w:rFonts w:ascii="Arial" w:hAnsi="Arial" w:eastAsia="宋体"/>
                <w:i/>
                <w:sz w:val="22"/>
                <w:szCs w:val="22"/>
                <w:lang w:eastAsia="zh-CN"/>
              </w:rPr>
            </w:pPr>
            <w:r>
              <w:rPr>
                <w:rFonts w:hint="eastAsia" w:ascii="Segoe UI" w:hAnsi="Segoe UI" w:eastAsia="Segoe UI" w:cs="Segoe UI"/>
                <w:color w:val="0F1115"/>
                <w:shd w:val="clear" w:color="auto" w:fill="FFFFFF"/>
                <w:lang w:val="en-US" w:eastAsia="zh-CN"/>
              </w:rPr>
              <w:t>根据文件ODC-CX-16 《外部服务和供应管理程序》</w:t>
            </w:r>
            <w:r>
              <w:rPr>
                <w:rFonts w:ascii="Segoe UI" w:hAnsi="Segoe UI" w:eastAsia="Segoe UI" w:cs="Segoe UI"/>
                <w:color w:val="0F1115"/>
                <w:shd w:val="clear" w:color="auto" w:fill="FFFFFF"/>
              </w:rPr>
              <w:t>通过调查、评价、评审后列入《合格服务机构和供应商名录》，并归档资质材料。</w:t>
            </w:r>
          </w:p>
        </w:tc>
      </w:tr>
      <w:tr w14:paraId="277C47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7B04866B">
            <w:pPr>
              <w:pStyle w:val="130"/>
              <w:rPr>
                <w:rFonts w:eastAsia="宋体"/>
                <w:sz w:val="22"/>
                <w:szCs w:val="22"/>
                <w:lang w:val="en-US" w:eastAsia="zh-CN"/>
              </w:rPr>
            </w:pPr>
            <w:r>
              <w:rPr>
                <w:rFonts w:hint="eastAsia" w:ascii="Times New Roman" w:eastAsia="微软雅黑"/>
                <w:sz w:val="22"/>
                <w:szCs w:val="22"/>
                <w:lang w:val="en-US" w:eastAsia="zh-CN"/>
              </w:rPr>
              <w:t>是否已建立针对供应商/供货商进行重新评估或重新认证的程序？</w:t>
            </w:r>
          </w:p>
        </w:tc>
        <w:tc>
          <w:tcPr>
            <w:tcW w:w="698" w:type="dxa"/>
            <w:vAlign w:val="center"/>
          </w:tcPr>
          <w:p w14:paraId="7C95F2F8">
            <w:pPr>
              <w:ind w:left="1"/>
              <w:jc w:val="center"/>
              <w:rPr>
                <w:rFonts w:ascii="Arial" w:hAnsi="Arial" w:cs="Arial"/>
              </w:rPr>
            </w:pPr>
            <w:r>
              <w:rPr>
                <w:rFonts w:ascii="Arial" w:hAnsi="Arial" w:cs="Arial"/>
                <w:sz w:val="28"/>
                <w:szCs w:val="28"/>
              </w:rPr>
              <w:sym w:font="Wingdings" w:char="00FE"/>
            </w:r>
          </w:p>
        </w:tc>
        <w:tc>
          <w:tcPr>
            <w:tcW w:w="645" w:type="dxa"/>
            <w:vAlign w:val="center"/>
          </w:tcPr>
          <w:p w14:paraId="42F3440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4D4171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35896ECA"/>
          <w:p w14:paraId="227E3768">
            <w:pPr>
              <w:pStyle w:val="136"/>
              <w:rPr>
                <w:rFonts w:ascii="Times New Roman" w:hAnsi="Arial" w:eastAsia="宋体"/>
                <w:i/>
                <w:sz w:val="22"/>
                <w:szCs w:val="22"/>
                <w:lang w:val="en-US" w:eastAsia="zh-CN"/>
              </w:rPr>
            </w:pPr>
            <w:r>
              <w:rPr>
                <w:rFonts w:hint="eastAsia" w:ascii="Segoe UI" w:hAnsi="Segoe UI" w:eastAsia="Segoe UI" w:cs="Segoe UI"/>
                <w:color w:val="0F1115"/>
                <w:shd w:val="clear" w:color="auto" w:fill="FFFFFF"/>
                <w:lang w:val="en-US" w:eastAsia="zh-CN"/>
              </w:rPr>
              <w:t>根据文件ODC-CX-16 《外部服务和供应管理程序》</w:t>
            </w:r>
            <w:r>
              <w:rPr>
                <w:rFonts w:ascii="Segoe UI" w:hAnsi="Segoe UI" w:eastAsia="Segoe UI" w:cs="Segoe UI"/>
                <w:color w:val="0F1115"/>
                <w:shd w:val="clear" w:color="auto" w:fill="FFFFFF"/>
              </w:rPr>
              <w:t>每年初组织年度供方评价，注意资质效期及能力变化；发现问题可要求整改，仍不达标的取消资格</w:t>
            </w:r>
            <w:r>
              <w:rPr>
                <w:rFonts w:hint="eastAsia" w:ascii="Segoe UI" w:hAnsi="Segoe UI" w:eastAsia="宋体" w:cs="Segoe UI"/>
                <w:color w:val="0F1115"/>
                <w:shd w:val="clear" w:color="auto" w:fill="FFFFFF"/>
                <w:lang w:eastAsia="zh-CN"/>
              </w:rPr>
              <w:t>。</w:t>
            </w:r>
          </w:p>
        </w:tc>
      </w:tr>
      <w:tr w14:paraId="775B5CE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58" w:hRule="atLeast"/>
          <w:jc w:val="center"/>
        </w:trPr>
        <w:tc>
          <w:tcPr>
            <w:tcW w:w="3681" w:type="dxa"/>
            <w:shd w:val="clear" w:color="auto" w:fill="F1F1F1" w:themeFill="background1" w:themeFillShade="F2"/>
            <w:vAlign w:val="center"/>
          </w:tcPr>
          <w:p w14:paraId="274D63F8">
            <w:pPr>
              <w:pStyle w:val="130"/>
              <w:rPr>
                <w:rFonts w:eastAsia="宋体"/>
                <w:sz w:val="22"/>
                <w:szCs w:val="22"/>
                <w:lang w:val="en-US" w:eastAsia="zh-CN"/>
              </w:rPr>
            </w:pPr>
            <w:r>
              <w:rPr>
                <w:rFonts w:ascii="宋体" w:hAnsi="宋体" w:eastAsia="宋体" w:cs="宋体"/>
              </w:rPr>
              <w:t>对供应商是否基于风险的方法开展再评估？</w:t>
            </w:r>
          </w:p>
        </w:tc>
        <w:tc>
          <w:tcPr>
            <w:tcW w:w="698" w:type="dxa"/>
            <w:vAlign w:val="center"/>
          </w:tcPr>
          <w:p w14:paraId="5B7EA26D">
            <w:pPr>
              <w:ind w:left="1"/>
              <w:jc w:val="center"/>
              <w:rPr>
                <w:rFonts w:ascii="Arial" w:hAnsi="Arial" w:cs="Arial"/>
              </w:rPr>
            </w:pPr>
            <w:r>
              <w:rPr>
                <w:rFonts w:ascii="Arial" w:hAnsi="Arial" w:cs="Arial"/>
              </w:rPr>
              <w:sym w:font="Wingdings" w:char="F0FE"/>
            </w:r>
          </w:p>
        </w:tc>
        <w:tc>
          <w:tcPr>
            <w:tcW w:w="645" w:type="dxa"/>
            <w:vAlign w:val="center"/>
          </w:tcPr>
          <w:p w14:paraId="0E760D82">
            <w:pPr>
              <w:ind w:left="36"/>
              <w:jc w:val="center"/>
              <w:rPr>
                <w:rFonts w:ascii="Arial" w:hAnsi="Arial" w:cs="Arial"/>
              </w:rPr>
            </w:pPr>
            <w:bookmarkStart w:id="1" w:name="OLE_LINK1"/>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bookmarkEnd w:id="1"/>
          </w:p>
        </w:tc>
        <w:tc>
          <w:tcPr>
            <w:tcW w:w="671" w:type="dxa"/>
            <w:vAlign w:val="center"/>
          </w:tcPr>
          <w:p w14:paraId="3B7131DB">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55EB375A"/>
          <w:p w14:paraId="6201CF3B">
            <w:pPr>
              <w:pStyle w:val="136"/>
              <w:rPr>
                <w:rFonts w:ascii="Times New Roman" w:hAnsi="Arial" w:eastAsia="微软雅黑"/>
                <w:i/>
                <w:sz w:val="22"/>
                <w:szCs w:val="22"/>
                <w:lang w:val="en-US" w:eastAsia="zh-CN"/>
              </w:rPr>
            </w:pPr>
            <w:r>
              <w:rPr>
                <w:rFonts w:ascii="Segoe UI" w:hAnsi="Segoe UI" w:eastAsia="Segoe UI" w:cs="Segoe UI"/>
                <w:color w:val="0F1115"/>
                <w:shd w:val="clear" w:color="auto" w:fill="FFFFFF"/>
              </w:rPr>
              <w:t>本实验室对供应商和受委托实验室的再评估，依据其对检验质量的影响程度和实际表现采取不同的评估频次与触发方式，具体</w:t>
            </w:r>
            <w:r>
              <w:rPr>
                <w:rFonts w:hint="eastAsia" w:ascii="Segoe UI" w:hAnsi="Segoe UI" w:eastAsia="宋体" w:cs="Segoe UI"/>
                <w:color w:val="0F1115"/>
                <w:shd w:val="clear" w:color="auto" w:fill="FFFFFF"/>
                <w:lang w:val="en-US" w:eastAsia="zh-CN"/>
              </w:rPr>
              <w:t>依据</w:t>
            </w:r>
            <w:r>
              <w:rPr>
                <w:rFonts w:ascii="Segoe UI" w:hAnsi="Segoe UI" w:eastAsia="Segoe UI" w:cs="Segoe UI"/>
                <w:color w:val="0F1115"/>
                <w:shd w:val="clear" w:color="auto" w:fill="FFFFFF"/>
              </w:rPr>
              <w:t xml:space="preserve"> ODC-CX-16《外部服务和供应管理程序》执行。</w:t>
            </w:r>
          </w:p>
        </w:tc>
      </w:tr>
      <w:tr w14:paraId="5F2B03D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0C8708C1">
            <w:pPr>
              <w:pStyle w:val="130"/>
              <w:rPr>
                <w:rFonts w:eastAsia="宋体"/>
                <w:sz w:val="22"/>
                <w:szCs w:val="22"/>
                <w:lang w:val="en-US" w:eastAsia="zh-CN"/>
              </w:rPr>
            </w:pPr>
            <w:r>
              <w:rPr>
                <w:rFonts w:hint="eastAsia" w:ascii="Times New Roman" w:eastAsia="微软雅黑"/>
                <w:sz w:val="22"/>
                <w:szCs w:val="22"/>
                <w:lang w:val="en-US" w:eastAsia="zh-CN"/>
              </w:rPr>
              <w:t>是否开展了供应商审计？</w:t>
            </w:r>
          </w:p>
        </w:tc>
        <w:tc>
          <w:tcPr>
            <w:tcW w:w="698" w:type="dxa"/>
            <w:vAlign w:val="center"/>
          </w:tcPr>
          <w:p w14:paraId="34E277F0">
            <w:pPr>
              <w:ind w:left="1"/>
              <w:jc w:val="center"/>
              <w:rPr>
                <w:rFonts w:ascii="Arial" w:hAnsi="Arial" w:cs="Arial"/>
              </w:rPr>
            </w:pPr>
            <w:r>
              <w:rPr>
                <w:rFonts w:ascii="Arial" w:hAnsi="Arial" w:cs="Arial"/>
                <w:sz w:val="28"/>
                <w:szCs w:val="28"/>
              </w:rPr>
              <w:sym w:font="Wingdings" w:char="00FE"/>
            </w:r>
          </w:p>
        </w:tc>
        <w:tc>
          <w:tcPr>
            <w:tcW w:w="645" w:type="dxa"/>
            <w:vAlign w:val="center"/>
          </w:tcPr>
          <w:p w14:paraId="717D948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BDAFB47">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2F195FF0"/>
          <w:p w14:paraId="764B36F2">
            <w:pPr>
              <w:pStyle w:val="136"/>
              <w:rPr>
                <w:rFonts w:ascii="Times New Roman" w:hAnsi="Arial" w:eastAsia="微软雅黑"/>
                <w:i/>
                <w:sz w:val="22"/>
                <w:szCs w:val="22"/>
                <w:lang w:val="en-US" w:eastAsia="zh-CN"/>
              </w:rPr>
            </w:pPr>
            <w:r>
              <w:rPr>
                <w:rFonts w:ascii="Segoe UI" w:hAnsi="Segoe UI" w:eastAsia="Segoe UI" w:cs="Segoe UI"/>
                <w:color w:val="0F1115"/>
                <w:shd w:val="clear" w:color="auto" w:fill="FFFFFF"/>
              </w:rPr>
              <w:t>依据ODC-CX-16《外部服务和供应管理程序》，每年至少组织一次供应商评审，并填写ODC-CX-16-R03《供应商调查评审表》。</w:t>
            </w:r>
          </w:p>
        </w:tc>
      </w:tr>
      <w:tr w14:paraId="1608D8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20" w:hRule="atLeast"/>
          <w:jc w:val="center"/>
        </w:trPr>
        <w:tc>
          <w:tcPr>
            <w:tcW w:w="3681" w:type="dxa"/>
            <w:shd w:val="clear" w:color="auto" w:fill="F1F1F1" w:themeFill="background1" w:themeFillShade="F2"/>
            <w:vAlign w:val="center"/>
          </w:tcPr>
          <w:p w14:paraId="210117E3">
            <w:pPr>
              <w:pStyle w:val="130"/>
              <w:rPr>
                <w:rFonts w:eastAsia="宋体"/>
                <w:sz w:val="22"/>
                <w:szCs w:val="22"/>
                <w:lang w:val="en-US" w:eastAsia="zh-CN"/>
              </w:rPr>
            </w:pPr>
            <w:r>
              <w:rPr>
                <w:rFonts w:hint="eastAsia" w:ascii="Times New Roman" w:eastAsia="微软雅黑"/>
                <w:sz w:val="22"/>
                <w:szCs w:val="22"/>
                <w:lang w:val="en-US" w:eastAsia="zh-CN"/>
              </w:rPr>
              <w:t>供应商的</w:t>
            </w:r>
            <w:r>
              <w:rPr>
                <w:rFonts w:ascii="宋体" w:hAnsi="宋体" w:eastAsia="宋体" w:cs="宋体"/>
              </w:rPr>
              <w:t>周期性复评</w:t>
            </w:r>
            <w:r>
              <w:rPr>
                <w:rFonts w:hint="eastAsia" w:ascii="Times New Roman" w:eastAsia="微软雅黑"/>
                <w:sz w:val="22"/>
                <w:szCs w:val="22"/>
                <w:lang w:val="en-US" w:eastAsia="zh-CN"/>
              </w:rPr>
              <w:t>频率如何？</w:t>
            </w:r>
          </w:p>
        </w:tc>
        <w:tc>
          <w:tcPr>
            <w:tcW w:w="5381" w:type="dxa"/>
            <w:gridSpan w:val="4"/>
            <w:vAlign w:val="center"/>
          </w:tcPr>
          <w:p w14:paraId="6C19D92C">
            <w:pPr>
              <w:rPr>
                <w:lang w:eastAsia="zh-CN"/>
              </w:rPr>
            </w:pPr>
          </w:p>
          <w:p w14:paraId="25DE2C2F">
            <w:pPr>
              <w:pStyle w:val="136"/>
              <w:rPr>
                <w:rFonts w:ascii="Arial" w:hAnsi="Arial"/>
                <w:i/>
                <w:sz w:val="22"/>
                <w:szCs w:val="22"/>
                <w:lang w:val="en-US"/>
              </w:rPr>
            </w:pPr>
            <w:r>
              <w:rPr>
                <w:rFonts w:hint="eastAsia" w:ascii="Segoe UI" w:hAnsi="Segoe UI" w:eastAsia="Segoe UI" w:cs="Segoe UI"/>
                <w:color w:val="0F1115"/>
                <w:highlight w:val="yellow"/>
                <w:shd w:val="clear" w:color="auto" w:fill="FFFFFF"/>
                <w:lang w:val="en-US" w:eastAsia="zh-CN"/>
              </w:rPr>
              <w:t>根据文件ODC-CX-16 《外部服务和供应管理程序》明确</w:t>
            </w:r>
            <w:r>
              <w:rPr>
                <w:rFonts w:ascii="Segoe UI" w:hAnsi="Segoe UI" w:eastAsia="Segoe UI" w:cs="Segoe UI"/>
                <w:color w:val="0F1115"/>
                <w:highlight w:val="yellow"/>
                <w:shd w:val="clear" w:color="auto" w:fill="FFFFFF"/>
              </w:rPr>
              <w:t>评价周期每年一次</w:t>
            </w:r>
          </w:p>
        </w:tc>
      </w:tr>
      <w:tr w14:paraId="108B70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7B1E1CE5">
            <w:pPr>
              <w:pStyle w:val="130"/>
              <w:keepNext/>
              <w:rPr>
                <w:rFonts w:eastAsia="宋体"/>
                <w:sz w:val="22"/>
                <w:szCs w:val="22"/>
                <w:lang w:val="en-GB" w:eastAsia="zh-CN"/>
              </w:rPr>
            </w:pPr>
            <w:r>
              <w:rPr>
                <w:rFonts w:hint="eastAsia" w:ascii="Times New Roman" w:eastAsia="微软雅黑"/>
                <w:sz w:val="22"/>
                <w:szCs w:val="22"/>
                <w:lang w:val="en-GB" w:eastAsia="zh-CN"/>
              </w:rPr>
              <w:t>是否开展内部审计？</w:t>
            </w:r>
          </w:p>
        </w:tc>
        <w:tc>
          <w:tcPr>
            <w:tcW w:w="698" w:type="dxa"/>
            <w:vAlign w:val="center"/>
          </w:tcPr>
          <w:p w14:paraId="3758A07E">
            <w:pPr>
              <w:ind w:left="1"/>
              <w:jc w:val="center"/>
              <w:rPr>
                <w:rFonts w:ascii="Arial" w:hAnsi="Arial" w:cs="Arial"/>
              </w:rPr>
            </w:pPr>
            <w:r>
              <w:rPr>
                <w:rFonts w:ascii="Arial" w:hAnsi="Arial" w:cs="Arial"/>
                <w:sz w:val="28"/>
                <w:szCs w:val="28"/>
              </w:rPr>
              <w:sym w:font="Wingdings" w:char="00FE"/>
            </w:r>
          </w:p>
        </w:tc>
        <w:tc>
          <w:tcPr>
            <w:tcW w:w="645" w:type="dxa"/>
            <w:vAlign w:val="center"/>
          </w:tcPr>
          <w:p w14:paraId="3F8E93F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26C9C1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14B46CA6">
            <w:pPr>
              <w:pStyle w:val="130"/>
              <w:keepNext/>
              <w:rPr>
                <w:rFonts w:eastAsia="宋体"/>
                <w:i/>
                <w:sz w:val="22"/>
                <w:szCs w:val="22"/>
                <w:lang w:val="en-US" w:eastAsia="zh-CN"/>
              </w:rPr>
            </w:pPr>
            <w:r>
              <w:rPr>
                <w:rFonts w:hint="eastAsia" w:ascii="宋体" w:hAnsi="宋体" w:eastAsia="宋体" w:cs="宋体"/>
                <w:iCs/>
                <w:lang w:val="en-US" w:eastAsia="zh-CN"/>
              </w:rPr>
              <w:t>根据</w:t>
            </w:r>
            <w:r>
              <w:rPr>
                <w:rFonts w:hint="eastAsia" w:ascii="宋体" w:hAnsi="宋体" w:eastAsia="宋体" w:cs="宋体"/>
                <w:iCs/>
                <w:lang w:eastAsia="zh-CN"/>
              </w:rPr>
              <w:t>ODC-CX-39 《内部审核程序》</w:t>
            </w:r>
            <w:r>
              <w:rPr>
                <w:rFonts w:ascii="Segoe UI" w:hAnsi="Segoe UI" w:eastAsia="Segoe UI" w:cs="Segoe UI"/>
                <w:color w:val="0F1115"/>
                <w:shd w:val="clear" w:color="auto" w:fill="FFFFFF"/>
              </w:rPr>
              <w:t>文件规定了完整的内部审核（内部审计）</w:t>
            </w:r>
            <w:r>
              <w:rPr>
                <w:rFonts w:hint="eastAsia" w:ascii="Segoe UI" w:hAnsi="Segoe UI" w:eastAsia="宋体" w:cs="Segoe UI"/>
                <w:color w:val="0F1115"/>
                <w:shd w:val="clear" w:color="auto" w:fill="FFFFFF"/>
                <w:lang w:eastAsia="zh-CN"/>
              </w:rPr>
              <w:t>。</w:t>
            </w:r>
          </w:p>
        </w:tc>
      </w:tr>
      <w:tr w14:paraId="7EFC10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5" w:hRule="atLeast"/>
          <w:jc w:val="center"/>
        </w:trPr>
        <w:tc>
          <w:tcPr>
            <w:tcW w:w="3681" w:type="dxa"/>
            <w:shd w:val="clear" w:color="auto" w:fill="F1F1F1" w:themeFill="background1" w:themeFillShade="F2"/>
            <w:vAlign w:val="center"/>
          </w:tcPr>
          <w:p w14:paraId="639F9FED">
            <w:pPr>
              <w:pStyle w:val="130"/>
              <w:keepNext/>
              <w:rPr>
                <w:rFonts w:eastAsia="宋体"/>
                <w:sz w:val="22"/>
                <w:szCs w:val="22"/>
                <w:lang w:val="en-GB" w:eastAsia="zh-CN"/>
              </w:rPr>
            </w:pPr>
            <w:r>
              <w:rPr>
                <w:rFonts w:hint="eastAsia" w:ascii="Times New Roman" w:eastAsia="微软雅黑"/>
                <w:sz w:val="22"/>
                <w:szCs w:val="22"/>
                <w:lang w:val="en-GB" w:eastAsia="zh-CN"/>
              </w:rPr>
              <w:t>内部审计是否按照基于风险的方法进行规划和实施？</w:t>
            </w:r>
          </w:p>
        </w:tc>
        <w:tc>
          <w:tcPr>
            <w:tcW w:w="698" w:type="dxa"/>
            <w:vAlign w:val="center"/>
          </w:tcPr>
          <w:p w14:paraId="7799AF8C">
            <w:pPr>
              <w:ind w:left="1"/>
              <w:jc w:val="center"/>
              <w:rPr>
                <w:rFonts w:ascii="Arial" w:hAnsi="Arial" w:cs="Arial"/>
              </w:rPr>
            </w:pPr>
            <w:r>
              <w:rPr>
                <w:rFonts w:ascii="Arial" w:hAnsi="Arial" w:cs="Arial"/>
                <w:sz w:val="28"/>
                <w:szCs w:val="28"/>
              </w:rPr>
              <w:sym w:font="Wingdings" w:char="00FE"/>
            </w:r>
          </w:p>
        </w:tc>
        <w:tc>
          <w:tcPr>
            <w:tcW w:w="645" w:type="dxa"/>
            <w:vAlign w:val="center"/>
          </w:tcPr>
          <w:p w14:paraId="1DDB8A0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58C2C68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36FFB64F">
            <w:pPr>
              <w:pStyle w:val="130"/>
              <w:keepNext/>
              <w:rPr>
                <w:rFonts w:eastAsia="宋体"/>
                <w:i/>
                <w:sz w:val="22"/>
                <w:szCs w:val="22"/>
                <w:lang w:val="en-US" w:eastAsia="zh-CN"/>
              </w:rPr>
            </w:pPr>
            <w:r>
              <w:rPr>
                <w:rFonts w:hint="eastAsia" w:ascii="宋体" w:hAnsi="宋体" w:eastAsia="宋体" w:cs="宋体"/>
                <w:iCs/>
                <w:highlight w:val="yellow"/>
                <w:lang w:val="en-US" w:eastAsia="zh-CN"/>
              </w:rPr>
              <w:t>根据</w:t>
            </w:r>
            <w:r>
              <w:rPr>
                <w:rFonts w:hint="eastAsia" w:ascii="宋体" w:hAnsi="宋体" w:eastAsia="宋体" w:cs="宋体"/>
                <w:iCs/>
                <w:highlight w:val="yellow"/>
                <w:lang w:eastAsia="zh-CN"/>
              </w:rPr>
              <w:t>ODC-CX-39 《内部审核程序》</w:t>
            </w:r>
            <w:r>
              <w:rPr>
                <w:rFonts w:ascii="Segoe UI" w:hAnsi="Segoe UI" w:eastAsia="Segoe UI" w:cs="Segoe UI"/>
                <w:color w:val="0F1115"/>
                <w:highlight w:val="yellow"/>
                <w:shd w:val="clear" w:color="auto" w:fill="FFFFFF"/>
              </w:rPr>
              <w:t>文件明确要求根据各部门的重要性和以往审核结果，对问题较多或重要部门加大审核力度、增加频次，并重点审核对服务对象有关键意义的领域（第4.3.5节、第4.6.1节），体现了基于风险的规划和实施方法。</w:t>
            </w:r>
          </w:p>
        </w:tc>
      </w:tr>
      <w:tr w14:paraId="37EB1A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34" w:hRule="atLeast"/>
          <w:jc w:val="center"/>
        </w:trPr>
        <w:tc>
          <w:tcPr>
            <w:tcW w:w="3681" w:type="dxa"/>
            <w:shd w:val="clear" w:color="auto" w:fill="F1F1F1" w:themeFill="background1" w:themeFillShade="F2"/>
            <w:vAlign w:val="center"/>
          </w:tcPr>
          <w:p w14:paraId="05FCFDB9">
            <w:pPr>
              <w:pStyle w:val="130"/>
              <w:keepNext/>
              <w:rPr>
                <w:rFonts w:eastAsia="宋体"/>
                <w:sz w:val="22"/>
                <w:szCs w:val="22"/>
                <w:lang w:val="en-GB" w:eastAsia="zh-CN"/>
              </w:rPr>
            </w:pPr>
            <w:r>
              <w:rPr>
                <w:rFonts w:hint="eastAsia" w:ascii="Times New Roman" w:eastAsia="微软雅黑"/>
                <w:sz w:val="22"/>
                <w:szCs w:val="22"/>
                <w:lang w:val="en-GB" w:eastAsia="zh-CN"/>
              </w:rPr>
              <w:t>是否已建立外部审计计划？</w:t>
            </w:r>
          </w:p>
        </w:tc>
        <w:tc>
          <w:tcPr>
            <w:tcW w:w="698" w:type="dxa"/>
            <w:vAlign w:val="center"/>
          </w:tcPr>
          <w:p w14:paraId="5C942599">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45" w:type="dxa"/>
            <w:vAlign w:val="center"/>
          </w:tcPr>
          <w:p w14:paraId="71D7F89E">
            <w:pPr>
              <w:ind w:left="36"/>
              <w:jc w:val="center"/>
              <w:rPr>
                <w:rFonts w:ascii="Arial" w:hAnsi="Arial" w:cs="Arial"/>
              </w:rPr>
            </w:pPr>
            <w:r>
              <w:rPr>
                <w:rFonts w:ascii="Arial" w:hAnsi="Arial" w:cs="Arial"/>
                <w:sz w:val="28"/>
                <w:szCs w:val="28"/>
              </w:rPr>
              <w:sym w:font="Wingdings" w:char="00FE"/>
            </w:r>
          </w:p>
        </w:tc>
        <w:tc>
          <w:tcPr>
            <w:tcW w:w="671" w:type="dxa"/>
            <w:vAlign w:val="center"/>
          </w:tcPr>
          <w:p w14:paraId="70B9546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67" w:type="dxa"/>
            <w:vAlign w:val="center"/>
          </w:tcPr>
          <w:p w14:paraId="6C56C380">
            <w:pPr>
              <w:pStyle w:val="130"/>
              <w:keepNext/>
              <w:rPr>
                <w:rFonts w:eastAsia="宋体"/>
                <w:i/>
                <w:sz w:val="22"/>
                <w:szCs w:val="22"/>
                <w:lang w:val="en-US" w:eastAsia="zh-CN"/>
              </w:rPr>
            </w:pPr>
            <w:r>
              <w:rPr>
                <w:rFonts w:hint="eastAsia" w:ascii="宋体" w:hAnsi="宋体" w:eastAsia="宋体" w:cs="宋体"/>
                <w:iCs/>
                <w:lang w:val="en-US" w:eastAsia="zh-CN"/>
              </w:rPr>
              <w:t>没有</w:t>
            </w:r>
            <w:r>
              <w:rPr>
                <w:rFonts w:hint="eastAsia" w:ascii="宋体" w:hAnsi="宋体" w:eastAsia="宋体" w:cs="宋体"/>
                <w:iCs/>
                <w:lang w:val="en-GB" w:eastAsia="zh-CN"/>
              </w:rPr>
              <w:t>建立外部审计计划。</w:t>
            </w:r>
          </w:p>
        </w:tc>
      </w:tr>
    </w:tbl>
    <w:p w14:paraId="71C16D8A">
      <w:pPr>
        <w:pStyle w:val="130"/>
        <w:jc w:val="both"/>
        <w:rPr>
          <w:color w:val="0070C0"/>
          <w:sz w:val="22"/>
          <w:szCs w:val="22"/>
          <w:lang w:val="en-GB"/>
        </w:rPr>
      </w:pPr>
    </w:p>
    <w:tbl>
      <w:tblPr>
        <w:tblStyle w:val="32"/>
        <w:tblW w:w="9312"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4004"/>
        <w:gridCol w:w="618"/>
        <w:gridCol w:w="646"/>
        <w:gridCol w:w="671"/>
        <w:gridCol w:w="3373"/>
      </w:tblGrid>
      <w:tr w14:paraId="08F47D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blHeader/>
          <w:jc w:val="center"/>
        </w:trPr>
        <w:tc>
          <w:tcPr>
            <w:tcW w:w="9312" w:type="dxa"/>
            <w:gridSpan w:val="5"/>
            <w:shd w:val="clear" w:color="auto" w:fill="D7D7D7" w:themeFill="background1" w:themeFillShade="D8"/>
            <w:vAlign w:val="center"/>
          </w:tcPr>
          <w:p w14:paraId="2FD93807">
            <w:pPr>
              <w:pStyle w:val="130"/>
              <w:keepNext/>
              <w:rPr>
                <w:rFonts w:ascii="Times New Roman" w:eastAsia="微软雅黑"/>
                <w:b/>
                <w:i/>
                <w:sz w:val="22"/>
                <w:szCs w:val="22"/>
                <w:lang w:eastAsia="zh-CN"/>
              </w:rPr>
            </w:pPr>
            <w:r>
              <w:rPr>
                <w:b/>
                <w:bCs/>
                <w:lang w:val="en-US" w:eastAsia="zh-CN"/>
              </w:rPr>
              <w:t>6.</w:t>
            </w:r>
            <w:r>
              <w:rPr>
                <w:rFonts w:hint="eastAsia"/>
                <w:b/>
                <w:bCs/>
                <w:lang w:val="en-US" w:eastAsia="zh-CN"/>
              </w:rPr>
              <w:t>事件、</w:t>
            </w:r>
            <w:r>
              <w:rPr>
                <w:rFonts w:hint="eastAsia" w:ascii="宋体" w:hAnsi="宋体" w:eastAsia="宋体" w:cs="宋体"/>
                <w:b/>
                <w:bCs/>
              </w:rPr>
              <w:t>纠正与预防措施</w:t>
            </w:r>
            <w:r>
              <w:rPr>
                <w:rFonts w:hint="eastAsia"/>
                <w:b/>
                <w:bCs/>
                <w:lang w:val="en-US" w:eastAsia="zh-CN"/>
              </w:rPr>
              <w:t>与投诉管理</w:t>
            </w:r>
          </w:p>
        </w:tc>
      </w:tr>
      <w:tr w14:paraId="744618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jc w:val="center"/>
        </w:trPr>
        <w:tc>
          <w:tcPr>
            <w:tcW w:w="4004" w:type="dxa"/>
            <w:vAlign w:val="center"/>
          </w:tcPr>
          <w:p w14:paraId="12C3446E">
            <w:pPr>
              <w:pStyle w:val="130"/>
              <w:keepNext/>
              <w:rPr>
                <w:rFonts w:ascii="Times New Roman" w:eastAsia="微软雅黑"/>
                <w:b/>
                <w:sz w:val="22"/>
                <w:szCs w:val="22"/>
                <w:lang w:eastAsia="zh-CN"/>
              </w:rPr>
            </w:pPr>
            <w:r>
              <w:rPr>
                <w:rFonts w:hint="eastAsia" w:ascii="Times New Roman" w:eastAsia="微软雅黑"/>
                <w:b/>
                <w:sz w:val="22"/>
                <w:szCs w:val="22"/>
                <w:lang w:eastAsia="zh-CN"/>
              </w:rPr>
              <w:t>问题</w:t>
            </w:r>
          </w:p>
        </w:tc>
        <w:tc>
          <w:tcPr>
            <w:tcW w:w="618" w:type="dxa"/>
            <w:vAlign w:val="center"/>
          </w:tcPr>
          <w:p w14:paraId="62E9A1A0">
            <w:pPr>
              <w:ind w:left="1"/>
              <w:jc w:val="center"/>
              <w:rPr>
                <w:rFonts w:ascii="Times New Roman" w:hAnsi="Arial" w:eastAsia="微软雅黑" w:cs="Arial"/>
                <w:b/>
                <w:lang w:eastAsia="zh-CN"/>
              </w:rPr>
            </w:pPr>
            <w:r>
              <w:rPr>
                <w:rFonts w:hint="eastAsia" w:ascii="Times New Roman" w:hAnsi="Arial" w:eastAsia="微软雅黑" w:cs="Arial"/>
                <w:b/>
                <w:lang w:eastAsia="zh-CN"/>
              </w:rPr>
              <w:t>是</w:t>
            </w:r>
          </w:p>
        </w:tc>
        <w:tc>
          <w:tcPr>
            <w:tcW w:w="646" w:type="dxa"/>
            <w:vAlign w:val="center"/>
          </w:tcPr>
          <w:p w14:paraId="1F83B479">
            <w:pPr>
              <w:ind w:left="36"/>
              <w:jc w:val="center"/>
              <w:rPr>
                <w:rFonts w:ascii="Times New Roman" w:hAnsi="Arial" w:eastAsia="微软雅黑" w:cs="Arial"/>
                <w:b/>
                <w:lang w:eastAsia="zh-CN"/>
              </w:rPr>
            </w:pPr>
            <w:r>
              <w:rPr>
                <w:rFonts w:hint="eastAsia" w:ascii="Times New Roman" w:hAnsi="Arial" w:eastAsia="微软雅黑" w:cs="Arial"/>
                <w:b/>
                <w:lang w:eastAsia="zh-CN"/>
              </w:rPr>
              <w:t>不</w:t>
            </w:r>
          </w:p>
        </w:tc>
        <w:tc>
          <w:tcPr>
            <w:tcW w:w="671" w:type="dxa"/>
            <w:vAlign w:val="center"/>
          </w:tcPr>
          <w:p w14:paraId="2A825851">
            <w:pPr>
              <w:ind w:left="14"/>
              <w:jc w:val="center"/>
              <w:rPr>
                <w:rFonts w:ascii="Times New Roman" w:hAnsi="Arial" w:eastAsia="微软雅黑" w:cs="Arial"/>
                <w:b/>
                <w:lang w:eastAsia="zh-CN"/>
              </w:rPr>
            </w:pPr>
            <w:r>
              <w:rPr>
                <w:rFonts w:hint="eastAsia" w:ascii="Times New Roman" w:hAnsi="Arial" w:eastAsia="微软雅黑" w:cs="Arial"/>
                <w:b/>
                <w:lang w:eastAsia="zh-CN"/>
              </w:rPr>
              <w:t>N/A</w:t>
            </w:r>
          </w:p>
        </w:tc>
        <w:tc>
          <w:tcPr>
            <w:tcW w:w="3373" w:type="dxa"/>
          </w:tcPr>
          <w:p w14:paraId="5AA6A7F0">
            <w:pPr>
              <w:pStyle w:val="130"/>
              <w:keepNext/>
              <w:rPr>
                <w:rFonts w:ascii="Times New Roman" w:eastAsia="微软雅黑"/>
                <w:b/>
                <w:i/>
                <w:sz w:val="22"/>
                <w:szCs w:val="22"/>
                <w:lang w:eastAsia="zh-CN"/>
              </w:rPr>
            </w:pPr>
            <w:r>
              <w:rPr>
                <w:rFonts w:hint="eastAsia" w:ascii="Times New Roman" w:eastAsia="微软雅黑"/>
                <w:b/>
                <w:i/>
                <w:sz w:val="22"/>
                <w:szCs w:val="22"/>
                <w:lang w:eastAsia="zh-CN"/>
              </w:rPr>
              <w:t>备注/技术规范</w:t>
            </w:r>
          </w:p>
        </w:tc>
      </w:tr>
      <w:tr w14:paraId="31BF19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2" w:hRule="atLeast"/>
          <w:jc w:val="center"/>
        </w:trPr>
        <w:tc>
          <w:tcPr>
            <w:tcW w:w="4004" w:type="dxa"/>
            <w:shd w:val="clear" w:color="auto" w:fill="F1F1F1" w:themeFill="background1" w:themeFillShade="F2"/>
            <w:vAlign w:val="center"/>
          </w:tcPr>
          <w:p w14:paraId="2878F541">
            <w:pPr>
              <w:pStyle w:val="130"/>
              <w:keepNext/>
              <w:rPr>
                <w:rFonts w:eastAsia="宋体"/>
                <w:b/>
                <w:sz w:val="22"/>
                <w:szCs w:val="22"/>
                <w:lang w:val="en-US" w:eastAsia="zh-CN"/>
              </w:rPr>
            </w:pPr>
            <w:r>
              <w:rPr>
                <w:rFonts w:hint="eastAsia" w:ascii="Times New Roman" w:eastAsia="微软雅黑"/>
                <w:sz w:val="22"/>
                <w:szCs w:val="22"/>
                <w:lang w:val="en-GB" w:eastAsia="zh-CN"/>
              </w:rPr>
              <w:t>您是否已建立事件与偏差管理体系？</w:t>
            </w:r>
          </w:p>
        </w:tc>
        <w:tc>
          <w:tcPr>
            <w:tcW w:w="618" w:type="dxa"/>
            <w:vAlign w:val="center"/>
          </w:tcPr>
          <w:p w14:paraId="796D94BA">
            <w:pPr>
              <w:ind w:left="1"/>
              <w:jc w:val="center"/>
              <w:rPr>
                <w:rFonts w:ascii="Arial" w:hAnsi="Arial" w:cs="Arial"/>
                <w:b/>
              </w:rPr>
            </w:pPr>
            <w:r>
              <w:rPr>
                <w:rFonts w:ascii="Arial" w:hAnsi="Arial" w:cs="Arial"/>
                <w:sz w:val="28"/>
                <w:szCs w:val="28"/>
              </w:rPr>
              <w:sym w:font="Wingdings" w:char="00FE"/>
            </w:r>
          </w:p>
        </w:tc>
        <w:tc>
          <w:tcPr>
            <w:tcW w:w="646" w:type="dxa"/>
            <w:vAlign w:val="center"/>
          </w:tcPr>
          <w:p w14:paraId="29B730C0">
            <w:pPr>
              <w:ind w:left="36"/>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15D731F">
            <w:pPr>
              <w:ind w:left="14"/>
              <w:jc w:val="center"/>
              <w:rPr>
                <w:rFonts w:ascii="Arial" w:hAnsi="Arial" w:cs="Arial"/>
                <w:b/>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49F1B675"/>
          <w:p w14:paraId="6AF00C49">
            <w:pPr>
              <w:pStyle w:val="130"/>
              <w:keepNext/>
              <w:jc w:val="both"/>
              <w:rPr>
                <w:b/>
                <w:i/>
                <w:sz w:val="22"/>
                <w:szCs w:val="22"/>
                <w:lang w:val="en-US"/>
              </w:rPr>
            </w:pPr>
            <w:r>
              <w:rPr>
                <w:rFonts w:ascii="Segoe UI" w:hAnsi="Segoe UI" w:eastAsia="Segoe UI" w:cs="Segoe UI"/>
                <w:color w:val="0F1115"/>
                <w:shd w:val="clear" w:color="auto" w:fill="FFFFFF"/>
              </w:rPr>
              <w:t>已建立ODC-CX-29</w:t>
            </w:r>
            <w:r>
              <w:rPr>
                <w:rFonts w:hint="eastAsia" w:ascii="Segoe UI" w:hAnsi="Segoe UI" w:eastAsia="宋体" w:cs="Segoe UI"/>
                <w:color w:val="0F1115"/>
                <w:shd w:val="clear" w:color="auto" w:fill="FFFFFF"/>
                <w:lang w:eastAsia="zh-CN"/>
              </w:rPr>
              <w:t>《</w:t>
            </w:r>
            <w:r>
              <w:rPr>
                <w:rFonts w:ascii="Segoe UI" w:hAnsi="Segoe UI" w:eastAsia="Segoe UI" w:cs="Segoe UI"/>
                <w:color w:val="0F1115"/>
                <w:shd w:val="clear" w:color="auto" w:fill="FFFFFF"/>
              </w:rPr>
              <w:t>不符合识别与控制程序</w:t>
            </w:r>
            <w:r>
              <w:rPr>
                <w:rFonts w:hint="eastAsia" w:ascii="Segoe UI" w:hAnsi="Segoe UI" w:eastAsia="宋体" w:cs="Segoe UI"/>
                <w:color w:val="0F1115"/>
                <w:shd w:val="clear" w:color="auto" w:fill="FFFFFF"/>
                <w:lang w:eastAsia="zh-CN"/>
              </w:rPr>
              <w:t>》</w:t>
            </w:r>
            <w:r>
              <w:rPr>
                <w:rFonts w:ascii="Segoe UI" w:hAnsi="Segoe UI" w:eastAsia="Segoe UI" w:cs="Segoe UI"/>
                <w:color w:val="0F1115"/>
                <w:shd w:val="clear" w:color="auto" w:fill="FFFFFF"/>
              </w:rPr>
              <w:t>和ODC-CX-08</w:t>
            </w:r>
            <w:r>
              <w:rPr>
                <w:rFonts w:hint="eastAsia" w:ascii="Segoe UI" w:hAnsi="Segoe UI" w:eastAsia="宋体" w:cs="Segoe UI"/>
                <w:color w:val="0F1115"/>
                <w:shd w:val="clear" w:color="auto" w:fill="FFFFFF"/>
                <w:lang w:eastAsia="zh-CN"/>
              </w:rPr>
              <w:t>《</w:t>
            </w:r>
            <w:r>
              <w:rPr>
                <w:rFonts w:ascii="Segoe UI" w:hAnsi="Segoe UI" w:eastAsia="Segoe UI" w:cs="Segoe UI"/>
                <w:color w:val="0F1115"/>
                <w:shd w:val="clear" w:color="auto" w:fill="FFFFFF"/>
              </w:rPr>
              <w:t>风险管理程序</w:t>
            </w:r>
            <w:r>
              <w:rPr>
                <w:rFonts w:hint="eastAsia" w:ascii="Segoe UI" w:hAnsi="Segoe UI" w:eastAsia="宋体" w:cs="Segoe UI"/>
                <w:color w:val="0F1115"/>
                <w:shd w:val="clear" w:color="auto" w:fill="FFFFFF"/>
                <w:lang w:eastAsia="zh-CN"/>
              </w:rPr>
              <w:t>》</w:t>
            </w:r>
            <w:r>
              <w:rPr>
                <w:rFonts w:ascii="Segoe UI" w:hAnsi="Segoe UI" w:eastAsia="Segoe UI" w:cs="Segoe UI"/>
                <w:color w:val="0F1115"/>
                <w:shd w:val="clear" w:color="auto" w:fill="FFFFFF"/>
              </w:rPr>
              <w:t>，涵盖事件与偏差的识别、记录和处理。</w:t>
            </w:r>
          </w:p>
        </w:tc>
      </w:tr>
      <w:tr w14:paraId="5AA09E9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jc w:val="center"/>
        </w:trPr>
        <w:tc>
          <w:tcPr>
            <w:tcW w:w="4004" w:type="dxa"/>
            <w:shd w:val="clear" w:color="auto" w:fill="F1F1F1" w:themeFill="background1" w:themeFillShade="F2"/>
          </w:tcPr>
          <w:p w14:paraId="0819A69B">
            <w:pPr>
              <w:pStyle w:val="130"/>
              <w:keepNext/>
              <w:rPr>
                <w:rFonts w:eastAsia="宋体"/>
                <w:sz w:val="22"/>
                <w:szCs w:val="22"/>
                <w:lang w:val="en-GB" w:eastAsia="zh-CN"/>
              </w:rPr>
            </w:pPr>
            <w:r>
              <w:rPr>
                <w:rFonts w:hint="eastAsia" w:ascii="Times New Roman" w:eastAsia="微软雅黑"/>
                <w:sz w:val="22"/>
                <w:szCs w:val="22"/>
                <w:lang w:val="en-GB" w:eastAsia="zh-CN"/>
              </w:rPr>
              <w:t>您针对事件和偏差的后续处理流程是怎样的？</w:t>
            </w:r>
          </w:p>
        </w:tc>
        <w:tc>
          <w:tcPr>
            <w:tcW w:w="5308" w:type="dxa"/>
            <w:gridSpan w:val="4"/>
            <w:vAlign w:val="center"/>
          </w:tcPr>
          <w:p w14:paraId="2AC49DE7">
            <w:pPr>
              <w:rPr>
                <w:lang w:eastAsia="zh-CN"/>
              </w:rPr>
            </w:pPr>
          </w:p>
          <w:p w14:paraId="47E0197E">
            <w:pPr>
              <w:pStyle w:val="130"/>
              <w:keepNext/>
              <w:jc w:val="both"/>
              <w:rPr>
                <w:rFonts w:eastAsia="宋体"/>
                <w:sz w:val="22"/>
                <w:szCs w:val="22"/>
                <w:lang w:eastAsia="zh-CN"/>
              </w:rPr>
            </w:pPr>
            <w:r>
              <w:rPr>
                <w:rFonts w:hint="eastAsia" w:ascii="Segoe UI" w:hAnsi="Segoe UI" w:eastAsia="Segoe UI" w:cs="Segoe UI"/>
                <w:color w:val="0F1115"/>
                <w:shd w:val="clear" w:color="auto" w:fill="FFFFFF"/>
                <w:lang w:val="en-US" w:eastAsia="zh-CN"/>
              </w:rPr>
              <w:t>根据</w:t>
            </w:r>
            <w:r>
              <w:rPr>
                <w:rFonts w:hint="eastAsia" w:ascii="Segoe UI" w:hAnsi="Segoe UI" w:eastAsia="Segoe UI" w:cs="Segoe UI"/>
                <w:color w:val="0F1115"/>
                <w:shd w:val="clear" w:color="auto" w:fill="FFFFFF"/>
              </w:rPr>
              <w:t xml:space="preserve">ODC-CX-37 </w:t>
            </w:r>
            <w:r>
              <w:rPr>
                <w:rFonts w:hint="eastAsia" w:ascii="Segoe UI" w:hAnsi="Segoe UI" w:eastAsia="Segoe UI" w:cs="Segoe UI"/>
                <w:color w:val="0F1115"/>
                <w:shd w:val="clear" w:color="auto" w:fill="FFFFFF"/>
                <w:lang w:eastAsia="zh-CN"/>
              </w:rPr>
              <w:t>《</w:t>
            </w:r>
            <w:r>
              <w:rPr>
                <w:rFonts w:hint="eastAsia" w:ascii="Segoe UI" w:hAnsi="Segoe UI" w:eastAsia="Segoe UI" w:cs="Segoe UI"/>
                <w:color w:val="0F1115"/>
                <w:shd w:val="clear" w:color="auto" w:fill="FFFFFF"/>
              </w:rPr>
              <w:t>纠正措施控制程序</w:t>
            </w:r>
            <w:r>
              <w:rPr>
                <w:rFonts w:hint="eastAsia" w:ascii="Segoe UI" w:hAnsi="Segoe UI" w:eastAsia="Segoe UI" w:cs="Segoe UI"/>
                <w:color w:val="0F1115"/>
                <w:shd w:val="clear" w:color="auto" w:fill="FFFFFF"/>
                <w:lang w:eastAsia="zh-CN"/>
              </w:rPr>
              <w:t>》</w:t>
            </w:r>
            <w:r>
              <w:rPr>
                <w:rFonts w:hint="eastAsia" w:ascii="Segoe UI" w:hAnsi="Segoe UI" w:eastAsia="Segoe UI" w:cs="Segoe UI"/>
                <w:color w:val="0F1115"/>
                <w:shd w:val="clear" w:color="auto" w:fill="FFFFFF"/>
                <w:lang w:val="en-US" w:eastAsia="zh-CN"/>
              </w:rPr>
              <w:t>文件显示流程：</w:t>
            </w:r>
            <w:r>
              <w:rPr>
                <w:rFonts w:ascii="Segoe UI" w:hAnsi="Segoe UI" w:eastAsia="Segoe UI" w:cs="Segoe UI"/>
                <w:color w:val="0F1115"/>
                <w:shd w:val="clear" w:color="auto" w:fill="FFFFFF"/>
              </w:rPr>
              <w:t>识别→调查根本原因→制定纠正措施→审批→实施→验证有效性→记录归档→输入管理评审</w:t>
            </w:r>
            <w:r>
              <w:rPr>
                <w:rFonts w:hint="eastAsia" w:ascii="Segoe UI" w:hAnsi="Segoe UI" w:eastAsia="宋体" w:cs="Segoe UI"/>
                <w:color w:val="0F1115"/>
                <w:shd w:val="clear" w:color="auto" w:fill="FFFFFF"/>
                <w:lang w:eastAsia="zh-CN"/>
              </w:rPr>
              <w:t>。</w:t>
            </w:r>
          </w:p>
        </w:tc>
      </w:tr>
      <w:tr w14:paraId="67D887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jc w:val="center"/>
        </w:trPr>
        <w:tc>
          <w:tcPr>
            <w:tcW w:w="4004" w:type="dxa"/>
            <w:shd w:val="clear" w:color="auto" w:fill="F1F1F1" w:themeFill="background1" w:themeFillShade="F2"/>
            <w:vAlign w:val="center"/>
          </w:tcPr>
          <w:p w14:paraId="0FE2574E">
            <w:pPr>
              <w:pStyle w:val="130"/>
              <w:keepNext/>
              <w:rPr>
                <w:rFonts w:eastAsia="宋体"/>
                <w:sz w:val="22"/>
                <w:szCs w:val="22"/>
                <w:lang w:val="en-GB" w:eastAsia="zh-CN"/>
              </w:rPr>
            </w:pPr>
            <w:r>
              <w:rPr>
                <w:rFonts w:hint="eastAsia" w:ascii="Times New Roman" w:eastAsia="微软雅黑"/>
                <w:sz w:val="22"/>
                <w:szCs w:val="22"/>
                <w:lang w:val="en-GB" w:eastAsia="zh-CN"/>
              </w:rPr>
              <w:t>您是否已部署了（外部）投诉管理</w:t>
            </w:r>
            <w:r>
              <w:rPr>
                <w:rFonts w:hint="eastAsia" w:ascii="Times New Roman" w:eastAsia="微软雅黑"/>
                <w:sz w:val="22"/>
                <w:szCs w:val="22"/>
                <w:lang w:val="en-US" w:eastAsia="zh-CN"/>
              </w:rPr>
              <w:t>体系</w:t>
            </w:r>
            <w:r>
              <w:rPr>
                <w:rFonts w:hint="eastAsia" w:ascii="Times New Roman" w:eastAsia="微软雅黑"/>
                <w:sz w:val="22"/>
                <w:szCs w:val="22"/>
                <w:lang w:val="en-GB" w:eastAsia="zh-CN"/>
              </w:rPr>
              <w:t>？</w:t>
            </w:r>
          </w:p>
        </w:tc>
        <w:tc>
          <w:tcPr>
            <w:tcW w:w="618" w:type="dxa"/>
            <w:vAlign w:val="center"/>
          </w:tcPr>
          <w:p w14:paraId="5D865CEA">
            <w:pPr>
              <w:ind w:left="1"/>
              <w:jc w:val="center"/>
              <w:rPr>
                <w:rFonts w:ascii="Arial" w:hAnsi="Arial" w:cs="Arial"/>
              </w:rPr>
            </w:pPr>
            <w:r>
              <w:rPr>
                <w:rFonts w:ascii="Arial" w:hAnsi="Arial" w:cs="Arial"/>
                <w:sz w:val="28"/>
                <w:szCs w:val="28"/>
              </w:rPr>
              <w:sym w:font="Wingdings" w:char="00FE"/>
            </w:r>
          </w:p>
        </w:tc>
        <w:tc>
          <w:tcPr>
            <w:tcW w:w="646" w:type="dxa"/>
            <w:vAlign w:val="center"/>
          </w:tcPr>
          <w:p w14:paraId="730BFA23">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8F3DEA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900859C"/>
          <w:p w14:paraId="2BF312D8">
            <w:pPr>
              <w:pStyle w:val="130"/>
              <w:keepNext/>
              <w:jc w:val="both"/>
              <w:rPr>
                <w:sz w:val="22"/>
                <w:szCs w:val="22"/>
              </w:rPr>
            </w:pPr>
            <w:r>
              <w:rPr>
                <w:rFonts w:hint="eastAsia" w:ascii="宋体" w:hAnsi="宋体" w:eastAsia="宋体" w:cs="宋体"/>
                <w:color w:val="0F1115"/>
                <w:shd w:val="clear" w:color="auto" w:fill="FFFFFF"/>
              </w:rPr>
              <w:t>已建立ODC-CX-31《投诉管理程序》，覆盖内部和外部投诉的受理、处理、回复和跟踪验证。</w:t>
            </w:r>
          </w:p>
        </w:tc>
      </w:tr>
      <w:tr w14:paraId="0F1490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8" w:hRule="atLeast"/>
          <w:jc w:val="center"/>
        </w:trPr>
        <w:tc>
          <w:tcPr>
            <w:tcW w:w="4004" w:type="dxa"/>
            <w:shd w:val="clear" w:color="auto" w:fill="F1F1F1" w:themeFill="background1" w:themeFillShade="F2"/>
          </w:tcPr>
          <w:p w14:paraId="7114F0AC">
            <w:pPr>
              <w:pStyle w:val="130"/>
              <w:keepNext/>
              <w:rPr>
                <w:rFonts w:eastAsia="宋体"/>
                <w:sz w:val="22"/>
                <w:szCs w:val="22"/>
                <w:lang w:val="en-GB" w:eastAsia="zh-CN"/>
              </w:rPr>
            </w:pPr>
            <w:r>
              <w:rPr>
                <w:rFonts w:hint="eastAsia" w:ascii="Times New Roman" w:eastAsia="微软雅黑"/>
                <w:sz w:val="22"/>
                <w:szCs w:val="22"/>
                <w:lang w:val="en-GB" w:eastAsia="zh-CN"/>
              </w:rPr>
              <w:t>您针对投诉的后续处理流程是怎样的？</w:t>
            </w:r>
          </w:p>
        </w:tc>
        <w:tc>
          <w:tcPr>
            <w:tcW w:w="5308" w:type="dxa"/>
            <w:gridSpan w:val="4"/>
            <w:vAlign w:val="center"/>
          </w:tcPr>
          <w:p w14:paraId="3C6BEF0D">
            <w:pPr>
              <w:rPr>
                <w:lang w:eastAsia="zh-CN"/>
              </w:rPr>
            </w:pPr>
          </w:p>
          <w:p w14:paraId="59C3D680">
            <w:pPr>
              <w:pStyle w:val="130"/>
              <w:keepNext/>
              <w:jc w:val="both"/>
              <w:rPr>
                <w:sz w:val="22"/>
                <w:szCs w:val="22"/>
              </w:rPr>
            </w:pPr>
            <w:r>
              <w:rPr>
                <w:rFonts w:hint="eastAsia" w:ascii="宋体" w:hAnsi="宋体" w:eastAsia="宋体" w:cs="宋体"/>
                <w:color w:val="0F1115"/>
                <w:shd w:val="clear" w:color="auto" w:fill="FFFFFF"/>
                <w:lang w:val="en-US" w:eastAsia="zh-CN"/>
              </w:rPr>
              <w:t>根据文件</w:t>
            </w:r>
            <w:r>
              <w:rPr>
                <w:rFonts w:hint="eastAsia" w:ascii="宋体" w:hAnsi="宋体" w:eastAsia="宋体" w:cs="宋体"/>
                <w:color w:val="0F1115"/>
                <w:shd w:val="clear" w:color="auto" w:fill="FFFFFF"/>
              </w:rPr>
              <w:t>ODC-CX-31《投诉管理程序》</w:t>
            </w:r>
            <w:r>
              <w:rPr>
                <w:rFonts w:hint="eastAsia" w:ascii="宋体" w:hAnsi="宋体" w:eastAsia="宋体" w:cs="宋体"/>
                <w:color w:val="0F1115"/>
                <w:shd w:val="clear" w:color="auto" w:fill="FFFFFF"/>
                <w:lang w:val="en-US" w:eastAsia="zh-CN"/>
              </w:rPr>
              <w:t>要求：</w:t>
            </w:r>
            <w:r>
              <w:rPr>
                <w:rFonts w:hint="eastAsia" w:ascii="宋体" w:hAnsi="宋体" w:eastAsia="宋体" w:cs="宋体"/>
                <w:color w:val="0F1115"/>
                <w:shd w:val="clear" w:color="auto" w:fill="FFFFFF"/>
              </w:rPr>
              <w:t>接收记录→判定责任部门→调查分析→区分有效/无效投诉→制定纠正措施→审核批准→回复客户→跟踪验证→统计分析→识别改进机会</w:t>
            </w:r>
          </w:p>
        </w:tc>
      </w:tr>
      <w:tr w14:paraId="314B91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jc w:val="center"/>
        </w:trPr>
        <w:tc>
          <w:tcPr>
            <w:tcW w:w="4004" w:type="dxa"/>
            <w:shd w:val="clear" w:color="auto" w:fill="F1F1F1" w:themeFill="background1" w:themeFillShade="F2"/>
            <w:vAlign w:val="center"/>
          </w:tcPr>
          <w:p w14:paraId="6DC9C9B9">
            <w:pPr>
              <w:pStyle w:val="130"/>
              <w:keepNext/>
              <w:rPr>
                <w:rFonts w:eastAsia="宋体"/>
                <w:sz w:val="22"/>
                <w:szCs w:val="22"/>
                <w:lang w:val="en-GB" w:eastAsia="zh-CN"/>
              </w:rPr>
            </w:pPr>
            <w:r>
              <w:rPr>
                <w:rFonts w:hint="eastAsia" w:ascii="Times New Roman" w:eastAsia="微软雅黑"/>
                <w:sz w:val="22"/>
                <w:szCs w:val="22"/>
                <w:lang w:val="en-GB" w:eastAsia="zh-CN"/>
              </w:rPr>
              <w:t>是否已建立针对事件、偏差及投诉处理的书面程序？</w:t>
            </w:r>
          </w:p>
        </w:tc>
        <w:tc>
          <w:tcPr>
            <w:tcW w:w="618" w:type="dxa"/>
            <w:vAlign w:val="center"/>
          </w:tcPr>
          <w:p w14:paraId="4D17AD84">
            <w:pPr>
              <w:ind w:left="1"/>
              <w:jc w:val="center"/>
              <w:rPr>
                <w:rFonts w:ascii="Arial" w:hAnsi="Arial" w:cs="Arial"/>
              </w:rPr>
            </w:pPr>
            <w:r>
              <w:rPr>
                <w:rFonts w:ascii="Arial" w:hAnsi="Arial" w:cs="Arial"/>
                <w:sz w:val="28"/>
                <w:szCs w:val="28"/>
              </w:rPr>
              <w:sym w:font="Wingdings" w:char="00FE"/>
            </w:r>
          </w:p>
        </w:tc>
        <w:tc>
          <w:tcPr>
            <w:tcW w:w="646" w:type="dxa"/>
            <w:vAlign w:val="center"/>
          </w:tcPr>
          <w:p w14:paraId="23F26755">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64BB5105">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4EDB1C20"/>
          <w:p w14:paraId="40BEEE46">
            <w:pPr>
              <w:pStyle w:val="136"/>
              <w:keepNext/>
              <w:rPr>
                <w:rFonts w:ascii="Arial" w:hAnsi="Arial"/>
                <w:sz w:val="22"/>
                <w:szCs w:val="22"/>
              </w:rPr>
            </w:pPr>
            <w:r>
              <w:rPr>
                <w:rFonts w:hint="eastAsia" w:ascii="宋体" w:hAnsi="宋体" w:eastAsia="宋体" w:cs="宋体"/>
                <w:color w:val="0F1115"/>
                <w:shd w:val="clear" w:color="auto" w:fill="FFFFFF"/>
              </w:rPr>
              <w:t>已建立书面程序：ODC-CX-37《纠正措施控制程序》</w:t>
            </w:r>
            <w:r>
              <w:rPr>
                <w:rFonts w:hint="eastAsia" w:ascii="宋体" w:hAnsi="宋体" w:eastAsia="宋体" w:cs="宋体"/>
                <w:color w:val="0F1115"/>
                <w:shd w:val="clear" w:color="auto" w:fill="FFFFFF"/>
                <w:lang w:eastAsia="zh-CN"/>
              </w:rPr>
              <w:t>、</w:t>
            </w:r>
            <w:r>
              <w:rPr>
                <w:rFonts w:hint="eastAsia" w:ascii="宋体" w:hAnsi="宋体" w:eastAsia="宋体" w:cs="宋体"/>
                <w:color w:val="0F1115"/>
                <w:shd w:val="clear" w:color="auto" w:fill="FFFFFF"/>
              </w:rPr>
              <w:t>ODC-CX-31《投诉管理程序》</w:t>
            </w:r>
            <w:r>
              <w:rPr>
                <w:rFonts w:hint="eastAsia" w:ascii="宋体" w:hAnsi="宋体" w:eastAsia="宋体" w:cs="宋体"/>
                <w:color w:val="0F1115"/>
                <w:shd w:val="clear" w:color="auto" w:fill="FFFFFF"/>
                <w:lang w:eastAsia="zh-CN"/>
              </w:rPr>
              <w:t>、</w:t>
            </w:r>
            <w:r>
              <w:rPr>
                <w:rFonts w:hint="eastAsia" w:ascii="宋体" w:hAnsi="宋体" w:eastAsia="宋体" w:cs="宋体"/>
                <w:color w:val="0F1115"/>
                <w:shd w:val="clear" w:color="auto" w:fill="FFFFFF"/>
              </w:rPr>
              <w:t>ODC-CX-29《不符合识别与控制程序》等。</w:t>
            </w:r>
          </w:p>
        </w:tc>
      </w:tr>
      <w:tr w14:paraId="2522F78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71E6313F">
            <w:pPr>
              <w:pStyle w:val="130"/>
              <w:keepNext/>
              <w:rPr>
                <w:rFonts w:eastAsia="宋体"/>
                <w:sz w:val="22"/>
                <w:szCs w:val="22"/>
                <w:lang w:val="en-GB" w:eastAsia="zh-CN"/>
              </w:rPr>
            </w:pPr>
            <w:r>
              <w:rPr>
                <w:rFonts w:hint="eastAsia" w:ascii="Times New Roman" w:eastAsia="微软雅黑"/>
                <w:sz w:val="22"/>
                <w:szCs w:val="22"/>
                <w:lang w:val="en-GB" w:eastAsia="zh-CN"/>
              </w:rPr>
              <w:t>是否对事件、偏差及投诉处理过程进行了风险评估？</w:t>
            </w:r>
          </w:p>
        </w:tc>
        <w:tc>
          <w:tcPr>
            <w:tcW w:w="618" w:type="dxa"/>
            <w:vAlign w:val="center"/>
          </w:tcPr>
          <w:p w14:paraId="726B7AE6">
            <w:pPr>
              <w:ind w:left="1"/>
              <w:jc w:val="center"/>
              <w:rPr>
                <w:rFonts w:ascii="Arial" w:hAnsi="Arial" w:cs="Arial"/>
              </w:rPr>
            </w:pPr>
            <w:r>
              <w:rPr>
                <w:rFonts w:ascii="Arial" w:hAnsi="Arial" w:cs="Arial"/>
                <w:sz w:val="28"/>
                <w:szCs w:val="28"/>
              </w:rPr>
              <w:sym w:font="Wingdings" w:char="00FE"/>
            </w:r>
          </w:p>
        </w:tc>
        <w:tc>
          <w:tcPr>
            <w:tcW w:w="646" w:type="dxa"/>
            <w:vAlign w:val="center"/>
          </w:tcPr>
          <w:p w14:paraId="436BDD0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785F6914">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2DB14593"/>
          <w:p w14:paraId="429EE71C">
            <w:pPr>
              <w:pStyle w:val="136"/>
              <w:keepNext/>
              <w:rPr>
                <w:rFonts w:ascii="Arial" w:hAnsi="Arial" w:eastAsia="等线"/>
                <w:i/>
                <w:sz w:val="22"/>
                <w:szCs w:val="22"/>
                <w:lang w:val="en-GB" w:eastAsia="zh-CN"/>
              </w:rPr>
            </w:pPr>
            <w:r>
              <w:rPr>
                <w:rFonts w:hint="eastAsia" w:ascii="宋体" w:hAnsi="宋体" w:eastAsia="宋体" w:cs="宋体"/>
                <w:color w:val="0F1115"/>
                <w:shd w:val="clear" w:color="auto" w:fill="FFFFFF"/>
              </w:rPr>
              <w:t>ODC-CX-31</w:t>
            </w:r>
            <w:r>
              <w:rPr>
                <w:rFonts w:ascii="Segoe UI" w:hAnsi="Segoe UI" w:eastAsia="Segoe UI" w:cs="Segoe UI"/>
                <w:color w:val="0F1115"/>
                <w:shd w:val="clear" w:color="auto" w:fill="FFFFFF"/>
              </w:rPr>
              <w:t>《投诉管理程序》要求分析是否存在风险因素；</w:t>
            </w:r>
            <w:r>
              <w:rPr>
                <w:rFonts w:hint="eastAsia" w:ascii="宋体" w:hAnsi="宋体" w:eastAsia="宋体" w:cs="宋体"/>
                <w:color w:val="0F1115"/>
                <w:shd w:val="clear" w:color="auto" w:fill="FFFFFF"/>
              </w:rPr>
              <w:t>ODC-CX-08</w:t>
            </w:r>
            <w:r>
              <w:rPr>
                <w:rFonts w:ascii="Segoe UI" w:hAnsi="Segoe UI" w:eastAsia="Segoe UI" w:cs="Segoe UI"/>
                <w:color w:val="0F1115"/>
                <w:shd w:val="clear" w:color="auto" w:fill="FFFFFF"/>
              </w:rPr>
              <w:t>《风险管理程序》风险识别表中将"不符合及纠正措施""投诉"列为风险源</w:t>
            </w:r>
            <w:r>
              <w:rPr>
                <w:rFonts w:hint="eastAsia" w:ascii="Segoe UI" w:hAnsi="Segoe UI" w:eastAsia="等线" w:cs="Segoe UI"/>
                <w:color w:val="0F1115"/>
                <w:shd w:val="clear" w:color="auto" w:fill="FFFFFF"/>
                <w:lang w:eastAsia="zh-CN"/>
              </w:rPr>
              <w:t>。</w:t>
            </w:r>
          </w:p>
        </w:tc>
      </w:tr>
      <w:tr w14:paraId="2860B1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52FBA098">
            <w:pPr>
              <w:pStyle w:val="130"/>
              <w:keepNext/>
              <w:rPr>
                <w:rFonts w:eastAsia="宋体"/>
                <w:sz w:val="22"/>
                <w:szCs w:val="22"/>
                <w:lang w:val="en-GB" w:eastAsia="zh-CN"/>
              </w:rPr>
            </w:pPr>
            <w:r>
              <w:rPr>
                <w:rFonts w:hint="eastAsia" w:ascii="Times New Roman" w:eastAsia="微软雅黑"/>
                <w:sz w:val="22"/>
                <w:szCs w:val="22"/>
                <w:lang w:val="en-GB" w:eastAsia="zh-CN"/>
              </w:rPr>
              <w:t>CAPA（纠正措施与预防措施）是否已记录并得到落实？</w:t>
            </w:r>
          </w:p>
        </w:tc>
        <w:tc>
          <w:tcPr>
            <w:tcW w:w="618" w:type="dxa"/>
            <w:vAlign w:val="center"/>
          </w:tcPr>
          <w:p w14:paraId="1D1BCB46">
            <w:pPr>
              <w:ind w:left="1"/>
              <w:jc w:val="center"/>
              <w:rPr>
                <w:rFonts w:ascii="Arial" w:hAnsi="Arial" w:cs="Arial"/>
              </w:rPr>
            </w:pPr>
            <w:r>
              <w:rPr>
                <w:rFonts w:ascii="Arial" w:hAnsi="Arial" w:cs="Arial"/>
                <w:sz w:val="28"/>
                <w:szCs w:val="28"/>
              </w:rPr>
              <w:sym w:font="Wingdings" w:char="00FE"/>
            </w:r>
          </w:p>
        </w:tc>
        <w:tc>
          <w:tcPr>
            <w:tcW w:w="646" w:type="dxa"/>
            <w:vAlign w:val="center"/>
          </w:tcPr>
          <w:p w14:paraId="0EC53B61">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01B503BE">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5FBF9FB0"/>
          <w:p w14:paraId="46247E11">
            <w:pPr>
              <w:pStyle w:val="136"/>
              <w:keepNext/>
              <w:rPr>
                <w:rFonts w:ascii="Arial" w:hAnsi="Arial" w:eastAsia="宋体"/>
                <w:i/>
                <w:sz w:val="22"/>
                <w:szCs w:val="22"/>
                <w:lang w:val="en-GB" w:eastAsia="zh-CN"/>
              </w:rPr>
            </w:pPr>
            <w:r>
              <w:rPr>
                <w:rFonts w:hint="eastAsia" w:ascii="Segoe UI" w:hAnsi="Segoe UI" w:eastAsia="Segoe UI" w:cs="Segoe UI"/>
                <w:color w:val="0F1115"/>
                <w:shd w:val="clear" w:color="auto" w:fill="FFFFFF"/>
              </w:rPr>
              <w:t xml:space="preserve">ODC-CX-37 </w:t>
            </w:r>
            <w:r>
              <w:rPr>
                <w:rFonts w:hint="eastAsia" w:ascii="Segoe UI" w:hAnsi="Segoe UI" w:eastAsia="Segoe UI" w:cs="Segoe UI"/>
                <w:color w:val="0F1115"/>
                <w:shd w:val="clear" w:color="auto" w:fill="FFFFFF"/>
                <w:lang w:eastAsia="zh-CN"/>
              </w:rPr>
              <w:t>《</w:t>
            </w:r>
            <w:r>
              <w:rPr>
                <w:rFonts w:hint="eastAsia" w:ascii="Segoe UI" w:hAnsi="Segoe UI" w:eastAsia="Segoe UI" w:cs="Segoe UI"/>
                <w:color w:val="0F1115"/>
                <w:shd w:val="clear" w:color="auto" w:fill="FFFFFF"/>
              </w:rPr>
              <w:t>纠正措施控制程序</w:t>
            </w:r>
            <w:r>
              <w:rPr>
                <w:rFonts w:hint="eastAsia" w:ascii="Segoe UI" w:hAnsi="Segoe UI" w:eastAsia="Segoe UI" w:cs="Segoe UI"/>
                <w:color w:val="0F1115"/>
                <w:shd w:val="clear" w:color="auto" w:fill="FFFFFF"/>
                <w:lang w:eastAsia="zh-CN"/>
              </w:rPr>
              <w:t>》</w:t>
            </w:r>
            <w:r>
              <w:rPr>
                <w:rFonts w:ascii="Segoe UI" w:hAnsi="Segoe UI" w:eastAsia="Segoe UI" w:cs="Segoe UI"/>
                <w:color w:val="0F1115"/>
                <w:shd w:val="clear" w:color="auto" w:fill="FFFFFF"/>
              </w:rPr>
              <w:t>需填写《不符合和纠正措施记录表》，经审批、实施、验证有效性后记录归档</w:t>
            </w:r>
            <w:r>
              <w:rPr>
                <w:rFonts w:hint="eastAsia" w:ascii="Segoe UI" w:hAnsi="Segoe UI" w:eastAsia="宋体" w:cs="Segoe UI"/>
                <w:color w:val="0F1115"/>
                <w:shd w:val="clear" w:color="auto" w:fill="FFFFFF"/>
                <w:lang w:eastAsia="zh-CN"/>
              </w:rPr>
              <w:t>。</w:t>
            </w:r>
          </w:p>
        </w:tc>
      </w:tr>
      <w:tr w14:paraId="6FBFE4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7752DD5E">
            <w:pPr>
              <w:pStyle w:val="130"/>
              <w:keepNext/>
              <w:rPr>
                <w:rFonts w:eastAsia="宋体"/>
                <w:sz w:val="22"/>
                <w:szCs w:val="22"/>
                <w:lang w:val="en-GB" w:eastAsia="zh-CN"/>
              </w:rPr>
            </w:pPr>
            <w:commentRangeStart w:id="2"/>
            <w:r>
              <w:rPr>
                <w:rFonts w:hint="eastAsia" w:ascii="Times New Roman" w:eastAsia="微软雅黑"/>
                <w:sz w:val="22"/>
                <w:szCs w:val="22"/>
                <w:lang w:val="en-GB" w:eastAsia="zh-CN"/>
              </w:rPr>
              <w:t>贵公司是否提供调查报告？</w:t>
            </w:r>
            <w:commentRangeEnd w:id="2"/>
            <w:r>
              <w:commentReference w:id="2"/>
            </w:r>
          </w:p>
        </w:tc>
        <w:tc>
          <w:tcPr>
            <w:tcW w:w="618" w:type="dxa"/>
            <w:vAlign w:val="center"/>
          </w:tcPr>
          <w:p w14:paraId="7080EDAA">
            <w:pPr>
              <w:ind w:left="1"/>
              <w:jc w:val="center"/>
              <w:rPr>
                <w:rFonts w:ascii="Arial" w:hAnsi="Arial" w:cs="Arial"/>
              </w:rPr>
            </w:pPr>
            <w:r>
              <w:rPr>
                <w:rFonts w:ascii="Arial" w:hAnsi="Arial" w:cs="Arial"/>
                <w:sz w:val="28"/>
                <w:szCs w:val="28"/>
              </w:rPr>
              <w:sym w:font="Wingdings" w:char="00FE"/>
            </w:r>
          </w:p>
        </w:tc>
        <w:tc>
          <w:tcPr>
            <w:tcW w:w="646" w:type="dxa"/>
            <w:vAlign w:val="center"/>
          </w:tcPr>
          <w:p w14:paraId="5FDF445F">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671" w:type="dxa"/>
            <w:vAlign w:val="center"/>
          </w:tcPr>
          <w:p w14:paraId="3C5A3B9D">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373" w:type="dxa"/>
          </w:tcPr>
          <w:p w14:paraId="778E5AE6"/>
          <w:p w14:paraId="6309E824">
            <w:pPr>
              <w:pStyle w:val="136"/>
              <w:keepNext/>
              <w:rPr>
                <w:rFonts w:ascii="微软雅黑" w:hAnsi="微软雅黑" w:eastAsia="微软雅黑" w:cs="微软雅黑"/>
                <w:i w:val="0"/>
                <w:color w:val="0F1115"/>
                <w:sz w:val="24"/>
                <w:szCs w:val="24"/>
                <w:shd w:val="clear" w:color="auto" w:fill="FFFFFF"/>
                <w:lang w:val="nl-BE" w:eastAsia="zh-CN"/>
              </w:rPr>
            </w:pPr>
            <w:bookmarkStart w:id="2" w:name="OLE_LINK2"/>
            <w:r>
              <w:rPr>
                <w:rFonts w:hint="eastAsia" w:ascii="微软雅黑" w:hAnsi="微软雅黑" w:eastAsia="微软雅黑" w:cs="微软雅黑"/>
                <w:color w:val="0F1115"/>
                <w:shd w:val="clear" w:color="auto" w:fill="FFFFFF"/>
              </w:rPr>
              <w:t>依</w:t>
            </w:r>
            <w:r>
              <w:rPr>
                <w:rFonts w:ascii="Segoe UI" w:hAnsi="Segoe UI" w:eastAsia="Segoe UI" w:cs="Segoe UI"/>
                <w:color w:val="0F1115"/>
                <w:shd w:val="clear" w:color="auto" w:fill="FFFFFF"/>
              </w:rPr>
              <w:t xml:space="preserve"> ODC-CX-37</w:t>
            </w:r>
            <w:r>
              <w:rPr>
                <w:rFonts w:hint="eastAsia" w:ascii="微软雅黑" w:hAnsi="微软雅黑" w:eastAsia="微软雅黑" w:cs="微软雅黑"/>
                <w:color w:val="0F1115"/>
                <w:shd w:val="clear" w:color="auto" w:fill="FFFFFF"/>
              </w:rPr>
              <w:t>《纠正措施控制程序》启动调查，输出《不符合和纠正措施记录表》（含根本原因、影响评估</w:t>
            </w:r>
            <w:r>
              <w:rPr>
                <w:rFonts w:hint="eastAsia" w:ascii="微软雅黑" w:hAnsi="微软雅黑" w:eastAsia="微软雅黑" w:cs="微软雅黑"/>
                <w:color w:val="0F1115"/>
                <w:shd w:val="clear" w:color="auto" w:fill="FFFFFF"/>
                <w:lang w:eastAsia="zh-CN"/>
              </w:rPr>
              <w:t>、</w:t>
            </w:r>
            <w:r>
              <w:rPr>
                <w:rFonts w:ascii="Segoe UI" w:hAnsi="Segoe UI" w:eastAsia="Segoe UI" w:cs="Segoe UI"/>
                <w:color w:val="0F1115"/>
                <w:shd w:val="clear" w:color="auto" w:fill="FFFFFF"/>
              </w:rPr>
              <w:t>CAPA</w:t>
            </w:r>
            <w:r>
              <w:rPr>
                <w:rFonts w:hint="eastAsia" w:ascii="微软雅黑" w:hAnsi="微软雅黑" w:eastAsia="微软雅黑" w:cs="微软雅黑"/>
                <w:color w:val="0F1115"/>
                <w:shd w:val="clear" w:color="auto" w:fill="FFFFFF"/>
              </w:rPr>
              <w:t>、预防再发措施）</w:t>
            </w:r>
            <w:r>
              <w:rPr>
                <w:rFonts w:hint="eastAsia" w:ascii="微软雅黑" w:hAnsi="微软雅黑" w:eastAsia="微软雅黑" w:cs="微软雅黑"/>
                <w:color w:val="0F1115"/>
                <w:shd w:val="clear" w:color="auto" w:fill="FFFFFF"/>
                <w:lang w:eastAsia="zh-CN"/>
              </w:rPr>
              <w:t>；</w:t>
            </w:r>
            <w:r>
              <w:rPr>
                <w:rFonts w:hint="eastAsia" w:ascii="微软雅黑" w:hAnsi="微软雅黑" w:eastAsia="微软雅黑" w:cs="微软雅黑"/>
                <w:color w:val="0F1115"/>
                <w:shd w:val="clear" w:color="auto" w:fill="FFFFFF"/>
              </w:rPr>
              <w:t>投诉类依</w:t>
            </w:r>
            <w:r>
              <w:rPr>
                <w:rFonts w:ascii="Segoe UI" w:hAnsi="Segoe UI" w:eastAsia="Segoe UI" w:cs="Segoe UI"/>
                <w:color w:val="0F1115"/>
                <w:shd w:val="clear" w:color="auto" w:fill="FFFFFF"/>
              </w:rPr>
              <w:t xml:space="preserve"> ODC-CX-31</w:t>
            </w:r>
            <w:r>
              <w:rPr>
                <w:rFonts w:hint="eastAsia" w:ascii="微软雅黑" w:hAnsi="微软雅黑" w:eastAsia="微软雅黑" w:cs="微软雅黑"/>
                <w:color w:val="0F1115"/>
                <w:shd w:val="clear" w:color="auto" w:fill="FFFFFF"/>
              </w:rPr>
              <w:t>《投诉管理程序》记录于《投诉处理表》</w:t>
            </w:r>
            <w:r>
              <w:rPr>
                <w:rFonts w:hint="eastAsia" w:ascii="微软雅黑" w:hAnsi="微软雅黑" w:eastAsia="微软雅黑" w:cs="微软雅黑"/>
                <w:color w:val="0F1115"/>
                <w:shd w:val="clear" w:color="auto" w:fill="FFFFFF"/>
                <w:lang w:eastAsia="zh-CN"/>
              </w:rPr>
              <w:t>。</w:t>
            </w:r>
            <w:bookmarkEnd w:id="2"/>
          </w:p>
        </w:tc>
      </w:tr>
      <w:tr w14:paraId="25BB00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84" w:hRule="atLeast"/>
          <w:jc w:val="center"/>
        </w:trPr>
        <w:tc>
          <w:tcPr>
            <w:tcW w:w="4004" w:type="dxa"/>
            <w:shd w:val="clear" w:color="auto" w:fill="F1F1F1" w:themeFill="background1" w:themeFillShade="F2"/>
            <w:vAlign w:val="center"/>
          </w:tcPr>
          <w:p w14:paraId="1CFE2B0E">
            <w:pPr>
              <w:pStyle w:val="130"/>
              <w:keepNext/>
              <w:rPr>
                <w:rFonts w:eastAsia="宋体"/>
                <w:sz w:val="22"/>
                <w:szCs w:val="22"/>
                <w:lang w:val="en-US" w:eastAsia="zh-CN"/>
              </w:rPr>
            </w:pPr>
            <w:commentRangeStart w:id="3"/>
            <w:r>
              <w:rPr>
                <w:rFonts w:ascii="宋体" w:hAnsi="宋体" w:eastAsia="宋体" w:cs="宋体"/>
              </w:rPr>
              <w:t>调查报告对应的 CAPA 如何进行沟通传递？提交最终调查报告的时限要求是什么？</w:t>
            </w:r>
            <w:commentRangeEnd w:id="3"/>
            <w:r>
              <w:commentReference w:id="3"/>
            </w:r>
          </w:p>
        </w:tc>
        <w:tc>
          <w:tcPr>
            <w:tcW w:w="5308" w:type="dxa"/>
            <w:gridSpan w:val="4"/>
            <w:vAlign w:val="center"/>
          </w:tcPr>
          <w:p w14:paraId="7AE64C2B">
            <w:pPr>
              <w:rPr>
                <w:lang w:eastAsia="zh-CN"/>
              </w:rPr>
            </w:pPr>
          </w:p>
          <w:p w14:paraId="4F1DAA10">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依据</w:t>
            </w:r>
            <w:r>
              <w:rPr>
                <w:rFonts w:hint="eastAsia" w:ascii="宋体" w:hAnsi="宋体" w:eastAsia="宋体" w:cs="宋体"/>
                <w:b/>
                <w:bCs/>
                <w:color w:val="0F1115"/>
                <w:shd w:val="clear" w:color="auto" w:fill="FFFFFF"/>
              </w:rPr>
              <w:t>ODC-CX-31《投诉管理程序》</w:t>
            </w:r>
            <w:r>
              <w:rPr>
                <w:rFonts w:hint="eastAsia" w:ascii="宋体" w:hAnsi="宋体" w:eastAsia="宋体" w:cs="宋体"/>
                <w:color w:val="0F1115"/>
                <w:shd w:val="clear" w:color="auto" w:fill="FFFFFF"/>
              </w:rPr>
              <w:t>责任部门填写《投诉处理表》，将原因分析及纠正措施报质量/技术负责人审核；审核同意后发质量部，由客服回复客户；质量部跟踪验证整改情况</w:t>
            </w:r>
            <w:r>
              <w:rPr>
                <w:rFonts w:hint="eastAsia" w:ascii="宋体" w:hAnsi="宋体" w:eastAsia="宋体" w:cs="宋体"/>
                <w:color w:val="0F1115"/>
                <w:shd w:val="clear" w:color="auto" w:fill="FFFFFF"/>
                <w:lang w:eastAsia="zh-CN"/>
              </w:rPr>
              <w:t>。</w:t>
            </w:r>
            <w:r>
              <w:rPr>
                <w:rFonts w:hint="eastAsia" w:ascii="宋体" w:hAnsi="宋体" w:eastAsia="宋体" w:cs="宋体"/>
                <w:color w:val="0F1115"/>
                <w:shd w:val="clear" w:color="auto" w:fill="FFFFFF"/>
              </w:rPr>
              <w:t>所有投诉处理原则上须在</w:t>
            </w:r>
            <w:r>
              <w:rPr>
                <w:rFonts w:hint="eastAsia" w:ascii="宋体" w:hAnsi="宋体" w:eastAsia="宋体" w:cs="宋体"/>
                <w:b/>
                <w:bCs/>
                <w:color w:val="0F1115"/>
                <w:shd w:val="clear" w:color="auto" w:fill="FFFFFF"/>
              </w:rPr>
              <w:t>三个工作日内完成</w:t>
            </w:r>
            <w:r>
              <w:rPr>
                <w:rFonts w:hint="eastAsia" w:ascii="宋体" w:hAnsi="宋体" w:eastAsia="宋体" w:cs="宋体"/>
                <w:color w:val="0F1115"/>
                <w:shd w:val="clear" w:color="auto" w:fill="FFFFFF"/>
              </w:rPr>
              <w:t>；复杂投诉可适当延长。一般投诉4h内响应，重大投诉1h内响应</w:t>
            </w:r>
            <w:r>
              <w:rPr>
                <w:rFonts w:hint="eastAsia" w:ascii="宋体" w:hAnsi="宋体" w:eastAsia="宋体" w:cs="宋体"/>
                <w:color w:val="0F1115"/>
                <w:shd w:val="clear" w:color="auto" w:fill="FFFFFF"/>
                <w:lang w:eastAsia="zh-CN"/>
              </w:rPr>
              <w:t>。</w:t>
            </w:r>
          </w:p>
          <w:p w14:paraId="6947A816">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依据</w:t>
            </w:r>
            <w:r>
              <w:rPr>
                <w:rFonts w:hint="eastAsia" w:ascii="宋体" w:hAnsi="宋体" w:eastAsia="宋体" w:cs="宋体"/>
                <w:b/>
                <w:bCs/>
                <w:color w:val="0F1115"/>
                <w:shd w:val="clear" w:color="auto" w:fill="FFFFFF"/>
              </w:rPr>
              <w:t>ODC-CX-37《纠正措施控制程序》</w:t>
            </w:r>
            <w:r>
              <w:rPr>
                <w:rFonts w:hint="eastAsia" w:ascii="宋体" w:hAnsi="宋体" w:eastAsia="宋体" w:cs="宋体"/>
                <w:color w:val="0F1115"/>
                <w:shd w:val="clear" w:color="auto" w:fill="FFFFFF"/>
              </w:rPr>
              <w:t>责任部门/专业组制定纠正措施，一般事务性措施由部门负责人批准，公司层面一般性措施由质量负责人审批，重大资源投入/重大影响措施由总经理批准；涉及多部门时由质量负责人协调监控；填写《不符合和纠正措施记录表》在预定的时间内完成</w:t>
            </w:r>
            <w:r>
              <w:rPr>
                <w:rFonts w:hint="eastAsia" w:ascii="宋体" w:hAnsi="宋体" w:eastAsia="宋体" w:cs="宋体"/>
                <w:color w:val="0F1115"/>
                <w:shd w:val="clear" w:color="auto" w:fill="FFFFFF"/>
                <w:lang w:eastAsia="zh-CN"/>
              </w:rPr>
              <w:t>。</w:t>
            </w:r>
          </w:p>
          <w:p w14:paraId="0E50756A">
            <w:pPr>
              <w:pStyle w:val="136"/>
              <w:keepNext/>
              <w:rPr>
                <w:rFonts w:hint="eastAsia" w:ascii="宋体" w:hAnsi="宋体" w:eastAsia="宋体" w:cs="宋体"/>
                <w:color w:val="0F1115"/>
                <w:shd w:val="clear" w:color="auto" w:fill="FFFFFF"/>
                <w:lang w:eastAsia="zh-CN"/>
              </w:rPr>
            </w:pPr>
            <w:r>
              <w:rPr>
                <w:rFonts w:hint="eastAsia" w:ascii="宋体" w:hAnsi="宋体" w:eastAsia="宋体" w:cs="宋体"/>
                <w:b/>
                <w:bCs/>
                <w:color w:val="0F1115"/>
                <w:shd w:val="clear" w:color="auto" w:fill="FFFFFF"/>
                <w:lang w:val="en-US" w:eastAsia="zh-CN"/>
              </w:rPr>
              <w:t>依据</w:t>
            </w:r>
            <w:r>
              <w:rPr>
                <w:rFonts w:hint="eastAsia" w:ascii="宋体" w:hAnsi="宋体" w:eastAsia="宋体" w:cs="宋体"/>
                <w:b/>
                <w:bCs/>
                <w:color w:val="0F1115"/>
                <w:shd w:val="clear" w:color="auto" w:fill="FFFFFF"/>
              </w:rPr>
              <w:t>ODC-CX-39《内部审核程序》</w:t>
            </w:r>
            <w:r>
              <w:rPr>
                <w:rFonts w:hint="eastAsia" w:ascii="宋体" w:hAnsi="宋体" w:eastAsia="宋体" w:cs="宋体"/>
                <w:color w:val="0F1115"/>
                <w:shd w:val="clear" w:color="auto" w:fill="FFFFFF"/>
              </w:rPr>
              <w:t>内审员将《不符合和纠正措施记录表》发至责任部门；责任部门分析原因、提出纠正措施及期限，报质量负责人批准后实施；内审员跟踪验证有效性，未落实的向内审组长报告，无法完成的提交管理层决策</w:t>
            </w:r>
            <w:r>
              <w:rPr>
                <w:rFonts w:hint="eastAsia" w:ascii="宋体" w:hAnsi="宋体" w:eastAsia="宋体" w:cs="宋体"/>
                <w:color w:val="0F1115"/>
                <w:shd w:val="clear" w:color="auto" w:fill="FFFFFF"/>
                <w:lang w:eastAsia="zh-CN"/>
              </w:rPr>
              <w:t>。</w:t>
            </w:r>
          </w:p>
          <w:p w14:paraId="4679481F">
            <w:pPr>
              <w:rPr>
                <w:lang w:eastAsia="zh-CN"/>
              </w:rPr>
            </w:pPr>
            <w:r>
              <w:rPr>
                <w:rFonts w:hint="eastAsia" w:ascii="宋体" w:hAnsi="宋体" w:eastAsia="宋体" w:cs="宋体"/>
                <w:color w:val="0F1115"/>
                <w:sz w:val="24"/>
                <w:szCs w:val="24"/>
                <w:shd w:val="clear" w:color="auto" w:fill="FFFFFF"/>
                <w:lang w:eastAsia="zh-CN"/>
              </w:rPr>
              <w:t>要求内审报告由质量经理编写、实验室主任批准后发布。</w:t>
            </w:r>
          </w:p>
          <w:p w14:paraId="1C8BBD44">
            <w:pPr>
              <w:rPr>
                <w:lang w:eastAsia="zh-CN"/>
              </w:rPr>
            </w:pPr>
          </w:p>
          <w:p w14:paraId="6411585F">
            <w:pPr>
              <w:pStyle w:val="136"/>
              <w:keepNext/>
              <w:rPr>
                <w:rFonts w:ascii="Arial" w:hAnsi="Arial"/>
                <w:i/>
                <w:sz w:val="22"/>
                <w:szCs w:val="22"/>
                <w:lang w:val="en-GB"/>
              </w:rPr>
            </w:pPr>
          </w:p>
        </w:tc>
      </w:tr>
    </w:tbl>
    <w:p w14:paraId="5AEEB896">
      <w:pPr>
        <w:pStyle w:val="130"/>
        <w:jc w:val="both"/>
        <w:rPr>
          <w:color w:val="0070C0"/>
          <w:sz w:val="22"/>
          <w:szCs w:val="22"/>
          <w:lang w:val="en-GB"/>
        </w:rPr>
      </w:pPr>
    </w:p>
    <w:tbl>
      <w:tblPr>
        <w:tblStyle w:val="138"/>
        <w:tblW w:w="4965"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656"/>
        <w:gridCol w:w="800"/>
        <w:gridCol w:w="669"/>
        <w:gridCol w:w="715"/>
        <w:gridCol w:w="3445"/>
      </w:tblGrid>
      <w:tr w14:paraId="3CFD59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4916" w:type="pct"/>
            <w:gridSpan w:val="5"/>
            <w:shd w:val="clear" w:color="auto" w:fill="F1F1F1" w:themeFill="background1" w:themeFillShade="F2"/>
          </w:tcPr>
          <w:p w14:paraId="07A1C892">
            <w:pPr>
              <w:pStyle w:val="133"/>
              <w:numPr>
                <w:ilvl w:val="255"/>
                <w:numId w:val="0"/>
              </w:numPr>
              <w:ind w:firstLine="0"/>
              <w:rPr>
                <w:lang w:eastAsia="zh-CN"/>
              </w:rPr>
            </w:pPr>
            <w:r>
              <w:rPr>
                <w:rFonts w:hint="eastAsia"/>
                <w:lang w:eastAsia="zh-CN"/>
              </w:rPr>
              <w:t>7.文档与数据完整性/保留与归档</w:t>
            </w:r>
          </w:p>
        </w:tc>
      </w:tr>
      <w:tr w14:paraId="3ECD13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1935" w:type="pct"/>
            <w:vAlign w:val="center"/>
          </w:tcPr>
          <w:p w14:paraId="41E62856">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b/>
                <w:color w:val="000000"/>
                <w:lang w:val="nl-BE" w:eastAsia="zh-CN"/>
              </w:rPr>
              <w:t>问题</w:t>
            </w:r>
          </w:p>
        </w:tc>
        <w:tc>
          <w:tcPr>
            <w:tcW w:w="424" w:type="pct"/>
            <w:vAlign w:val="center"/>
          </w:tcPr>
          <w:p w14:paraId="419A3438">
            <w:pPr>
              <w:spacing w:after="0" w:line="240" w:lineRule="auto"/>
              <w:ind w:left="102"/>
              <w:rPr>
                <w:rFonts w:ascii="Arial" w:hAnsi="Arial" w:eastAsia="宋体" w:cs="Arial"/>
                <w:lang w:val="nl-BE" w:eastAsia="zh-CN"/>
              </w:rPr>
            </w:pPr>
            <w:r>
              <w:rPr>
                <w:rFonts w:hint="eastAsia" w:ascii="Times New Roman" w:hAnsi="Arial" w:eastAsia="微软雅黑" w:cs="Arial"/>
                <w:b/>
                <w:lang w:val="nl-BE" w:eastAsia="zh-CN"/>
              </w:rPr>
              <w:t>是</w:t>
            </w:r>
          </w:p>
        </w:tc>
        <w:tc>
          <w:tcPr>
            <w:tcW w:w="354" w:type="pct"/>
            <w:vAlign w:val="center"/>
          </w:tcPr>
          <w:p w14:paraId="591EA3EF">
            <w:pPr>
              <w:spacing w:after="0" w:line="240" w:lineRule="auto"/>
              <w:ind w:left="83"/>
              <w:rPr>
                <w:rFonts w:ascii="Arial" w:hAnsi="Arial" w:eastAsia="宋体" w:cs="Arial"/>
                <w:lang w:val="nl-BE" w:eastAsia="zh-CN"/>
              </w:rPr>
            </w:pPr>
            <w:r>
              <w:rPr>
                <w:rFonts w:hint="eastAsia" w:ascii="Times New Roman" w:hAnsi="Arial" w:eastAsia="微软雅黑" w:cs="Arial"/>
                <w:b/>
                <w:lang w:val="nl-BE" w:eastAsia="zh-CN"/>
              </w:rPr>
              <w:t>不</w:t>
            </w:r>
          </w:p>
        </w:tc>
        <w:tc>
          <w:tcPr>
            <w:tcW w:w="379" w:type="pct"/>
            <w:vAlign w:val="center"/>
          </w:tcPr>
          <w:p w14:paraId="05F9FADE">
            <w:pPr>
              <w:spacing w:after="0" w:line="240" w:lineRule="auto"/>
              <w:ind w:left="101"/>
              <w:rPr>
                <w:rFonts w:ascii="Arial" w:hAnsi="Arial" w:eastAsia="宋体" w:cs="Arial"/>
                <w:lang w:val="nl-BE" w:eastAsia="zh-CN"/>
              </w:rPr>
            </w:pPr>
            <w:r>
              <w:rPr>
                <w:rFonts w:hint="eastAsia" w:ascii="Times New Roman" w:hAnsi="Arial" w:eastAsia="微软雅黑" w:cs="Arial"/>
                <w:b/>
                <w:lang w:val="nl-BE" w:eastAsia="zh-CN"/>
              </w:rPr>
              <w:t>N/A</w:t>
            </w:r>
          </w:p>
        </w:tc>
        <w:tc>
          <w:tcPr>
            <w:tcW w:w="1821" w:type="pct"/>
            <w:vAlign w:val="center"/>
          </w:tcPr>
          <w:p w14:paraId="6308C6D3">
            <w:pPr>
              <w:autoSpaceDE w:val="0"/>
              <w:autoSpaceDN w:val="0"/>
              <w:adjustRightInd w:val="0"/>
              <w:spacing w:after="0" w:line="240" w:lineRule="auto"/>
              <w:rPr>
                <w:rFonts w:ascii="Arial" w:hAnsi="Arial" w:eastAsia="宋体" w:cs="Arial"/>
                <w:i/>
                <w:color w:val="000000"/>
                <w:lang w:val="nl-BE" w:eastAsia="zh-CN"/>
              </w:rPr>
            </w:pPr>
            <w:r>
              <w:rPr>
                <w:rFonts w:hint="eastAsia" w:ascii="Times New Roman" w:hAnsi="Arial" w:eastAsia="微软雅黑" w:cs="Arial"/>
                <w:b/>
                <w:color w:val="000000"/>
                <w:lang w:val="nl-BE" w:eastAsia="zh-CN"/>
              </w:rPr>
              <w:t>备注/技术规范</w:t>
            </w:r>
          </w:p>
        </w:tc>
      </w:tr>
      <w:tr w14:paraId="412561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19" w:hRule="atLeast"/>
        </w:trPr>
        <w:tc>
          <w:tcPr>
            <w:tcW w:w="1935" w:type="pct"/>
            <w:shd w:val="clear" w:color="auto" w:fill="F1F1F1" w:themeFill="background1" w:themeFillShade="F2"/>
            <w:vAlign w:val="center"/>
          </w:tcPr>
          <w:p w14:paraId="6C506D3D">
            <w:pPr>
              <w:autoSpaceDE w:val="0"/>
              <w:autoSpaceDN w:val="0"/>
              <w:adjustRightInd w:val="0"/>
              <w:spacing w:after="0" w:line="240" w:lineRule="auto"/>
              <w:rPr>
                <w:rFonts w:ascii="Arial" w:hAnsi="Arial" w:eastAsia="宋体" w:cs="Arial"/>
                <w:b/>
                <w:color w:val="000000"/>
                <w:lang w:val="nl-BE" w:eastAsia="zh-CN"/>
              </w:rPr>
            </w:pPr>
            <w:r>
              <w:rPr>
                <w:rFonts w:hint="eastAsia" w:ascii="Times New Roman" w:hAnsi="Arial" w:eastAsia="微软雅黑" w:cs="Arial"/>
                <w:b/>
                <w:color w:val="000000"/>
                <w:lang w:val="nl-BE" w:eastAsia="zh-CN"/>
              </w:rPr>
              <w:t>如何进行记录保存？</w:t>
            </w:r>
          </w:p>
        </w:tc>
        <w:tc>
          <w:tcPr>
            <w:tcW w:w="2981" w:type="pct"/>
            <w:gridSpan w:val="4"/>
            <w:vAlign w:val="center"/>
          </w:tcPr>
          <w:p w14:paraId="7CF02694">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电子的</w:t>
            </w: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eastAsia="zh-CN"/>
              </w:rPr>
              <w:instrText xml:space="preserve"> FORMCHECKBOX </w:instrText>
            </w:r>
            <w:r>
              <w:rPr>
                <w:rFonts w:ascii="Arial" w:hAnsi="Arial" w:cs="Arial"/>
                <w:lang w:val="nl-BE"/>
              </w:rPr>
              <w:fldChar w:fldCharType="separate"/>
            </w:r>
            <w:r>
              <w:rPr>
                <w:rFonts w:ascii="Arial" w:hAnsi="Arial" w:cs="Arial"/>
                <w:lang w:val="nl-BE"/>
              </w:rPr>
              <w:fldChar w:fldCharType="end"/>
            </w:r>
          </w:p>
          <w:p w14:paraId="1439FA2E">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纸质版</w:t>
            </w: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eastAsia="zh-CN"/>
              </w:rPr>
              <w:instrText xml:space="preserve"> FORMCHECKBOX </w:instrText>
            </w:r>
            <w:r>
              <w:rPr>
                <w:rFonts w:ascii="Arial" w:hAnsi="Arial" w:cs="Arial"/>
                <w:lang w:val="nl-BE"/>
              </w:rPr>
              <w:fldChar w:fldCharType="separate"/>
            </w:r>
            <w:r>
              <w:rPr>
                <w:rFonts w:ascii="Arial" w:hAnsi="Arial" w:cs="Arial"/>
                <w:lang w:val="nl-BE"/>
              </w:rPr>
              <w:fldChar w:fldCharType="end"/>
            </w:r>
          </w:p>
          <w:p w14:paraId="57DA56BE">
            <w:pPr>
              <w:autoSpaceDE w:val="0"/>
              <w:autoSpaceDN w:val="0"/>
              <w:adjustRightInd w:val="0"/>
              <w:spacing w:after="0" w:line="240" w:lineRule="auto"/>
              <w:rPr>
                <w:rFonts w:ascii="Arial" w:hAnsi="Arial" w:eastAsia="宋体" w:cs="Arial"/>
                <w:b/>
                <w:color w:val="000000"/>
                <w:lang w:val="nl-BE" w:eastAsia="zh-CN"/>
              </w:rPr>
            </w:pPr>
            <w:r>
              <w:rPr>
                <w:rFonts w:hint="eastAsia" w:ascii="Times New Roman" w:hAnsi="Arial" w:eastAsia="微软雅黑" w:cs="Arial"/>
                <w:lang w:val="nl-BE" w:eastAsia="zh-CN"/>
              </w:rPr>
              <w:t>电子版与纸质版</w:t>
            </w:r>
            <w:r>
              <w:rPr>
                <w:rFonts w:ascii="Arial" w:hAnsi="Arial" w:cs="Arial"/>
                <w:sz w:val="28"/>
                <w:szCs w:val="28"/>
                <w:lang w:val="nl-BE"/>
              </w:rPr>
              <w:sym w:font="Wingdings" w:char="00FE"/>
            </w:r>
          </w:p>
        </w:tc>
      </w:tr>
      <w:tr w14:paraId="43950F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7" w:hRule="atLeast"/>
        </w:trPr>
        <w:tc>
          <w:tcPr>
            <w:tcW w:w="1935" w:type="pct"/>
            <w:shd w:val="clear" w:color="auto" w:fill="F1F1F1" w:themeFill="background1" w:themeFillShade="F2"/>
          </w:tcPr>
          <w:p w14:paraId="0B3183F3">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您是否制定了记录留存计划或相关操作规程？</w:t>
            </w:r>
          </w:p>
        </w:tc>
        <w:tc>
          <w:tcPr>
            <w:tcW w:w="424" w:type="pct"/>
            <w:vAlign w:val="center"/>
          </w:tcPr>
          <w:p w14:paraId="3EC3CC51">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51C306B0">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2796997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29041945">
            <w:pPr>
              <w:autoSpaceDE w:val="0"/>
              <w:autoSpaceDN w:val="0"/>
              <w:adjustRightInd w:val="0"/>
              <w:spacing w:after="0" w:line="240" w:lineRule="auto"/>
              <w:rPr>
                <w:rFonts w:ascii="Arial" w:hAnsi="Arial" w:eastAsia="宋体" w:cs="Arial"/>
                <w:color w:val="000000"/>
                <w:lang w:val="nl-BE" w:eastAsia="zh-CN"/>
              </w:rPr>
            </w:pPr>
            <w:r>
              <w:rPr>
                <w:rFonts w:ascii="Segoe UI" w:hAnsi="Segoe UI" w:eastAsia="Segoe UI" w:cs="Segoe UI"/>
                <w:color w:val="0F1115"/>
                <w:sz w:val="24"/>
                <w:szCs w:val="24"/>
                <w:shd w:val="clear" w:color="auto" w:fill="FFFFFF"/>
                <w:lang w:val="nl-BE" w:eastAsia="zh-CN"/>
              </w:rPr>
              <w:t>制定了ODC-CX-34《记录管理程序》，规定了记录的标识、填写、归档、保存期、检索、销毁等全流程管理要求。</w:t>
            </w:r>
          </w:p>
        </w:tc>
      </w:tr>
      <w:tr w14:paraId="188B49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015" w:hRule="atLeast"/>
        </w:trPr>
        <w:tc>
          <w:tcPr>
            <w:tcW w:w="1935" w:type="pct"/>
            <w:shd w:val="clear" w:color="auto" w:fill="F1F1F1" w:themeFill="background1" w:themeFillShade="F2"/>
          </w:tcPr>
          <w:p w14:paraId="6BD3C91A">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请提供文件的保存期限。若不同类型的文件保存期限不一致，请详细说明。</w:t>
            </w:r>
          </w:p>
        </w:tc>
        <w:tc>
          <w:tcPr>
            <w:tcW w:w="2981" w:type="pct"/>
            <w:gridSpan w:val="4"/>
            <w:vAlign w:val="center"/>
          </w:tcPr>
          <w:p w14:paraId="1E1E2A45">
            <w:pPr>
              <w:autoSpaceDE w:val="0"/>
              <w:autoSpaceDN w:val="0"/>
              <w:adjustRightInd w:val="0"/>
              <w:spacing w:after="0" w:line="240" w:lineRule="auto"/>
              <w:rPr>
                <w:rFonts w:ascii="Times New Roman" w:hAnsi="Arial" w:eastAsia="微软雅黑" w:cs="Arial"/>
                <w:color w:val="000000"/>
                <w:lang w:val="nl-BE" w:eastAsia="zh-CN"/>
              </w:rPr>
            </w:pPr>
            <w:r>
              <w:rPr>
                <w:rFonts w:ascii="Segoe UI" w:hAnsi="Segoe UI" w:eastAsia="Segoe UI" w:cs="Segoe UI"/>
                <w:b/>
                <w:bCs/>
                <w:color w:val="0F1115"/>
                <w:sz w:val="24"/>
                <w:szCs w:val="24"/>
                <w:shd w:val="clear" w:color="auto" w:fill="FFFFFF"/>
                <w:lang w:val="nl-BE" w:eastAsia="zh-CN"/>
              </w:rPr>
              <w:t>不同类型保存期限不同</w:t>
            </w:r>
            <w:r>
              <w:rPr>
                <w:rFonts w:ascii="Segoe UI" w:hAnsi="Segoe UI" w:eastAsia="Segoe UI" w:cs="Segoe UI"/>
                <w:color w:val="0F1115"/>
                <w:sz w:val="24"/>
                <w:szCs w:val="24"/>
                <w:shd w:val="clear" w:color="auto" w:fill="FFFFFF"/>
                <w:lang w:val="nl-BE" w:eastAsia="zh-CN"/>
              </w:rPr>
              <w:t>，详见下表：</w:t>
            </w:r>
          </w:p>
          <w:tbl>
            <w:tblPr>
              <w:tblStyle w:val="32"/>
              <w:tblpPr w:leftFromText="180" w:rightFromText="180" w:vertAnchor="text" w:tblpXSpec="center" w:tblpY="1"/>
              <w:tblOverlap w:val="never"/>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2717"/>
              <w:gridCol w:w="2685"/>
            </w:tblGrid>
            <w:tr w14:paraId="20E9D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rHeight w:val="110" w:hRule="atLeast"/>
                <w:tblHeader/>
                <w:jc w:val="center"/>
              </w:trPr>
              <w:tc>
                <w:tcPr>
                  <w:tcW w:w="2514" w:type="pct"/>
                  <w:tcBorders>
                    <w:tl2br w:val="nil"/>
                    <w:tr2bl w:val="nil"/>
                  </w:tcBorders>
                  <w:shd w:val="clear" w:color="auto" w:fill="FFFFFF"/>
                  <w:tcMar>
                    <w:top w:w="150" w:type="dxa"/>
                    <w:left w:w="0" w:type="dxa"/>
                    <w:bottom w:w="150" w:type="dxa"/>
                    <w:right w:w="240" w:type="dxa"/>
                  </w:tcMar>
                  <w:vAlign w:val="center"/>
                </w:tcPr>
                <w:p w14:paraId="6F2E1231">
                  <w:pPr>
                    <w:spacing w:after="0" w:line="240" w:lineRule="auto"/>
                    <w:jc w:val="center"/>
                    <w:rPr>
                      <w:rFonts w:hint="eastAsia" w:ascii="宋体" w:hAnsi="宋体" w:eastAsia="宋体" w:cs="宋体"/>
                      <w:b/>
                      <w:bCs/>
                      <w:color w:val="0F1115"/>
                    </w:rPr>
                  </w:pPr>
                  <w:r>
                    <w:rPr>
                      <w:rFonts w:hint="eastAsia" w:ascii="宋体" w:hAnsi="宋体" w:eastAsia="宋体" w:cs="宋体"/>
                      <w:b/>
                      <w:bCs/>
                      <w:color w:val="0F1115"/>
                      <w:lang w:eastAsia="zh-CN" w:bidi="ar"/>
                    </w:rPr>
                    <w:t>记录类型</w:t>
                  </w:r>
                </w:p>
              </w:tc>
              <w:tc>
                <w:tcPr>
                  <w:tcW w:w="2485" w:type="pct"/>
                  <w:tcBorders>
                    <w:tl2br w:val="nil"/>
                    <w:tr2bl w:val="nil"/>
                  </w:tcBorders>
                  <w:shd w:val="clear" w:color="auto" w:fill="FFFFFF"/>
                  <w:tcMar>
                    <w:top w:w="150" w:type="dxa"/>
                    <w:left w:w="240" w:type="dxa"/>
                    <w:bottom w:w="150" w:type="dxa"/>
                    <w:right w:w="240" w:type="dxa"/>
                  </w:tcMar>
                  <w:vAlign w:val="center"/>
                </w:tcPr>
                <w:p w14:paraId="6DB6DD10">
                  <w:pPr>
                    <w:spacing w:after="0" w:line="240" w:lineRule="auto"/>
                    <w:jc w:val="center"/>
                    <w:rPr>
                      <w:rFonts w:hint="eastAsia" w:ascii="宋体" w:hAnsi="宋体" w:eastAsia="宋体" w:cs="宋体"/>
                      <w:b/>
                      <w:bCs/>
                      <w:color w:val="0F1115"/>
                    </w:rPr>
                  </w:pPr>
                  <w:r>
                    <w:rPr>
                      <w:rFonts w:hint="eastAsia" w:ascii="宋体" w:hAnsi="宋体" w:eastAsia="宋体" w:cs="宋体"/>
                      <w:b/>
                      <w:bCs/>
                      <w:color w:val="0F1115"/>
                      <w:lang w:eastAsia="zh-CN" w:bidi="ar"/>
                    </w:rPr>
                    <w:t>保存期限</w:t>
                  </w:r>
                </w:p>
              </w:tc>
            </w:tr>
            <w:tr w14:paraId="7BAED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3" w:hRule="atLeast"/>
                <w:jc w:val="center"/>
              </w:trPr>
              <w:tc>
                <w:tcPr>
                  <w:tcW w:w="2514" w:type="pct"/>
                  <w:tcBorders>
                    <w:tl2br w:val="nil"/>
                    <w:tr2bl w:val="nil"/>
                  </w:tcBorders>
                  <w:shd w:val="clear" w:color="auto" w:fill="FFFFFF"/>
                  <w:tcMar>
                    <w:top w:w="150" w:type="dxa"/>
                    <w:left w:w="0" w:type="dxa"/>
                    <w:bottom w:w="150" w:type="dxa"/>
                    <w:right w:w="240" w:type="dxa"/>
                  </w:tcMar>
                  <w:vAlign w:val="center"/>
                </w:tcPr>
                <w:p w14:paraId="2C9C142C">
                  <w:pPr>
                    <w:spacing w:after="0" w:line="240" w:lineRule="auto"/>
                    <w:jc w:val="center"/>
                    <w:rPr>
                      <w:rFonts w:hint="eastAsia" w:ascii="宋体" w:hAnsi="宋体" w:eastAsia="宋体" w:cs="宋体"/>
                      <w:color w:val="0F1115"/>
                      <w:highlight w:val="yellow"/>
                      <w:lang w:eastAsia="zh-CN" w:bidi="ar"/>
                    </w:rPr>
                  </w:pPr>
                  <w:r>
                    <w:rPr>
                      <w:rFonts w:hint="eastAsia" w:ascii="宋体" w:hAnsi="宋体" w:eastAsia="宋体" w:cs="宋体"/>
                      <w:color w:val="0F1115"/>
                      <w:highlight w:val="yellow"/>
                      <w:lang w:eastAsia="zh-CN" w:bidi="ar"/>
                    </w:rPr>
                    <w:t>所有药物临床试验相关</w:t>
                  </w:r>
                </w:p>
                <w:p w14:paraId="373B6A6F">
                  <w:pPr>
                    <w:spacing w:after="0" w:line="240" w:lineRule="auto"/>
                    <w:jc w:val="center"/>
                    <w:rPr>
                      <w:rFonts w:hint="eastAsia" w:ascii="宋体" w:hAnsi="宋体" w:eastAsia="宋体" w:cs="宋体"/>
                      <w:color w:val="0F1115"/>
                      <w:highlight w:val="yellow"/>
                      <w:lang w:eastAsia="zh-CN"/>
                    </w:rPr>
                  </w:pPr>
                  <w:r>
                    <w:rPr>
                      <w:rFonts w:hint="eastAsia" w:ascii="宋体" w:hAnsi="宋体" w:eastAsia="宋体" w:cs="宋体"/>
                      <w:color w:val="0F1115"/>
                      <w:highlight w:val="yellow"/>
                      <w:lang w:eastAsia="zh-CN" w:bidi="ar"/>
                    </w:rPr>
                    <w:t>记录</w:t>
                  </w:r>
                </w:p>
              </w:tc>
              <w:tc>
                <w:tcPr>
                  <w:tcW w:w="2485" w:type="pct"/>
                  <w:tcBorders>
                    <w:tl2br w:val="nil"/>
                    <w:tr2bl w:val="nil"/>
                  </w:tcBorders>
                  <w:shd w:val="clear" w:color="auto" w:fill="FFFFFF"/>
                  <w:tcMar>
                    <w:top w:w="150" w:type="dxa"/>
                    <w:left w:w="240" w:type="dxa"/>
                    <w:bottom w:w="150" w:type="dxa"/>
                    <w:right w:w="0" w:type="dxa"/>
                  </w:tcMar>
                  <w:vAlign w:val="center"/>
                </w:tcPr>
                <w:p w14:paraId="7758954B">
                  <w:pPr>
                    <w:spacing w:after="0" w:line="240" w:lineRule="auto"/>
                    <w:jc w:val="center"/>
                    <w:rPr>
                      <w:rFonts w:hint="eastAsia" w:ascii="宋体" w:hAnsi="宋体" w:eastAsia="宋体" w:cs="宋体"/>
                      <w:color w:val="0F1115"/>
                      <w:highlight w:val="yellow"/>
                    </w:rPr>
                  </w:pPr>
                  <w:r>
                    <w:rPr>
                      <w:rFonts w:hint="eastAsia" w:ascii="宋体" w:hAnsi="宋体" w:eastAsia="宋体" w:cs="宋体"/>
                      <w:color w:val="0F1115"/>
                      <w:highlight w:val="yellow"/>
                      <w:lang w:eastAsia="zh-CN" w:bidi="ar"/>
                    </w:rPr>
                    <w:t>25年（或依客户要求）</w:t>
                  </w:r>
                </w:p>
              </w:tc>
            </w:tr>
          </w:tbl>
          <w:p w14:paraId="0254163B">
            <w:pPr>
              <w:autoSpaceDE w:val="0"/>
              <w:autoSpaceDN w:val="0"/>
              <w:adjustRightInd w:val="0"/>
              <w:spacing w:after="0" w:line="240" w:lineRule="auto"/>
              <w:rPr>
                <w:rFonts w:ascii="Arial" w:hAnsi="Arial" w:eastAsia="宋体" w:cs="Arial"/>
                <w:color w:val="000000"/>
                <w:lang w:val="nl-BE" w:eastAsia="zh-CN"/>
              </w:rPr>
            </w:pPr>
          </w:p>
        </w:tc>
      </w:tr>
      <w:tr w14:paraId="5D43D2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76" w:hRule="atLeast"/>
        </w:trPr>
        <w:tc>
          <w:tcPr>
            <w:tcW w:w="1935" w:type="pct"/>
            <w:shd w:val="clear" w:color="auto" w:fill="F1F1F1" w:themeFill="background1" w:themeFillShade="F2"/>
          </w:tcPr>
          <w:p w14:paraId="30E30CB6">
            <w:pPr>
              <w:autoSpaceDE w:val="0"/>
              <w:autoSpaceDN w:val="0"/>
              <w:adjustRightInd w:val="0"/>
              <w:spacing w:after="0" w:line="240" w:lineRule="auto"/>
              <w:rPr>
                <w:rFonts w:ascii="Arial" w:hAnsi="Arial" w:eastAsia="宋体" w:cs="Arial"/>
                <w:color w:val="000000"/>
                <w:lang w:val="nl-BE" w:eastAsia="zh-CN"/>
              </w:rPr>
            </w:pPr>
            <w:r>
              <w:rPr>
                <w:rFonts w:ascii="宋体" w:hAnsi="宋体" w:eastAsia="宋体" w:cs="宋体"/>
                <w:sz w:val="24"/>
                <w:szCs w:val="24"/>
                <w:lang w:val="nl-BE" w:eastAsia="zh-CN"/>
              </w:rPr>
              <w:t>记录的存储方式，是否能够在规定保存期限内保障记录的完整性？</w:t>
            </w:r>
          </w:p>
        </w:tc>
        <w:tc>
          <w:tcPr>
            <w:tcW w:w="424" w:type="pct"/>
            <w:vAlign w:val="center"/>
          </w:tcPr>
          <w:p w14:paraId="52190895">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75A6582D">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043FE18A">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229C7F4A">
            <w:pPr>
              <w:autoSpaceDE/>
              <w:autoSpaceDN/>
              <w:adjustRightInd/>
              <w:spacing w:after="0" w:line="240" w:lineRule="auto"/>
              <w:rPr>
                <w:rFonts w:ascii="Times New Roman" w:hAnsi="Arial" w:eastAsia="微软雅黑" w:cs="Arial"/>
                <w:color w:val="000000"/>
                <w:lang w:val="nl-BE" w:eastAsia="zh-CN"/>
              </w:rPr>
            </w:pPr>
            <w:r>
              <w:rPr>
                <w:rFonts w:hint="eastAsia" w:ascii="Segoe UI" w:hAnsi="Segoe UI" w:eastAsia="宋体" w:cs="Segoe UI"/>
                <w:color w:val="0F1115"/>
                <w:sz w:val="24"/>
                <w:szCs w:val="24"/>
                <w:shd w:val="clear" w:color="auto" w:fill="FFFFFF"/>
                <w:lang w:val="nl-BE" w:eastAsia="zh-CN"/>
              </w:rPr>
              <w:t>根据</w:t>
            </w:r>
            <w:r>
              <w:rPr>
                <w:rFonts w:ascii="Segoe UI" w:hAnsi="Segoe UI" w:eastAsia="Segoe UI" w:cs="Segoe UI"/>
                <w:color w:val="0F1115"/>
                <w:sz w:val="24"/>
                <w:szCs w:val="24"/>
                <w:shd w:val="clear" w:color="auto" w:fill="FFFFFF"/>
                <w:lang w:val="nl-BE" w:eastAsia="zh-CN"/>
              </w:rPr>
              <w:t>ODC-CX-34</w:t>
            </w:r>
            <w:r>
              <w:rPr>
                <w:rFonts w:hint="eastAsia" w:ascii="Segoe UI" w:hAnsi="Segoe UI" w:eastAsia="宋体" w:cs="Segoe UI"/>
                <w:color w:val="0F1115"/>
                <w:sz w:val="24"/>
                <w:szCs w:val="24"/>
                <w:shd w:val="clear" w:color="auto" w:fill="FFFFFF"/>
                <w:lang w:val="nl-BE" w:eastAsia="zh-CN"/>
              </w:rPr>
              <w:t>《</w:t>
            </w:r>
            <w:r>
              <w:rPr>
                <w:rFonts w:ascii="Segoe UI" w:hAnsi="Segoe UI" w:eastAsia="Segoe UI" w:cs="Segoe UI"/>
                <w:color w:val="0F1115"/>
                <w:sz w:val="24"/>
                <w:szCs w:val="24"/>
                <w:shd w:val="clear" w:color="auto" w:fill="FFFFFF"/>
                <w:lang w:val="nl-BE" w:eastAsia="zh-CN"/>
              </w:rPr>
              <w:t>记录管理程序》规定记录须保存在适宜环境中（防霉、防虫、防鼠、防火），电子记录按《计算机硬件及软件管理程序》维护和备份，临时文件及时删除，防止丢失、损坏或非授权修改。</w:t>
            </w:r>
          </w:p>
        </w:tc>
      </w:tr>
      <w:tr w14:paraId="03DF6C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48" w:hRule="atLeast"/>
        </w:trPr>
        <w:tc>
          <w:tcPr>
            <w:tcW w:w="1935" w:type="pct"/>
            <w:shd w:val="clear" w:color="auto" w:fill="F1F1F1" w:themeFill="background1" w:themeFillShade="F2"/>
          </w:tcPr>
          <w:p w14:paraId="2EC1959C">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您是否已建立完善的档案归档管理体系？</w:t>
            </w:r>
          </w:p>
        </w:tc>
        <w:tc>
          <w:tcPr>
            <w:tcW w:w="424" w:type="pct"/>
            <w:vAlign w:val="center"/>
          </w:tcPr>
          <w:p w14:paraId="787D367B">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75BD9196">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2630E7E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1F5AF88C">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highlight w:val="yellow"/>
                <w:shd w:val="clear" w:color="auto" w:fill="FFFFFF"/>
                <w:lang w:val="nl-BE" w:eastAsia="zh-CN"/>
              </w:rPr>
              <w:t>根据</w:t>
            </w:r>
            <w:r>
              <w:rPr>
                <w:rFonts w:ascii="Segoe UI" w:hAnsi="Segoe UI" w:eastAsia="Segoe UI" w:cs="Segoe UI"/>
                <w:color w:val="0F1115"/>
                <w:sz w:val="24"/>
                <w:szCs w:val="24"/>
                <w:highlight w:val="yellow"/>
                <w:shd w:val="clear" w:color="auto" w:fill="FFFFFF"/>
                <w:lang w:val="nl-BE" w:eastAsia="zh-CN"/>
              </w:rPr>
              <w:t>ODC-CX-34</w:t>
            </w:r>
            <w:r>
              <w:rPr>
                <w:rFonts w:hint="eastAsia" w:ascii="Segoe UI" w:hAnsi="Segoe UI" w:eastAsia="宋体" w:cs="Segoe UI"/>
                <w:color w:val="0F1115"/>
                <w:sz w:val="24"/>
                <w:szCs w:val="24"/>
                <w:highlight w:val="yellow"/>
                <w:shd w:val="clear" w:color="auto" w:fill="FFFFFF"/>
                <w:lang w:val="nl-BE" w:eastAsia="zh-CN"/>
              </w:rPr>
              <w:t>《</w:t>
            </w:r>
            <w:r>
              <w:rPr>
                <w:rFonts w:ascii="Segoe UI" w:hAnsi="Segoe UI" w:eastAsia="Segoe UI" w:cs="Segoe UI"/>
                <w:color w:val="0F1115"/>
                <w:sz w:val="24"/>
                <w:szCs w:val="24"/>
                <w:highlight w:val="yellow"/>
                <w:shd w:val="clear" w:color="auto" w:fill="FFFFFF"/>
                <w:lang w:val="nl-BE" w:eastAsia="zh-CN"/>
              </w:rPr>
              <w:t>记录管理程序》建立了完整的归档管理体系：每年一季度归档上年度记录，填写《记录归档登记表》，更新《归档记录一览表》，各专业组负责分类装订，档案管理员签字接收</w:t>
            </w:r>
            <w:r>
              <w:rPr>
                <w:rFonts w:hint="eastAsia" w:ascii="Segoe UI" w:hAnsi="Segoe UI" w:eastAsia="宋体" w:cs="Segoe UI"/>
                <w:color w:val="0F1115"/>
                <w:sz w:val="24"/>
                <w:szCs w:val="24"/>
                <w:highlight w:val="yellow"/>
                <w:shd w:val="clear" w:color="auto" w:fill="FFFFFF"/>
                <w:lang w:val="nl-BE" w:eastAsia="zh-CN"/>
              </w:rPr>
              <w:t>。</w:t>
            </w:r>
          </w:p>
        </w:tc>
      </w:tr>
      <w:tr w14:paraId="732F80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35" w:type="pct"/>
            <w:shd w:val="clear" w:color="auto" w:fill="F1F1F1" w:themeFill="background1" w:themeFillShade="F2"/>
          </w:tcPr>
          <w:p w14:paraId="4972371B">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记录是保留在该机构内，还是存储于外部归档机构？</w:t>
            </w:r>
          </w:p>
        </w:tc>
        <w:tc>
          <w:tcPr>
            <w:tcW w:w="424" w:type="pct"/>
            <w:vAlign w:val="center"/>
          </w:tcPr>
          <w:p w14:paraId="787099A2">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167A43F5">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CA886C2">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0C613B85">
            <w:pPr>
              <w:autoSpaceDE w:val="0"/>
              <w:autoSpaceDN w:val="0"/>
              <w:adjustRightInd w:val="0"/>
              <w:spacing w:after="0" w:line="240" w:lineRule="auto"/>
              <w:rPr>
                <w:rFonts w:ascii="Times New Roman" w:hAnsi="Arial" w:eastAsia="微软雅黑" w:cs="Arial"/>
                <w:color w:val="000000"/>
                <w:lang w:val="nl-BE" w:eastAsia="zh-CN"/>
              </w:rPr>
            </w:pPr>
            <w:r>
              <w:rPr>
                <w:rFonts w:hint="eastAsia" w:ascii="Times New Roman" w:hAnsi="Arial" w:eastAsia="微软雅黑" w:cs="Arial"/>
                <w:color w:val="000000"/>
                <w:lang w:val="nl-BE" w:eastAsia="zh-CN"/>
              </w:rPr>
              <w:t>保留在机构内。</w:t>
            </w:r>
          </w:p>
          <w:p w14:paraId="4A268D70">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shd w:val="clear" w:color="auto" w:fill="FFFFFF"/>
                <w:lang w:val="nl-BE" w:eastAsia="zh-CN"/>
              </w:rPr>
              <w:t>根据</w:t>
            </w:r>
            <w:r>
              <w:rPr>
                <w:rFonts w:ascii="Segoe UI" w:hAnsi="Segoe UI" w:eastAsia="Segoe UI" w:cs="Segoe UI"/>
                <w:color w:val="0F1115"/>
                <w:sz w:val="24"/>
                <w:szCs w:val="24"/>
                <w:shd w:val="clear" w:color="auto" w:fill="FFFFFF"/>
                <w:lang w:val="nl-BE" w:eastAsia="zh-CN"/>
              </w:rPr>
              <w:t>ODC-CX-34</w:t>
            </w:r>
            <w:r>
              <w:rPr>
                <w:rFonts w:hint="eastAsia" w:ascii="Segoe UI" w:hAnsi="Segoe UI" w:eastAsia="宋体" w:cs="Segoe UI"/>
                <w:color w:val="0F1115"/>
                <w:sz w:val="24"/>
                <w:szCs w:val="24"/>
                <w:shd w:val="clear" w:color="auto" w:fill="FFFFFF"/>
                <w:lang w:val="nl-BE" w:eastAsia="zh-CN"/>
              </w:rPr>
              <w:t>《</w:t>
            </w:r>
            <w:r>
              <w:rPr>
                <w:rFonts w:ascii="Segoe UI" w:hAnsi="Segoe UI" w:eastAsia="Segoe UI" w:cs="Segoe UI"/>
                <w:color w:val="0F1115"/>
                <w:sz w:val="24"/>
                <w:szCs w:val="24"/>
                <w:shd w:val="clear" w:color="auto" w:fill="FFFFFF"/>
                <w:lang w:val="nl-BE" w:eastAsia="zh-CN"/>
              </w:rPr>
              <w:t>记录管理程序》文件规定记录由部门和专业组保管，暂存于部门内，定期归档至实验室管理的档案中</w:t>
            </w:r>
            <w:r>
              <w:rPr>
                <w:rFonts w:hint="eastAsia" w:ascii="Segoe UI" w:hAnsi="Segoe UI" w:eastAsia="宋体" w:cs="Segoe UI"/>
                <w:color w:val="0F1115"/>
                <w:sz w:val="24"/>
                <w:szCs w:val="24"/>
                <w:shd w:val="clear" w:color="auto" w:fill="FFFFFF"/>
                <w:lang w:val="nl-BE" w:eastAsia="zh-CN"/>
              </w:rPr>
              <w:t>。</w:t>
            </w:r>
          </w:p>
        </w:tc>
      </w:tr>
      <w:tr w14:paraId="62B447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39" w:hRule="atLeast"/>
        </w:trPr>
        <w:tc>
          <w:tcPr>
            <w:tcW w:w="1935" w:type="pct"/>
            <w:shd w:val="clear" w:color="auto" w:fill="F1F1F1" w:themeFill="background1" w:themeFillShade="F2"/>
          </w:tcPr>
          <w:p w14:paraId="2D080C15">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记录是否存储在内部档案库中？</w:t>
            </w:r>
          </w:p>
        </w:tc>
        <w:tc>
          <w:tcPr>
            <w:tcW w:w="424" w:type="pct"/>
            <w:vAlign w:val="center"/>
          </w:tcPr>
          <w:p w14:paraId="4FB5BF0B">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50724777">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BF37ACC">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54BA6441">
            <w:pPr>
              <w:rPr>
                <w:lang w:val="nl-BE"/>
              </w:rPr>
            </w:pPr>
          </w:p>
          <w:p w14:paraId="2CBE8636">
            <w:pPr>
              <w:autoSpaceDE w:val="0"/>
              <w:autoSpaceDN w:val="0"/>
              <w:adjustRightInd w:val="0"/>
              <w:spacing w:after="0" w:line="240" w:lineRule="auto"/>
              <w:rPr>
                <w:rFonts w:ascii="Times New Roman" w:hAnsi="Arial" w:eastAsia="宋体" w:cs="Arial"/>
                <w:color w:val="000000"/>
                <w:lang w:val="nl-BE" w:eastAsia="zh-CN"/>
              </w:rPr>
            </w:pPr>
            <w:r>
              <w:rPr>
                <w:rFonts w:hint="eastAsia" w:ascii="Segoe UI" w:hAnsi="Segoe UI" w:eastAsia="宋体" w:cs="Segoe UI"/>
                <w:color w:val="0F1115"/>
                <w:sz w:val="24"/>
                <w:szCs w:val="24"/>
                <w:shd w:val="clear" w:color="auto" w:fill="FFFFFF"/>
                <w:lang w:val="nl-BE" w:eastAsia="zh-CN"/>
              </w:rPr>
              <w:t>根据</w:t>
            </w:r>
            <w:r>
              <w:rPr>
                <w:rFonts w:ascii="Segoe UI" w:hAnsi="Segoe UI" w:eastAsia="Segoe UI" w:cs="Segoe UI"/>
                <w:color w:val="0F1115"/>
                <w:sz w:val="24"/>
                <w:szCs w:val="24"/>
                <w:shd w:val="clear" w:color="auto" w:fill="FFFFFF"/>
                <w:lang w:val="nl-BE" w:eastAsia="zh-CN"/>
              </w:rPr>
              <w:t>ODC-CX-34</w:t>
            </w:r>
            <w:r>
              <w:rPr>
                <w:rFonts w:hint="eastAsia" w:ascii="Segoe UI" w:hAnsi="Segoe UI" w:eastAsia="宋体" w:cs="Segoe UI"/>
                <w:color w:val="0F1115"/>
                <w:sz w:val="24"/>
                <w:szCs w:val="24"/>
                <w:shd w:val="clear" w:color="auto" w:fill="FFFFFF"/>
                <w:lang w:val="nl-BE" w:eastAsia="zh-CN"/>
              </w:rPr>
              <w:t>《</w:t>
            </w:r>
            <w:r>
              <w:rPr>
                <w:rFonts w:ascii="Segoe UI" w:hAnsi="Segoe UI" w:eastAsia="Segoe UI" w:cs="Segoe UI"/>
                <w:color w:val="0F1115"/>
                <w:sz w:val="24"/>
                <w:szCs w:val="24"/>
                <w:shd w:val="clear" w:color="auto" w:fill="FFFFFF"/>
                <w:lang w:val="nl-BE" w:eastAsia="zh-CN"/>
              </w:rPr>
              <w:t>记录管理程序》文件规定记录归档至实验室内部档案</w:t>
            </w:r>
            <w:r>
              <w:rPr>
                <w:rFonts w:hint="eastAsia" w:ascii="Segoe UI" w:hAnsi="Segoe UI" w:eastAsia="等线" w:cs="Segoe UI"/>
                <w:color w:val="0F1115"/>
                <w:sz w:val="24"/>
                <w:szCs w:val="24"/>
                <w:shd w:val="clear" w:color="auto" w:fill="FFFFFF"/>
                <w:lang w:val="nl-BE" w:eastAsia="zh-CN"/>
              </w:rPr>
              <w:t>室</w:t>
            </w:r>
            <w:r>
              <w:rPr>
                <w:rFonts w:ascii="Segoe UI" w:hAnsi="Segoe UI" w:eastAsia="Segoe UI" w:cs="Segoe UI"/>
                <w:color w:val="0F1115"/>
                <w:sz w:val="24"/>
                <w:szCs w:val="24"/>
                <w:shd w:val="clear" w:color="auto" w:fill="FFFFFF"/>
                <w:lang w:val="nl-BE" w:eastAsia="zh-CN"/>
              </w:rPr>
              <w:t>，由文件管理员或信息管理员统一管理</w:t>
            </w:r>
            <w:r>
              <w:rPr>
                <w:rFonts w:hint="eastAsia" w:ascii="Segoe UI" w:hAnsi="Segoe UI" w:eastAsia="宋体" w:cs="Segoe UI"/>
                <w:color w:val="0F1115"/>
                <w:sz w:val="24"/>
                <w:szCs w:val="24"/>
                <w:shd w:val="clear" w:color="auto" w:fill="FFFFFF"/>
                <w:lang w:val="nl-BE" w:eastAsia="zh-CN"/>
              </w:rPr>
              <w:t>。</w:t>
            </w:r>
          </w:p>
        </w:tc>
      </w:tr>
      <w:tr w14:paraId="26C984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4" w:hRule="atLeast"/>
        </w:trPr>
        <w:tc>
          <w:tcPr>
            <w:tcW w:w="1935" w:type="pct"/>
            <w:shd w:val="clear" w:color="auto" w:fill="F1F1F1" w:themeFill="background1" w:themeFillShade="F2"/>
          </w:tcPr>
          <w:p w14:paraId="7A8E538F">
            <w:pPr>
              <w:autoSpaceDE w:val="0"/>
              <w:autoSpaceDN w:val="0"/>
              <w:adjustRightInd w:val="0"/>
              <w:spacing w:after="0" w:line="240" w:lineRule="auto"/>
              <w:rPr>
                <w:rFonts w:ascii="Arial" w:hAnsi="Arial" w:eastAsia="宋体" w:cs="Arial"/>
                <w:color w:val="000000"/>
                <w:lang w:val="en-GB" w:eastAsia="zh-CN"/>
              </w:rPr>
            </w:pPr>
            <w:r>
              <w:rPr>
                <w:rFonts w:hint="eastAsia" w:ascii="Times New Roman" w:hAnsi="Arial" w:eastAsia="微软雅黑" w:cs="Arial"/>
                <w:color w:val="000000"/>
                <w:lang w:val="nl-BE" w:eastAsia="zh-CN"/>
              </w:rPr>
              <w:t>记录是否存储在外部归档机构中？</w:t>
            </w:r>
          </w:p>
        </w:tc>
        <w:tc>
          <w:tcPr>
            <w:tcW w:w="424" w:type="pct"/>
            <w:vAlign w:val="center"/>
          </w:tcPr>
          <w:p w14:paraId="7D9BFE1A">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1B41E854">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79" w:type="pct"/>
            <w:vAlign w:val="center"/>
          </w:tcPr>
          <w:p w14:paraId="7AB3D8E2">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3B60138F">
            <w:pPr>
              <w:autoSpaceDE w:val="0"/>
              <w:autoSpaceDN w:val="0"/>
              <w:adjustRightInd w:val="0"/>
              <w:spacing w:after="0" w:line="240" w:lineRule="auto"/>
              <w:rPr>
                <w:rFonts w:ascii="Arial" w:hAnsi="Arial" w:eastAsia="宋体" w:cs="Arial"/>
                <w:i/>
                <w:lang w:val="nl-BE" w:eastAsia="zh-CN"/>
              </w:rPr>
            </w:pPr>
            <w:r>
              <w:rPr>
                <w:rFonts w:hint="eastAsia" w:ascii="Times New Roman" w:hAnsi="Arial" w:eastAsia="微软雅黑" w:cs="Arial"/>
                <w:color w:val="000000"/>
                <w:lang w:val="nl-BE" w:eastAsia="zh-CN"/>
              </w:rPr>
              <w:t>不存储在外部归档机构中。</w:t>
            </w:r>
          </w:p>
        </w:tc>
      </w:tr>
      <w:tr w14:paraId="7495BB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935" w:type="pct"/>
            <w:shd w:val="clear" w:color="auto" w:fill="F1F1F1" w:themeFill="background1" w:themeFillShade="F2"/>
          </w:tcPr>
          <w:p w14:paraId="6189748E">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该外部归档设施是否已接受过公司代表的审计？</w:t>
            </w:r>
          </w:p>
        </w:tc>
        <w:tc>
          <w:tcPr>
            <w:tcW w:w="424" w:type="pct"/>
            <w:vAlign w:val="center"/>
          </w:tcPr>
          <w:p w14:paraId="4839A377">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40C926EF">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4A786B32">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07A7084B">
            <w:pPr>
              <w:autoSpaceDE w:val="0"/>
              <w:autoSpaceDN w:val="0"/>
              <w:adjustRightInd w:val="0"/>
              <w:spacing w:after="0" w:line="240" w:lineRule="auto"/>
              <w:rPr>
                <w:rFonts w:ascii="Arial" w:hAnsi="Arial" w:eastAsia="宋体" w:cs="Arial"/>
                <w:color w:val="000000"/>
                <w:lang w:val="nl-BE" w:eastAsia="zh-CN"/>
              </w:rPr>
            </w:pPr>
            <w:r>
              <w:rPr>
                <w:rFonts w:hint="eastAsia" w:ascii="Times New Roman" w:hAnsi="Arial" w:eastAsia="微软雅黑" w:cs="Arial"/>
                <w:color w:val="000000"/>
                <w:lang w:val="nl-BE" w:eastAsia="zh-CN"/>
              </w:rPr>
              <w:t>不涉及。</w:t>
            </w:r>
          </w:p>
        </w:tc>
      </w:tr>
      <w:tr w14:paraId="4FE4A5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413" w:hRule="atLeast"/>
        </w:trPr>
        <w:tc>
          <w:tcPr>
            <w:tcW w:w="1935" w:type="pct"/>
            <w:shd w:val="clear" w:color="auto" w:fill="F1F1F1" w:themeFill="background1" w:themeFillShade="F2"/>
          </w:tcPr>
          <w:p w14:paraId="107CBFC9">
            <w:pPr>
              <w:autoSpaceDE w:val="0"/>
              <w:autoSpaceDN w:val="0"/>
              <w:adjustRightInd w:val="0"/>
              <w:spacing w:after="0" w:line="240" w:lineRule="auto"/>
              <w:rPr>
                <w:rFonts w:ascii="Arial" w:hAnsi="Arial" w:eastAsia="宋体" w:cs="Arial"/>
                <w:lang w:val="en-GB" w:eastAsia="zh-CN"/>
              </w:rPr>
            </w:pPr>
            <w:r>
              <w:rPr>
                <w:rFonts w:hint="eastAsia" w:ascii="Times New Roman" w:hAnsi="Arial" w:eastAsia="微软雅黑" w:cs="Arial"/>
                <w:lang w:val="nl-BE" w:eastAsia="zh-CN"/>
              </w:rPr>
              <w:t>您的企业是否对受试者相关数据实施了保密与隐私保护措施？</w:t>
            </w:r>
          </w:p>
        </w:tc>
        <w:tc>
          <w:tcPr>
            <w:tcW w:w="424" w:type="pct"/>
            <w:vAlign w:val="center"/>
          </w:tcPr>
          <w:p w14:paraId="1517CAD2">
            <w:pPr>
              <w:spacing w:after="0" w:line="240" w:lineRule="auto"/>
              <w:ind w:left="102"/>
              <w:rPr>
                <w:rFonts w:ascii="Arial" w:hAnsi="Arial" w:cs="Arial"/>
                <w:lang w:val="nl-BE"/>
              </w:rPr>
            </w:pPr>
            <w:r>
              <w:rPr>
                <w:rFonts w:ascii="Arial" w:hAnsi="Arial" w:cs="Arial"/>
                <w:sz w:val="28"/>
                <w:szCs w:val="28"/>
                <w:lang w:val="nl-BE"/>
              </w:rPr>
              <w:sym w:font="Wingdings" w:char="00FE"/>
            </w:r>
          </w:p>
        </w:tc>
        <w:tc>
          <w:tcPr>
            <w:tcW w:w="354" w:type="pct"/>
            <w:vAlign w:val="center"/>
          </w:tcPr>
          <w:p w14:paraId="4EF16EC9">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641C53B8">
            <w:pPr>
              <w:spacing w:after="0" w:line="240" w:lineRule="auto"/>
              <w:ind w:left="101"/>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1821" w:type="pct"/>
          </w:tcPr>
          <w:p w14:paraId="5778FDFB">
            <w:pPr>
              <w:rPr>
                <w:lang w:val="nl-BE"/>
              </w:rPr>
            </w:pPr>
          </w:p>
          <w:p w14:paraId="3EA145B2">
            <w:pPr>
              <w:autoSpaceDE w:val="0"/>
              <w:autoSpaceDN w:val="0"/>
              <w:adjustRightInd w:val="0"/>
              <w:spacing w:after="0" w:line="240" w:lineRule="auto"/>
              <w:rPr>
                <w:rFonts w:ascii="Times New Roman" w:hAnsi="Arial" w:eastAsia="宋体" w:cs="Arial"/>
                <w:i/>
                <w:color w:val="000000"/>
                <w:lang w:val="nl-BE" w:eastAsia="zh-CN"/>
              </w:rPr>
            </w:pPr>
            <w:r>
              <w:rPr>
                <w:rFonts w:hint="eastAsia" w:ascii="Segoe UI" w:hAnsi="Segoe UI" w:eastAsia="宋体" w:cs="Segoe UI"/>
                <w:color w:val="0F1115"/>
                <w:sz w:val="24"/>
                <w:szCs w:val="24"/>
                <w:shd w:val="clear" w:color="auto" w:fill="FFFFFF"/>
                <w:lang w:val="nl-BE" w:eastAsia="zh-CN"/>
              </w:rPr>
              <w:t>建立了</w:t>
            </w:r>
            <w:r>
              <w:rPr>
                <w:rFonts w:ascii="Segoe UI" w:hAnsi="Segoe UI" w:eastAsia="Segoe UI" w:cs="Segoe UI"/>
                <w:color w:val="0F1115"/>
                <w:sz w:val="24"/>
                <w:szCs w:val="24"/>
                <w:shd w:val="clear" w:color="auto" w:fill="FFFFFF"/>
                <w:lang w:val="nl-BE" w:eastAsia="zh-CN"/>
              </w:rPr>
              <w:t>ODC-CX-04《保密性管理程序》，明确规定保护患者个人信息、检验结果、检验数据等保密信息，全体人员须签署《保密协议》</w:t>
            </w:r>
            <w:r>
              <w:rPr>
                <w:rFonts w:hint="eastAsia" w:ascii="Segoe UI" w:hAnsi="Segoe UI" w:eastAsia="宋体" w:cs="Segoe UI"/>
                <w:color w:val="0F1115"/>
                <w:sz w:val="24"/>
                <w:szCs w:val="24"/>
                <w:shd w:val="clear" w:color="auto" w:fill="FFFFFF"/>
                <w:lang w:val="nl-BE" w:eastAsia="zh-CN"/>
              </w:rPr>
              <w:t>。</w:t>
            </w:r>
          </w:p>
        </w:tc>
      </w:tr>
      <w:tr w14:paraId="02A73D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91" w:hRule="atLeast"/>
        </w:trPr>
        <w:tc>
          <w:tcPr>
            <w:tcW w:w="1935" w:type="pct"/>
            <w:shd w:val="clear" w:color="auto" w:fill="F1F1F1" w:themeFill="background1" w:themeFillShade="F2"/>
          </w:tcPr>
          <w:p w14:paraId="24C81651">
            <w:pPr>
              <w:autoSpaceDE w:val="0"/>
              <w:autoSpaceDN w:val="0"/>
              <w:adjustRightInd w:val="0"/>
              <w:spacing w:after="0" w:line="240" w:lineRule="auto"/>
              <w:rPr>
                <w:rFonts w:ascii="Arial" w:hAnsi="Arial" w:eastAsia="宋体" w:cs="Arial"/>
                <w:lang w:val="nl-BE" w:eastAsia="zh-CN"/>
              </w:rPr>
            </w:pPr>
            <w:r>
              <w:rPr>
                <w:rFonts w:hint="eastAsia" w:ascii="Times New Roman" w:hAnsi="Arial" w:eastAsia="微软雅黑" w:cs="Arial"/>
                <w:lang w:val="nl-BE" w:eastAsia="zh-CN"/>
              </w:rPr>
              <w:t>如何保障保密性和隐私性？</w:t>
            </w:r>
          </w:p>
        </w:tc>
        <w:tc>
          <w:tcPr>
            <w:tcW w:w="2981" w:type="pct"/>
            <w:gridSpan w:val="4"/>
          </w:tcPr>
          <w:p w14:paraId="79CC8926">
            <w:pPr>
              <w:rPr>
                <w:lang w:val="nl-BE"/>
              </w:rPr>
            </w:pPr>
            <w:r>
              <w:rPr>
                <w:rFonts w:hint="eastAsia" w:ascii="宋体" w:hAnsi="宋体" w:eastAsia="宋体" w:cs="宋体"/>
                <w:color w:val="0F1115"/>
                <w:sz w:val="24"/>
                <w:szCs w:val="24"/>
                <w:shd w:val="clear" w:color="auto" w:fill="FFFFFF"/>
                <w:lang w:val="nl-BE" w:eastAsia="zh-CN"/>
              </w:rPr>
              <w:t>根据</w:t>
            </w:r>
            <w:r>
              <w:rPr>
                <w:rFonts w:hint="eastAsia" w:ascii="宋体" w:hAnsi="宋体" w:eastAsia="宋体" w:cs="宋体"/>
                <w:color w:val="0F1115"/>
                <w:sz w:val="24"/>
                <w:szCs w:val="24"/>
                <w:shd w:val="clear" w:color="auto" w:fill="FFFFFF"/>
                <w:lang w:val="nl-BE"/>
              </w:rPr>
              <w:t>ODC-CX-04《保密性管理程序》</w:t>
            </w:r>
            <w:r>
              <w:rPr>
                <w:rFonts w:hint="eastAsia" w:ascii="宋体" w:hAnsi="宋体" w:eastAsia="宋体" w:cs="宋体"/>
                <w:color w:val="0F1115"/>
                <w:sz w:val="24"/>
                <w:szCs w:val="24"/>
                <w:shd w:val="clear" w:color="auto" w:fill="FFFFFF"/>
                <w:lang w:val="nl-BE" w:eastAsia="zh-CN"/>
              </w:rPr>
              <w:t>要求，</w:t>
            </w:r>
          </w:p>
          <w:p w14:paraId="3EDD2694">
            <w:pPr>
              <w:pStyle w:val="29"/>
              <w:numPr>
                <w:ilvl w:val="255"/>
                <w:numId w:val="0"/>
              </w:numPr>
              <w:spacing w:beforeAutospacing="0" w:afterAutospacing="0"/>
              <w:rPr>
                <w:lang w:val="nl-BE"/>
              </w:rPr>
            </w:pPr>
            <w:r>
              <w:rPr>
                <w:rFonts w:ascii="Segoe UI" w:hAnsi="Segoe UI" w:eastAsia="Segoe UI" w:cs="Segoe UI"/>
                <w:b/>
                <w:bCs/>
                <w:color w:val="0F1115"/>
                <w:szCs w:val="24"/>
                <w:shd w:val="clear" w:color="auto" w:fill="FFFFFF"/>
                <w:lang w:val="nl-BE"/>
              </w:rPr>
              <w:t>保障措施包括</w:t>
            </w:r>
            <w:r>
              <w:rPr>
                <w:rFonts w:ascii="Segoe UI" w:hAnsi="Segoe UI" w:eastAsia="Segoe UI" w:cs="Segoe UI"/>
                <w:color w:val="0F1115"/>
                <w:szCs w:val="24"/>
                <w:shd w:val="clear" w:color="auto" w:fill="FFFFFF"/>
                <w:lang w:val="nl-BE"/>
              </w:rPr>
              <w:t>：</w:t>
            </w:r>
          </w:p>
          <w:p w14:paraId="149D479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全员签署《保密协议》（内部及外部人员）；</w:t>
            </w:r>
          </w:p>
          <w:p w14:paraId="5539F461">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信息分级授权，未授权人员不得接触；</w:t>
            </w:r>
          </w:p>
          <w:p w14:paraId="0D12B7C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计算机信息加密或权限控制，未经批准不得联网；</w:t>
            </w:r>
          </w:p>
          <w:p w14:paraId="54E6FC8F">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无关人员不得进入检验区，外来人员进出需登记；</w:t>
            </w:r>
          </w:p>
          <w:p w14:paraId="308E9CE0">
            <w:pPr>
              <w:pStyle w:val="29"/>
              <w:numPr>
                <w:ilvl w:val="0"/>
                <w:numId w:val="22"/>
              </w:numPr>
              <w:spacing w:beforeAutospacing="0" w:afterAutospacing="0"/>
              <w:rPr>
                <w:lang w:val="nl-BE"/>
              </w:rPr>
            </w:pPr>
            <w:r>
              <w:rPr>
                <w:rFonts w:ascii="Segoe UI" w:hAnsi="Segoe UI" w:eastAsia="Segoe UI" w:cs="Segoe UI"/>
                <w:color w:val="0F1115"/>
                <w:szCs w:val="24"/>
                <w:shd w:val="clear" w:color="auto" w:fill="FFFFFF"/>
                <w:lang w:val="nl-BE"/>
              </w:rPr>
              <w:t>客户不得观察无关检测或拍照摄像；</w:t>
            </w:r>
          </w:p>
          <w:p w14:paraId="731A486A">
            <w:pPr>
              <w:pStyle w:val="29"/>
              <w:numPr>
                <w:ilvl w:val="0"/>
                <w:numId w:val="22"/>
              </w:numPr>
              <w:rPr>
                <w:rFonts w:ascii="Times New Roman" w:hAnsi="Arial" w:eastAsia="微软雅黑" w:cs="Arial"/>
                <w:i/>
                <w:sz w:val="22"/>
                <w:lang w:val="nl-BE"/>
              </w:rPr>
            </w:pPr>
            <w:r>
              <w:rPr>
                <w:rFonts w:ascii="Segoe UI" w:hAnsi="Segoe UI" w:eastAsia="Segoe UI" w:cs="Segoe UI"/>
                <w:color w:val="0F1115"/>
                <w:szCs w:val="24"/>
                <w:shd w:val="clear" w:color="auto" w:fill="FFFFFF"/>
                <w:lang w:val="nl-BE"/>
              </w:rPr>
              <w:t>每季度由总经理或质量负责人进行保密执行情况检</w:t>
            </w:r>
            <w:r>
              <w:rPr>
                <w:rFonts w:hint="eastAsia" w:ascii="Segoe UI" w:hAnsi="Segoe UI" w:eastAsia="宋体" w:cs="Segoe UI"/>
                <w:color w:val="0F1115"/>
                <w:szCs w:val="24"/>
                <w:shd w:val="clear" w:color="auto" w:fill="FFFFFF"/>
                <w:lang w:val="nl-BE"/>
              </w:rPr>
              <w:t>查</w:t>
            </w:r>
            <w:r>
              <w:rPr>
                <w:rFonts w:ascii="Segoe UI" w:hAnsi="Segoe UI" w:eastAsia="Segoe UI" w:cs="Segoe UI"/>
                <w:color w:val="0F1115"/>
                <w:szCs w:val="24"/>
                <w:shd w:val="clear" w:color="auto" w:fill="FFFFFF"/>
                <w:lang w:val="nl-BE"/>
              </w:rPr>
              <w:t>。</w:t>
            </w:r>
          </w:p>
        </w:tc>
      </w:tr>
      <w:tr w14:paraId="6FECFA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38" w:hRule="atLeast"/>
        </w:trPr>
        <w:tc>
          <w:tcPr>
            <w:tcW w:w="1935" w:type="pct"/>
            <w:shd w:val="clear" w:color="auto" w:fill="F1F1F1" w:themeFill="background1" w:themeFillShade="F2"/>
          </w:tcPr>
          <w:p w14:paraId="77EC56D7">
            <w:pPr>
              <w:autoSpaceDE w:val="0"/>
              <w:autoSpaceDN w:val="0"/>
              <w:adjustRightInd w:val="0"/>
              <w:spacing w:after="0" w:line="240" w:lineRule="auto"/>
              <w:rPr>
                <w:rFonts w:ascii="Arial" w:hAnsi="Arial" w:eastAsia="宋体" w:cs="Arial"/>
                <w:color w:val="000000"/>
                <w:highlight w:val="yellow"/>
                <w:lang w:val="nl-BE" w:eastAsia="zh-CN"/>
              </w:rPr>
            </w:pPr>
            <w:r>
              <w:rPr>
                <w:rFonts w:hint="eastAsia" w:ascii="Times New Roman" w:hAnsi="Arial" w:eastAsia="微软雅黑" w:cs="Arial"/>
                <w:highlight w:val="yellow"/>
                <w:lang w:val="en-GB" w:eastAsia="zh-CN"/>
              </w:rPr>
              <w:t>所用系统中是否对数据变更进行了记录（即审计追踪），其中包括带有日期/时间戳的编辑追踪？</w:t>
            </w:r>
          </w:p>
        </w:tc>
        <w:tc>
          <w:tcPr>
            <w:tcW w:w="424" w:type="pct"/>
            <w:vAlign w:val="center"/>
          </w:tcPr>
          <w:p w14:paraId="28381D90">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61D50576">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7DBBF377">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2230E863">
            <w:pPr>
              <w:rPr>
                <w:lang w:val="nl-BE"/>
              </w:rPr>
            </w:pPr>
          </w:p>
          <w:p w14:paraId="7082A810">
            <w:pPr>
              <w:autoSpaceDE w:val="0"/>
              <w:autoSpaceDN w:val="0"/>
              <w:adjustRightInd w:val="0"/>
              <w:spacing w:after="0" w:line="240" w:lineRule="auto"/>
              <w:rPr>
                <w:rFonts w:ascii="Times New Roman" w:hAnsi="Arial" w:eastAsia="微软雅黑" w:cs="Arial"/>
                <w:iCs/>
                <w:color w:val="000000"/>
                <w:highlight w:val="yellow"/>
                <w:lang w:val="nl-BE" w:eastAsia="zh-CN"/>
              </w:rPr>
            </w:pPr>
            <w:r>
              <w:rPr>
                <w:rFonts w:ascii="Segoe UI" w:hAnsi="Segoe UI" w:eastAsia="Segoe UI" w:cs="Segoe UI"/>
                <w:color w:val="0F1115"/>
                <w:sz w:val="24"/>
                <w:szCs w:val="24"/>
                <w:shd w:val="clear" w:color="auto" w:fill="FFFFFF"/>
                <w:lang w:val="nl-BE" w:eastAsia="zh-CN"/>
              </w:rPr>
              <w:t>本项目不涉及LIS系统。实验相关的</w:t>
            </w:r>
            <w:r>
              <w:rPr>
                <w:rFonts w:hint="eastAsia" w:ascii="Segoe UI" w:hAnsi="Segoe UI" w:eastAsia="等线" w:cs="Segoe UI"/>
                <w:color w:val="0F1115"/>
                <w:sz w:val="24"/>
                <w:szCs w:val="24"/>
                <w:shd w:val="clear" w:color="auto" w:fill="FFFFFF"/>
                <w:lang w:val="nl-BE" w:eastAsia="zh-CN"/>
              </w:rPr>
              <w:t>ABI</w:t>
            </w:r>
            <w:r>
              <w:rPr>
                <w:rFonts w:ascii="Segoe UI" w:hAnsi="Segoe UI" w:eastAsia="Segoe UI" w:cs="Segoe UI"/>
                <w:color w:val="0F1115"/>
                <w:sz w:val="24"/>
                <w:szCs w:val="24"/>
                <w:shd w:val="clear" w:color="auto" w:fill="FFFFFF"/>
                <w:lang w:val="nl-BE" w:eastAsia="zh-CN"/>
              </w:rPr>
              <w:t>7500 PCR仪与</w:t>
            </w:r>
            <w:r>
              <w:rPr>
                <w:rFonts w:hint="eastAsia" w:ascii="Segoe UI" w:hAnsi="Segoe UI" w:eastAsia="等线" w:cs="Segoe UI"/>
                <w:color w:val="0F1115"/>
                <w:sz w:val="24"/>
                <w:szCs w:val="24"/>
                <w:shd w:val="clear" w:color="auto" w:fill="FFFFFF"/>
                <w:lang w:val="nl-BE" w:eastAsia="zh-CN"/>
              </w:rPr>
              <w:t>ABI</w:t>
            </w:r>
            <w:r>
              <w:rPr>
                <w:rFonts w:ascii="Segoe UI" w:hAnsi="Segoe UI" w:eastAsia="Segoe UI" w:cs="Segoe UI"/>
                <w:color w:val="0F1115"/>
                <w:sz w:val="24"/>
                <w:szCs w:val="24"/>
                <w:shd w:val="clear" w:color="auto" w:fill="FFFFFF"/>
                <w:lang w:val="nl-BE" w:eastAsia="zh-CN"/>
              </w:rPr>
              <w:t>3500</w:t>
            </w:r>
            <w:r>
              <w:rPr>
                <w:rFonts w:hint="eastAsia" w:ascii="Segoe UI" w:hAnsi="Segoe UI" w:eastAsia="等线" w:cs="Segoe UI"/>
                <w:color w:val="0F1115"/>
                <w:sz w:val="24"/>
                <w:szCs w:val="24"/>
                <w:shd w:val="clear" w:color="auto" w:fill="FFFFFF"/>
                <w:lang w:val="nl-BE" w:eastAsia="zh-CN"/>
              </w:rPr>
              <w:t>DX</w:t>
            </w:r>
            <w:r>
              <w:rPr>
                <w:rFonts w:ascii="Segoe UI" w:hAnsi="Segoe UI" w:eastAsia="Segoe UI" w:cs="Segoe UI"/>
                <w:color w:val="0F1115"/>
                <w:sz w:val="24"/>
                <w:szCs w:val="24"/>
                <w:shd w:val="clear" w:color="auto" w:fill="FFFFFF"/>
                <w:lang w:val="nl-BE" w:eastAsia="zh-CN"/>
              </w:rPr>
              <w:t>测序仪均具备审计追踪功能。</w:t>
            </w:r>
          </w:p>
        </w:tc>
      </w:tr>
      <w:tr w14:paraId="2F4236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43" w:hRule="atLeast"/>
        </w:trPr>
        <w:tc>
          <w:tcPr>
            <w:tcW w:w="1935" w:type="pct"/>
            <w:shd w:val="clear" w:color="auto" w:fill="F1F1F1" w:themeFill="background1" w:themeFillShade="F2"/>
          </w:tcPr>
          <w:p w14:paraId="2D80FDBF">
            <w:pPr>
              <w:spacing w:after="0" w:line="240" w:lineRule="auto"/>
              <w:rPr>
                <w:rFonts w:ascii="Arial" w:hAnsi="Arial" w:eastAsia="宋体" w:cs="Arial"/>
                <w:highlight w:val="yellow"/>
                <w:lang w:val="en-GB" w:eastAsia="zh-CN"/>
              </w:rPr>
            </w:pPr>
            <w:r>
              <w:rPr>
                <w:rFonts w:hint="eastAsia" w:ascii="Times New Roman" w:hAnsi="Arial" w:eastAsia="微软雅黑" w:cs="Arial"/>
                <w:highlight w:val="yellow"/>
                <w:lang w:val="en-GB" w:eastAsia="zh-CN"/>
              </w:rPr>
              <w:t>该企业是否采用计算机生成、带有时间戳的审计追踪机制，用于跟踪记录的创建、修改及删除情况——包括变更发生的时间、执行人员及变更原因，并且原始信息在使用该审计追踪时未被掩盖？</w:t>
            </w:r>
          </w:p>
        </w:tc>
        <w:tc>
          <w:tcPr>
            <w:tcW w:w="424" w:type="pct"/>
            <w:vAlign w:val="center"/>
          </w:tcPr>
          <w:p w14:paraId="65320256">
            <w:pPr>
              <w:spacing w:after="0" w:line="240" w:lineRule="auto"/>
              <w:ind w:left="102"/>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54" w:type="pct"/>
            <w:vAlign w:val="center"/>
          </w:tcPr>
          <w:p w14:paraId="03466504">
            <w:pPr>
              <w:spacing w:after="0" w:line="240" w:lineRule="auto"/>
              <w:ind w:left="83"/>
              <w:rPr>
                <w:rFonts w:ascii="Arial" w:hAnsi="Arial" w:cs="Arial"/>
                <w:lang w:val="nl-BE"/>
              </w:rPr>
            </w:pPr>
            <w:r>
              <w:rPr>
                <w:rFonts w:ascii="Arial" w:hAnsi="Arial" w:cs="Arial"/>
                <w:lang w:val="nl-BE"/>
              </w:rPr>
              <w:fldChar w:fldCharType="begin">
                <w:ffData>
                  <w:name w:val="Check4"/>
                  <w:enabled/>
                  <w:calcOnExit w:val="0"/>
                  <w:checkBox>
                    <w:sizeAuto/>
                    <w:default w:val="0"/>
                    <w:checked w:val="0"/>
                  </w:checkBox>
                </w:ffData>
              </w:fldChar>
            </w:r>
            <w:r>
              <w:rPr>
                <w:rFonts w:ascii="Arial" w:hAnsi="Arial" w:cs="Arial"/>
                <w:lang w:val="nl-BE"/>
              </w:rPr>
              <w:instrText xml:space="preserve"> FORMCHECKBOX </w:instrText>
            </w:r>
            <w:r>
              <w:rPr>
                <w:rFonts w:ascii="Arial" w:hAnsi="Arial" w:cs="Arial"/>
                <w:lang w:val="nl-BE"/>
              </w:rPr>
              <w:fldChar w:fldCharType="separate"/>
            </w:r>
            <w:r>
              <w:rPr>
                <w:rFonts w:ascii="Arial" w:hAnsi="Arial" w:cs="Arial"/>
                <w:lang w:val="nl-BE"/>
              </w:rPr>
              <w:fldChar w:fldCharType="end"/>
            </w:r>
          </w:p>
        </w:tc>
        <w:tc>
          <w:tcPr>
            <w:tcW w:w="379" w:type="pct"/>
            <w:vAlign w:val="center"/>
          </w:tcPr>
          <w:p w14:paraId="0A029F05">
            <w:pPr>
              <w:spacing w:after="0" w:line="240" w:lineRule="auto"/>
              <w:ind w:left="101"/>
              <w:rPr>
                <w:rFonts w:ascii="Arial" w:hAnsi="Arial" w:cs="Arial"/>
                <w:lang w:val="nl-BE"/>
              </w:rPr>
            </w:pPr>
            <w:r>
              <w:rPr>
                <w:rFonts w:ascii="Arial" w:hAnsi="Arial" w:cs="Arial"/>
                <w:sz w:val="28"/>
                <w:szCs w:val="28"/>
                <w:lang w:val="nl-BE"/>
              </w:rPr>
              <w:sym w:font="Wingdings" w:char="00FE"/>
            </w:r>
          </w:p>
        </w:tc>
        <w:tc>
          <w:tcPr>
            <w:tcW w:w="1821" w:type="pct"/>
          </w:tcPr>
          <w:p w14:paraId="7717A2B3">
            <w:pPr>
              <w:rPr>
                <w:lang w:val="nl-BE"/>
              </w:rPr>
            </w:pPr>
          </w:p>
          <w:p w14:paraId="476A4B59">
            <w:pPr>
              <w:autoSpaceDE w:val="0"/>
              <w:autoSpaceDN w:val="0"/>
              <w:adjustRightInd w:val="0"/>
              <w:spacing w:after="0" w:line="240" w:lineRule="auto"/>
              <w:rPr>
                <w:rFonts w:ascii="Times New Roman" w:hAnsi="Arial" w:eastAsia="微软雅黑" w:cs="Arial"/>
                <w:i/>
                <w:color w:val="000000"/>
                <w:highlight w:val="yellow"/>
                <w:lang w:val="nl-BE" w:eastAsia="zh-CN"/>
              </w:rPr>
            </w:pPr>
            <w:r>
              <w:rPr>
                <w:rFonts w:hint="eastAsia" w:ascii="Times New Roman" w:hAnsi="Arial" w:eastAsia="微软雅黑" w:cs="Arial"/>
                <w:iCs/>
                <w:color w:val="000000"/>
                <w:highlight w:val="yellow"/>
                <w:lang w:val="nl-BE" w:eastAsia="zh-CN"/>
              </w:rPr>
              <w:t>本项目不适用LIS系统。</w:t>
            </w:r>
          </w:p>
        </w:tc>
      </w:tr>
      <w:tr w14:paraId="7731B71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0" w:hRule="atLeast"/>
        </w:trPr>
        <w:tc>
          <w:tcPr>
            <w:tcW w:w="1935" w:type="pct"/>
            <w:shd w:val="clear" w:color="auto" w:fill="F1F1F1" w:themeFill="background1" w:themeFillShade="F2"/>
          </w:tcPr>
          <w:p w14:paraId="1C5B9D0A">
            <w:pPr>
              <w:pStyle w:val="130"/>
              <w:keepNext/>
              <w:rPr>
                <w:rFonts w:eastAsia="宋体"/>
                <w:highlight w:val="yellow"/>
                <w:lang w:val="en-US" w:eastAsia="zh-CN"/>
              </w:rPr>
            </w:pPr>
            <w:r>
              <w:rPr>
                <w:rFonts w:hint="eastAsia" w:ascii="Times New Roman" w:eastAsia="微软雅黑"/>
                <w:sz w:val="22"/>
                <w:szCs w:val="22"/>
                <w:highlight w:val="yellow"/>
                <w:lang w:val="en-US" w:eastAsia="zh-CN"/>
              </w:rPr>
              <w:t>数据在系统中进行电子存储及检索的时间为多久？</w:t>
            </w:r>
          </w:p>
        </w:tc>
        <w:tc>
          <w:tcPr>
            <w:tcW w:w="2981" w:type="pct"/>
            <w:gridSpan w:val="4"/>
          </w:tcPr>
          <w:p w14:paraId="64635EB8">
            <w:pPr>
              <w:autoSpaceDE w:val="0"/>
              <w:autoSpaceDN w:val="0"/>
              <w:adjustRightInd w:val="0"/>
              <w:spacing w:after="0" w:line="240" w:lineRule="auto"/>
              <w:rPr>
                <w:rFonts w:ascii="Arial" w:hAnsi="Arial" w:eastAsia="宋体" w:cs="Arial"/>
                <w:i/>
                <w:color w:val="000000"/>
                <w:lang w:val="nl-BE" w:eastAsia="zh-CN"/>
              </w:rPr>
            </w:pPr>
            <w:r>
              <w:rPr>
                <w:rFonts w:hint="eastAsia" w:ascii="Times New Roman" w:hAnsi="Arial" w:eastAsia="微软雅黑" w:cs="Arial"/>
                <w:iCs/>
                <w:color w:val="000000"/>
                <w:highlight w:val="yellow"/>
                <w:lang w:val="nl-BE" w:eastAsia="zh-CN"/>
              </w:rPr>
              <w:t>本项目不适用LIS系统。</w:t>
            </w:r>
          </w:p>
        </w:tc>
      </w:tr>
    </w:tbl>
    <w:p w14:paraId="1CEF2836">
      <w:pPr>
        <w:pStyle w:val="136"/>
        <w:rPr>
          <w:rFonts w:ascii="Arial" w:hAnsi="Arial"/>
          <w:color w:val="FF0000"/>
          <w:lang w:val="en-US"/>
        </w:rPr>
      </w:pPr>
    </w:p>
    <w:tbl>
      <w:tblPr>
        <w:tblStyle w:val="33"/>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707"/>
        <w:gridCol w:w="621"/>
        <w:gridCol w:w="640"/>
        <w:gridCol w:w="730"/>
        <w:gridCol w:w="3396"/>
      </w:tblGrid>
      <w:tr w14:paraId="4E226B9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9094" w:type="dxa"/>
            <w:gridSpan w:val="5"/>
            <w:shd w:val="clear" w:color="auto" w:fill="F1F1F1" w:themeFill="background1" w:themeFillShade="F2"/>
            <w:vAlign w:val="center"/>
          </w:tcPr>
          <w:p w14:paraId="1A85EA17">
            <w:pPr>
              <w:pStyle w:val="133"/>
              <w:numPr>
                <w:ilvl w:val="255"/>
                <w:numId w:val="0"/>
              </w:numPr>
            </w:pPr>
            <w:r>
              <w:rPr>
                <w:rFonts w:hint="eastAsia"/>
                <w:lang w:eastAsia="zh-CN"/>
              </w:rPr>
              <w:t>8.变更管理</w:t>
            </w:r>
          </w:p>
        </w:tc>
      </w:tr>
      <w:tr w14:paraId="14826C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3707" w:type="dxa"/>
            <w:vAlign w:val="center"/>
          </w:tcPr>
          <w:p w14:paraId="4C178E49">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问题</w:t>
            </w:r>
          </w:p>
        </w:tc>
        <w:tc>
          <w:tcPr>
            <w:tcW w:w="621" w:type="dxa"/>
            <w:vAlign w:val="center"/>
          </w:tcPr>
          <w:p w14:paraId="5A05071D">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是</w:t>
            </w:r>
          </w:p>
        </w:tc>
        <w:tc>
          <w:tcPr>
            <w:tcW w:w="640" w:type="dxa"/>
            <w:vAlign w:val="center"/>
          </w:tcPr>
          <w:p w14:paraId="7E6760D4">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不</w:t>
            </w:r>
          </w:p>
        </w:tc>
        <w:tc>
          <w:tcPr>
            <w:tcW w:w="730" w:type="dxa"/>
            <w:vAlign w:val="center"/>
          </w:tcPr>
          <w:p w14:paraId="0F0FDFC1">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3396" w:type="dxa"/>
            <w:vAlign w:val="center"/>
          </w:tcPr>
          <w:p w14:paraId="3DF6EAB0">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备注/技术规范</w:t>
            </w:r>
          </w:p>
        </w:tc>
      </w:tr>
      <w:tr w14:paraId="40162A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707" w:type="dxa"/>
            <w:shd w:val="clear" w:color="auto" w:fill="F1F1F1" w:themeFill="background1" w:themeFillShade="F2"/>
            <w:vAlign w:val="center"/>
          </w:tcPr>
          <w:p w14:paraId="11D51E7B">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是否已建立相应的变更管理流程？</w:t>
            </w:r>
          </w:p>
          <w:p w14:paraId="7E8EDD6A">
            <w:pPr>
              <w:pStyle w:val="130"/>
              <w:keepNext/>
              <w:rPr>
                <w:sz w:val="22"/>
                <w:szCs w:val="22"/>
                <w:lang w:val="en-US"/>
              </w:rPr>
            </w:pPr>
          </w:p>
        </w:tc>
        <w:tc>
          <w:tcPr>
            <w:tcW w:w="621" w:type="dxa"/>
            <w:vAlign w:val="center"/>
          </w:tcPr>
          <w:p w14:paraId="68973FE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7DD6470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78F24F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E091964"/>
          <w:p w14:paraId="75A9FA78">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变更管理分散在多个程序中，覆盖文件（ODC-CX-33</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文件控制程序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）、检验方法（ODC-CX-20</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检验程序的选择、验证和确认管理程序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）、IT系统（ODC-CX-30</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计算机硬件及软件管理程序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）、人员（ODC-CX-09</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人力资源管理程序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）、试剂供应商（</w:t>
            </w:r>
            <w:r>
              <w:rPr>
                <w:rFonts w:hint="eastAsia" w:ascii="Segoe UI" w:hAnsi="Segoe UI" w:eastAsia="Segoe UI" w:cs="Segoe UI"/>
                <w:color w:val="0F1115"/>
                <w:sz w:val="24"/>
                <w:szCs w:val="24"/>
                <w:shd w:val="clear" w:color="auto" w:fill="FFFFFF"/>
                <w:lang w:eastAsia="zh-CN"/>
              </w:rPr>
              <w:t xml:space="preserve">ODC-CX-14 </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试剂和耗材的管理程序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）等。</w:t>
            </w:r>
          </w:p>
        </w:tc>
      </w:tr>
      <w:tr w14:paraId="3459C1A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6" w:hRule="atLeast"/>
        </w:trPr>
        <w:tc>
          <w:tcPr>
            <w:tcW w:w="3707" w:type="dxa"/>
            <w:shd w:val="clear" w:color="auto" w:fill="F1F1F1" w:themeFill="background1" w:themeFillShade="F2"/>
            <w:vAlign w:val="center"/>
          </w:tcPr>
          <w:p w14:paraId="0D3D9D3F">
            <w:pPr>
              <w:pStyle w:val="136"/>
              <w:rPr>
                <w:rFonts w:ascii="Arial" w:hAnsi="Arial" w:eastAsia="宋体"/>
                <w:sz w:val="22"/>
                <w:szCs w:val="22"/>
                <w:highlight w:val="yellow"/>
                <w:lang w:val="en-US" w:eastAsia="zh-CN"/>
              </w:rPr>
            </w:pPr>
            <w:r>
              <w:rPr>
                <w:rFonts w:hint="eastAsia" w:ascii="Times New Roman" w:hAnsi="Arial" w:eastAsia="微软雅黑"/>
                <w:sz w:val="22"/>
                <w:szCs w:val="22"/>
                <w:highlight w:val="yellow"/>
                <w:lang w:val="en-US" w:eastAsia="zh-CN"/>
              </w:rPr>
              <w:t>变更管理是否采用了基于风险的方法？</w:t>
            </w:r>
          </w:p>
          <w:p w14:paraId="362618B2">
            <w:pPr>
              <w:pStyle w:val="136"/>
              <w:rPr>
                <w:rFonts w:ascii="Arial" w:hAnsi="Arial" w:eastAsia="宋体"/>
                <w:sz w:val="22"/>
                <w:szCs w:val="22"/>
                <w:lang w:val="en-US" w:eastAsia="zh-CN"/>
              </w:rPr>
            </w:pPr>
          </w:p>
        </w:tc>
        <w:tc>
          <w:tcPr>
            <w:tcW w:w="621" w:type="dxa"/>
            <w:vAlign w:val="center"/>
          </w:tcPr>
          <w:p w14:paraId="736D94C6">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87E6B7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AB44E9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23D21A82"/>
          <w:p w14:paraId="67CF7536">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依据ODC-CX-09《人力资源管理程序》</w:t>
            </w:r>
            <w:r>
              <w:rPr>
                <w:rFonts w:hint="eastAsia" w:ascii="宋体" w:hAnsi="宋体" w:eastAsia="宋体" w:cs="宋体"/>
                <w:color w:val="0F1115"/>
                <w:sz w:val="24"/>
                <w:szCs w:val="24"/>
                <w:shd w:val="clear" w:color="auto" w:fill="FFFFFF"/>
                <w:lang w:eastAsia="zh-CN"/>
              </w:rPr>
              <w:t>人员任职/职责变更需修订《岗位说明书》并审批；认可相关变更20个工作日内通知CNAS；职责变更、离岗6个月以上再上岗、政策/程序/技术变更时需再培训再评审。但未明确写“基于风险的方法”。</w:t>
            </w:r>
            <w:r>
              <w:rPr>
                <w:rFonts w:hint="eastAsia" w:ascii="宋体" w:hAnsi="宋体" w:eastAsia="宋体" w:cs="宋体"/>
                <w:b/>
                <w:bCs/>
                <w:color w:val="0F1115"/>
                <w:sz w:val="24"/>
                <w:szCs w:val="24"/>
                <w:shd w:val="clear" w:color="auto" w:fill="FFFFFF"/>
                <w:lang w:eastAsia="zh-CN"/>
              </w:rPr>
              <w:t>ODC-CX-10《设施和环境管理程序》</w:t>
            </w:r>
            <w:r>
              <w:rPr>
                <w:rFonts w:hint="eastAsia" w:ascii="宋体" w:hAnsi="宋体" w:eastAsia="宋体" w:cs="宋体"/>
                <w:color w:val="0F1115"/>
                <w:sz w:val="24"/>
                <w:szCs w:val="24"/>
                <w:shd w:val="clear" w:color="auto" w:fill="FFFFFF"/>
                <w:lang w:eastAsia="zh-CN"/>
              </w:rPr>
              <w:t>实验室每年进行一次安全风险评估，当实验室设施发生变化时，应重新评估，参照《风险管理程序》。变更触发再评估，体现基于风险。</w:t>
            </w:r>
          </w:p>
          <w:p w14:paraId="0A187E84">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依据ODC-CX-12《仪器设备管理程序》</w:t>
            </w:r>
            <w:r>
              <w:rPr>
                <w:rFonts w:hint="eastAsia" w:ascii="宋体" w:hAnsi="宋体" w:eastAsia="宋体" w:cs="宋体"/>
                <w:color w:val="0F1115"/>
                <w:sz w:val="24"/>
                <w:szCs w:val="24"/>
                <w:shd w:val="clear" w:color="auto" w:fill="FFFFFF"/>
                <w:lang w:eastAsia="zh-CN"/>
              </w:rPr>
              <w:t>设备修理后、封存后启用、转移后启用需申请审批；故障修复后按影响分析性能的程度选择校准、质控、比对、留样再测等验证方式；状态标识分合格/准用/停用。但未明确写“基于风险的方法”。</w:t>
            </w:r>
          </w:p>
          <w:p w14:paraId="4B1FF8B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依据ODC-CX-14《试剂和耗材的管理程序》</w:t>
            </w:r>
            <w:r>
              <w:rPr>
                <w:rFonts w:hint="eastAsia" w:ascii="宋体" w:hAnsi="宋体" w:eastAsia="宋体" w:cs="宋体"/>
                <w:color w:val="0F1115"/>
                <w:sz w:val="24"/>
                <w:szCs w:val="24"/>
                <w:shd w:val="clear" w:color="auto" w:fill="FFFFFF"/>
                <w:lang w:eastAsia="zh-CN"/>
              </w:rPr>
              <w:t>供方变更需重新评估评审；不同批号/货次试剂耗材需验证合格后使用；不合格试剂耗材退货并作为供应商评估依据；临近效期2个月评估质量风险后退换货。</w:t>
            </w:r>
          </w:p>
          <w:p w14:paraId="38F94F7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依据ODC-CX-20《检验程序的选择、验证和确认管理程序》</w:t>
            </w:r>
            <w:r>
              <w:rPr>
                <w:rFonts w:hint="eastAsia" w:ascii="宋体" w:hAnsi="宋体" w:eastAsia="宋体" w:cs="宋体"/>
                <w:color w:val="0F1115"/>
                <w:sz w:val="24"/>
                <w:szCs w:val="24"/>
                <w:shd w:val="clear" w:color="auto" w:fill="FFFFFF"/>
                <w:lang w:eastAsia="zh-CN"/>
              </w:rPr>
              <w:t>检验程序变更需填写《检验程序变更审批表》审批；变更时评估是否使用既有验证/确认方案；试剂升级、仪器更新、校准品溯源性改变等按新系统验证；严重影响分析性能的情况发生后需部分性能验证。按变更影响程度决定验证范围，体现基于风险。</w:t>
            </w:r>
          </w:p>
          <w:p w14:paraId="442E79EC">
            <w:pPr>
              <w:autoSpaceDE w:val="0"/>
              <w:autoSpaceDN w:val="0"/>
              <w:adjustRightInd w:val="0"/>
              <w:spacing w:after="0" w:line="240" w:lineRule="auto"/>
              <w:rPr>
                <w:rFonts w:hint="eastAsia" w:ascii="宋体" w:hAnsi="宋体" w:eastAsia="宋体" w:cs="宋体"/>
                <w:i/>
                <w:color w:val="000000"/>
                <w:sz w:val="24"/>
                <w:szCs w:val="24"/>
                <w:lang w:eastAsia="nl-BE"/>
              </w:rPr>
            </w:pPr>
            <w:r>
              <w:rPr>
                <w:rFonts w:hint="eastAsia" w:ascii="宋体" w:hAnsi="宋体" w:eastAsia="宋体" w:cs="宋体"/>
                <w:b/>
                <w:bCs/>
                <w:color w:val="0F1115"/>
                <w:sz w:val="24"/>
                <w:szCs w:val="24"/>
                <w:shd w:val="clear" w:color="auto" w:fill="FFFFFF"/>
                <w:lang w:eastAsia="zh-CN"/>
              </w:rPr>
              <w:t>依据ODC-CX-33《文件控制程序》</w:t>
            </w:r>
            <w:r>
              <w:rPr>
                <w:rFonts w:hint="eastAsia" w:ascii="宋体" w:hAnsi="宋体" w:eastAsia="宋体" w:cs="宋体"/>
                <w:color w:val="0F1115"/>
                <w:sz w:val="24"/>
                <w:szCs w:val="24"/>
                <w:shd w:val="clear" w:color="auto" w:fill="FFFFFF"/>
                <w:lang w:eastAsia="zh-CN"/>
              </w:rPr>
              <w:t>文件修订、新增按《文件申请表》报原审核人审核、批准人批准发布，未按风险分级，也未规定基于风险的评审频次或方式。</w:t>
            </w:r>
          </w:p>
        </w:tc>
      </w:tr>
      <w:tr w14:paraId="6EBC7C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18" w:hRule="atLeast"/>
        </w:trPr>
        <w:tc>
          <w:tcPr>
            <w:tcW w:w="3707" w:type="dxa"/>
            <w:shd w:val="clear" w:color="auto" w:fill="F1F1F1" w:themeFill="background1" w:themeFillShade="F2"/>
            <w:vAlign w:val="center"/>
          </w:tcPr>
          <w:p w14:paraId="7E6B7871">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变更管理流程是否在整个公司范围内实施，涵盖所有活动（例如项目变更、IT变更）？</w:t>
            </w:r>
          </w:p>
          <w:p w14:paraId="7DF2403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 xml:space="preserve"> </w:t>
            </w:r>
          </w:p>
        </w:tc>
        <w:tc>
          <w:tcPr>
            <w:tcW w:w="5387" w:type="dxa"/>
            <w:gridSpan w:val="4"/>
            <w:vAlign w:val="center"/>
          </w:tcPr>
          <w:p w14:paraId="4440595C">
            <w:pPr>
              <w:rPr>
                <w:lang w:eastAsia="zh-CN"/>
              </w:rPr>
            </w:pPr>
          </w:p>
          <w:p w14:paraId="56FC204D">
            <w:pPr>
              <w:autoSpaceDE w:val="0"/>
              <w:autoSpaceDN w:val="0"/>
              <w:adjustRightInd w:val="0"/>
              <w:spacing w:after="0" w:line="240" w:lineRule="auto"/>
              <w:rPr>
                <w:rFonts w:ascii="Arial" w:hAnsi="Arial" w:eastAsia="Calibri" w:cs="Arial"/>
                <w:i/>
                <w:color w:val="000000"/>
                <w:lang w:eastAsia="nl-BE"/>
              </w:rPr>
            </w:pPr>
            <w:r>
              <w:rPr>
                <w:rFonts w:hint="eastAsia" w:ascii="微软雅黑" w:hAnsi="微软雅黑" w:eastAsia="微软雅黑" w:cs="微软雅黑"/>
                <w:color w:val="0F1115"/>
                <w:sz w:val="24"/>
                <w:szCs w:val="24"/>
                <w:shd w:val="clear" w:color="auto" w:fill="FFFFFF"/>
                <w:lang w:eastAsia="zh-CN"/>
              </w:rPr>
              <w:t>公司实行统一变更控制，</w:t>
            </w:r>
            <w:r>
              <w:rPr>
                <w:rFonts w:ascii="Segoe UI" w:hAnsi="Segoe UI" w:eastAsia="Segoe UI" w:cs="Segoe UI"/>
                <w:color w:val="0F1115"/>
                <w:sz w:val="24"/>
                <w:szCs w:val="24"/>
                <w:shd w:val="clear" w:color="auto" w:fill="FFFFFF"/>
                <w:lang w:eastAsia="zh-CN"/>
              </w:rPr>
              <w:t>变更管理分散在多个程序中，覆盖文件（ODC-CX-33</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文件控制程序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）、检验方法（ODC-CX-20</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检验程序的选择、验证和确认管理程序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）、IT系统（ODC-CX-30</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计算机硬件及软件管理程序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）、人员（ODC-CX-09</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人力资源管理程序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）、试剂供应商（</w:t>
            </w:r>
            <w:r>
              <w:rPr>
                <w:rFonts w:hint="eastAsia" w:ascii="Segoe UI" w:hAnsi="Segoe UI" w:eastAsia="Segoe UI" w:cs="Segoe UI"/>
                <w:color w:val="0F1115"/>
                <w:sz w:val="24"/>
                <w:szCs w:val="24"/>
                <w:shd w:val="clear" w:color="auto" w:fill="FFFFFF"/>
                <w:lang w:eastAsia="zh-CN"/>
              </w:rPr>
              <w:t>ODC-CX-14</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试剂和耗材的管理程序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）等。</w:t>
            </w:r>
          </w:p>
        </w:tc>
      </w:tr>
      <w:tr w14:paraId="26B99F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3707" w:type="dxa"/>
            <w:shd w:val="clear" w:color="auto" w:fill="F1F1F1" w:themeFill="background1" w:themeFillShade="F2"/>
            <w:vAlign w:val="center"/>
          </w:tcPr>
          <w:p w14:paraId="4BBFA597">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所有变更是否均在执行前获得批准？</w:t>
            </w:r>
          </w:p>
          <w:p w14:paraId="71917A77">
            <w:pPr>
              <w:pStyle w:val="136"/>
              <w:rPr>
                <w:rFonts w:ascii="Arial" w:hAnsi="Arial" w:eastAsia="宋体"/>
                <w:sz w:val="22"/>
                <w:szCs w:val="22"/>
                <w:lang w:val="en-US" w:eastAsia="zh-CN"/>
              </w:rPr>
            </w:pPr>
          </w:p>
        </w:tc>
        <w:tc>
          <w:tcPr>
            <w:tcW w:w="621" w:type="dxa"/>
            <w:vAlign w:val="center"/>
          </w:tcPr>
          <w:p w14:paraId="42056C62">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3B8D00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6049A7D4">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7A6BEF4"/>
          <w:p w14:paraId="58E19D34">
            <w:pPr>
              <w:autoSpaceDE w:val="0"/>
              <w:autoSpaceDN w:val="0"/>
              <w:adjustRightInd w:val="0"/>
              <w:spacing w:after="0" w:line="240" w:lineRule="auto"/>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所有变更需经相应审批人批准后方可执行（</w:t>
            </w:r>
            <w:r>
              <w:rPr>
                <w:rFonts w:hint="eastAsia" w:ascii="微软雅黑" w:hAnsi="微软雅黑" w:eastAsia="微软雅黑" w:cs="微软雅黑"/>
                <w:color w:val="0F1115"/>
                <w:sz w:val="24"/>
                <w:szCs w:val="24"/>
                <w:shd w:val="clear" w:color="auto" w:fill="FFFFFF"/>
                <w:lang w:eastAsia="zh-CN"/>
              </w:rPr>
              <w:t>依据</w:t>
            </w:r>
            <w:r>
              <w:rPr>
                <w:rFonts w:ascii="Segoe UI" w:hAnsi="Segoe UI" w:eastAsia="Segoe UI" w:cs="Segoe UI"/>
                <w:color w:val="0F1115"/>
                <w:sz w:val="24"/>
                <w:szCs w:val="24"/>
                <w:shd w:val="clear" w:color="auto" w:fill="FFFFFF"/>
                <w:lang w:eastAsia="zh-CN"/>
              </w:rPr>
              <w:t>ODC-CX-33</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文件控制程序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 xml:space="preserve">；ODC-CX-20 </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检验程序的选择、验证和确认管理程序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 xml:space="preserve">；ODC-CX-30 </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计算机硬件及软件管理程序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w:t>
            </w:r>
            <w:r>
              <w:rPr>
                <w:rFonts w:hint="eastAsia" w:ascii="Segoe UI" w:hAnsi="Segoe UI" w:eastAsia="宋体" w:cs="Segoe UI"/>
                <w:color w:val="0F1115"/>
                <w:sz w:val="24"/>
                <w:szCs w:val="24"/>
                <w:shd w:val="clear" w:color="auto" w:fill="FFFFFF"/>
                <w:lang w:eastAsia="zh-CN"/>
              </w:rPr>
              <w:t>）</w:t>
            </w:r>
          </w:p>
        </w:tc>
      </w:tr>
      <w:tr w14:paraId="7B3C70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248" w:hRule="atLeast"/>
        </w:trPr>
        <w:tc>
          <w:tcPr>
            <w:tcW w:w="3707" w:type="dxa"/>
            <w:shd w:val="clear" w:color="auto" w:fill="F1F1F1" w:themeFill="background1" w:themeFillShade="F2"/>
            <w:vAlign w:val="center"/>
          </w:tcPr>
          <w:p w14:paraId="42D7BBE3">
            <w:pPr>
              <w:pStyle w:val="136"/>
              <w:rPr>
                <w:rFonts w:ascii="Arial" w:hAnsi="Arial" w:eastAsia="宋体"/>
                <w:sz w:val="22"/>
                <w:szCs w:val="22"/>
                <w:highlight w:val="yellow"/>
                <w:lang w:val="en-US" w:eastAsia="zh-CN"/>
              </w:rPr>
            </w:pPr>
            <w:bookmarkStart w:id="3" w:name="OLE_LINK3"/>
            <w:r>
              <w:rPr>
                <w:rFonts w:hint="eastAsia" w:ascii="Times New Roman" w:hAnsi="Arial" w:eastAsia="微软雅黑"/>
                <w:sz w:val="22"/>
                <w:szCs w:val="22"/>
                <w:highlight w:val="yellow"/>
                <w:lang w:val="en-US" w:eastAsia="zh-CN"/>
              </w:rPr>
              <w:t>所有变更是否都通过系统进行管理？</w:t>
            </w:r>
          </w:p>
          <w:bookmarkEnd w:id="3"/>
          <w:p w14:paraId="7AB26BEB">
            <w:pPr>
              <w:pStyle w:val="136"/>
              <w:rPr>
                <w:rFonts w:ascii="Arial" w:hAnsi="Arial" w:eastAsia="宋体"/>
                <w:sz w:val="22"/>
                <w:szCs w:val="22"/>
                <w:lang w:val="en-US" w:eastAsia="zh-CN"/>
              </w:rPr>
            </w:pPr>
          </w:p>
        </w:tc>
        <w:tc>
          <w:tcPr>
            <w:tcW w:w="621" w:type="dxa"/>
            <w:vAlign w:val="center"/>
          </w:tcPr>
          <w:p w14:paraId="7C85B5F4">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30B4BD23">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58AE5F6E">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B0B9B8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依据ODC-CX-30《计算机硬件及软件管理程序》</w:t>
            </w:r>
            <w:r>
              <w:rPr>
                <w:rFonts w:hint="eastAsia" w:ascii="宋体" w:hAnsi="宋体" w:eastAsia="宋体" w:cs="宋体"/>
                <w:color w:val="0F1115"/>
                <w:sz w:val="24"/>
                <w:szCs w:val="24"/>
                <w:shd w:val="clear" w:color="auto" w:fill="FFFFFF"/>
                <w:lang w:eastAsia="zh-CN"/>
              </w:rPr>
              <w:t>软件上线/授权走《计算机软件验证记录表》；检验项目新增/变更走《系统增加新检验项目申请表》《系统检验项目相关信息修改备案》；权限变更走《信息系统使用权限记录表》；数据库变更走《数据库服务器维护升级和保养更改记录表》。但UPS维护、故障报修、工作站巡查等走纸质表格，未全部系统化。</w:t>
            </w:r>
          </w:p>
          <w:p w14:paraId="5AAF3EE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依据ODC-CX-09《人力资源管理程序》</w:t>
            </w:r>
            <w:r>
              <w:rPr>
                <w:rFonts w:hint="eastAsia" w:ascii="宋体" w:hAnsi="宋体" w:eastAsia="宋体" w:cs="宋体"/>
                <w:color w:val="0F1115"/>
                <w:sz w:val="24"/>
                <w:szCs w:val="24"/>
                <w:shd w:val="clear" w:color="auto" w:fill="FFFFFF"/>
                <w:lang w:eastAsia="zh-CN"/>
              </w:rPr>
              <w:t>人员招聘申请、人员变更联系行政人事部修订，培训计划、能力评估、人员档案等均为纸质表格。</w:t>
            </w:r>
          </w:p>
          <w:p w14:paraId="3C744E0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依据ODC-CX-10《设施和环境管理程序》</w:t>
            </w:r>
            <w:r>
              <w:rPr>
                <w:rFonts w:hint="eastAsia" w:ascii="宋体" w:hAnsi="宋体" w:eastAsia="宋体" w:cs="宋体"/>
                <w:color w:val="0F1115"/>
                <w:sz w:val="24"/>
                <w:szCs w:val="24"/>
                <w:shd w:val="clear" w:color="auto" w:fill="FFFFFF"/>
                <w:lang w:eastAsia="zh-CN"/>
              </w:rPr>
              <w:t>设施环境失控、温湿度记录、水质监测、内务检查、外来人员登记等均为纸质记录表。</w:t>
            </w:r>
          </w:p>
          <w:p w14:paraId="798C49E3">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依据ODC-CX-12《仪器设备管理程序》</w:t>
            </w:r>
            <w:r>
              <w:rPr>
                <w:rFonts w:hint="eastAsia" w:ascii="宋体" w:hAnsi="宋体" w:eastAsia="宋体" w:cs="宋体"/>
                <w:color w:val="0F1115"/>
                <w:sz w:val="24"/>
                <w:szCs w:val="24"/>
                <w:shd w:val="clear" w:color="auto" w:fill="FFFFFF"/>
                <w:lang w:eastAsia="zh-CN"/>
              </w:rPr>
              <w:t>设备采购走《外部服务和供应管理程序》OA申请；设备状态标识、验收、维修、校准、停用报废等均为纸质表格。</w:t>
            </w:r>
          </w:p>
          <w:p w14:paraId="4D5DC08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依据ODC-CX-14《试剂和耗材的管理程序》</w:t>
            </w:r>
            <w:r>
              <w:rPr>
                <w:rFonts w:hint="eastAsia" w:ascii="宋体" w:hAnsi="宋体" w:eastAsia="宋体" w:cs="宋体"/>
                <w:color w:val="0F1115"/>
                <w:sz w:val="24"/>
                <w:szCs w:val="24"/>
                <w:shd w:val="clear" w:color="auto" w:fill="FFFFFF"/>
                <w:lang w:eastAsia="zh-CN"/>
              </w:rPr>
              <w:t>采购需求走OA系统；入库、出库、盘点走“试剂耗材智能管理系统”；系统停用时才用纸质表。但验收、质检、报废、退货等仍用纸质表格。</w:t>
            </w:r>
          </w:p>
          <w:p w14:paraId="2B485A42">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依据ODC-CX-20《检验程序的选择、验证和确认管理程序》</w:t>
            </w:r>
            <w:r>
              <w:rPr>
                <w:rFonts w:hint="eastAsia" w:ascii="宋体" w:hAnsi="宋体" w:eastAsia="宋体" w:cs="宋体"/>
                <w:color w:val="0F1115"/>
                <w:sz w:val="24"/>
                <w:szCs w:val="24"/>
                <w:shd w:val="clear" w:color="auto" w:fill="FFFFFF"/>
                <w:lang w:eastAsia="zh-CN"/>
              </w:rPr>
              <w:t>检验程序变更需在OA提出变更需求；新项目试剂采购在OA提出申请。但《检验程序变更审批表》《新技术和新项目开展评审表》《性能验证报告》等均为纸质/文件形式。</w:t>
            </w:r>
          </w:p>
          <w:p w14:paraId="648EF8AF">
            <w:pPr>
              <w:rPr>
                <w:lang w:eastAsia="zh-CN"/>
              </w:rPr>
            </w:pPr>
            <w:r>
              <w:rPr>
                <w:rFonts w:hint="eastAsia" w:ascii="宋体" w:hAnsi="宋体" w:eastAsia="宋体" w:cs="宋体"/>
                <w:b/>
                <w:bCs/>
                <w:color w:val="0F1115"/>
                <w:sz w:val="24"/>
                <w:szCs w:val="24"/>
                <w:shd w:val="clear" w:color="auto" w:fill="FFFFFF"/>
                <w:lang w:eastAsia="zh-CN"/>
              </w:rPr>
              <w:t>依据ODC-CX-33《文件控制程序》</w:t>
            </w:r>
            <w:r>
              <w:rPr>
                <w:rFonts w:hint="eastAsia" w:ascii="宋体" w:hAnsi="宋体" w:eastAsia="宋体" w:cs="宋体"/>
                <w:color w:val="0F1115"/>
                <w:sz w:val="24"/>
                <w:szCs w:val="24"/>
                <w:shd w:val="clear" w:color="auto" w:fill="FFFFFF"/>
                <w:lang w:eastAsia="zh-CN"/>
              </w:rPr>
              <w:t>文件修订、新增、评审、发放、回收、销毁、借阅等均走纸质《文件申请表》《文件更改登记表》《文件销毁申请和记录表》等；仅电子版文件保存在固定计算机。</w:t>
            </w:r>
          </w:p>
          <w:p w14:paraId="41CABFEC">
            <w:pPr>
              <w:autoSpaceDE w:val="0"/>
              <w:autoSpaceDN w:val="0"/>
              <w:adjustRightInd w:val="0"/>
              <w:spacing w:after="0" w:line="240" w:lineRule="auto"/>
              <w:rPr>
                <w:rFonts w:hint="eastAsia" w:ascii="宋体" w:hAnsi="宋体" w:eastAsia="宋体" w:cs="宋体"/>
                <w:i/>
                <w:color w:val="000000"/>
                <w:sz w:val="24"/>
                <w:szCs w:val="24"/>
                <w:lang w:eastAsia="nl-BE"/>
              </w:rPr>
            </w:pPr>
          </w:p>
        </w:tc>
      </w:tr>
      <w:tr w14:paraId="06EA37E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11" w:hRule="atLeast"/>
        </w:trPr>
        <w:tc>
          <w:tcPr>
            <w:tcW w:w="3707" w:type="dxa"/>
            <w:shd w:val="clear" w:color="auto" w:fill="F1F1F1" w:themeFill="background1" w:themeFillShade="F2"/>
            <w:vAlign w:val="center"/>
          </w:tcPr>
          <w:p w14:paraId="394F0F3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在变更最终完成后是否进行有效性评审？</w:t>
            </w:r>
          </w:p>
          <w:p w14:paraId="5DA587CD">
            <w:pPr>
              <w:pStyle w:val="136"/>
              <w:rPr>
                <w:rFonts w:ascii="Arial" w:hAnsi="Arial" w:eastAsia="宋体"/>
                <w:sz w:val="22"/>
                <w:szCs w:val="22"/>
                <w:lang w:val="en-US" w:eastAsia="zh-CN"/>
              </w:rPr>
            </w:pPr>
          </w:p>
        </w:tc>
        <w:tc>
          <w:tcPr>
            <w:tcW w:w="621" w:type="dxa"/>
            <w:vAlign w:val="center"/>
          </w:tcPr>
          <w:p w14:paraId="38B4284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6F95324E">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1465D507">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78FBE0ED"/>
          <w:p w14:paraId="2F08707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依据ODC-CX-09《人力资源管理程序》</w:t>
            </w:r>
            <w:r>
              <w:rPr>
                <w:rFonts w:hint="eastAsia" w:ascii="宋体" w:hAnsi="宋体" w:eastAsia="宋体" w:cs="宋体"/>
                <w:color w:val="0F1115"/>
                <w:sz w:val="24"/>
                <w:szCs w:val="24"/>
                <w:shd w:val="clear" w:color="auto" w:fill="FFFFFF"/>
                <w:lang w:eastAsia="zh-CN"/>
              </w:rPr>
              <w:t>职责变更、离岗6个月以上再上岗、政策/程序/技术变更时，应对员工进行再培训和再评审，合格后才可继续上岗，并记录。</w:t>
            </w:r>
          </w:p>
          <w:p w14:paraId="54EFDEF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依据ODC-CX-10《设施和环境管理程序》</w:t>
            </w:r>
            <w:r>
              <w:rPr>
                <w:rFonts w:hint="eastAsia" w:ascii="宋体" w:hAnsi="宋体" w:eastAsia="宋体" w:cs="宋体"/>
                <w:color w:val="0F1115"/>
                <w:sz w:val="24"/>
                <w:szCs w:val="24"/>
                <w:shd w:val="clear" w:color="auto" w:fill="FFFFFF"/>
                <w:lang w:eastAsia="zh-CN"/>
              </w:rPr>
              <w:t>实验室每年进行一次安全风险评估，</w:t>
            </w:r>
            <w:r>
              <w:rPr>
                <w:rFonts w:hint="eastAsia" w:ascii="宋体" w:hAnsi="宋体" w:eastAsia="宋体" w:cs="宋体"/>
                <w:b/>
                <w:bCs/>
                <w:color w:val="0F1115"/>
                <w:sz w:val="24"/>
                <w:szCs w:val="24"/>
                <w:shd w:val="clear" w:color="auto" w:fill="FFFFFF"/>
                <w:lang w:eastAsia="zh-CN"/>
              </w:rPr>
              <w:t>当实验室设施发生变化时，应重新评估</w:t>
            </w:r>
            <w:r>
              <w:rPr>
                <w:rFonts w:hint="eastAsia" w:ascii="宋体" w:hAnsi="宋体" w:eastAsia="宋体" w:cs="宋体"/>
                <w:color w:val="0F1115"/>
                <w:sz w:val="24"/>
                <w:szCs w:val="24"/>
                <w:shd w:val="clear" w:color="auto" w:fill="FFFFFF"/>
                <w:lang w:eastAsia="zh-CN"/>
              </w:rPr>
              <w:t>（4.5）；环境失控处理需记录并跟踪。</w:t>
            </w:r>
          </w:p>
          <w:p w14:paraId="35887C0C">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依据ODC-CX-12《仪器设备管理程序》</w:t>
            </w:r>
            <w:r>
              <w:rPr>
                <w:rFonts w:hint="eastAsia" w:ascii="宋体" w:hAnsi="宋体" w:eastAsia="宋体" w:cs="宋体"/>
                <w:color w:val="0F1115"/>
                <w:sz w:val="24"/>
                <w:szCs w:val="24"/>
                <w:shd w:val="clear" w:color="auto" w:fill="FFFFFF"/>
                <w:lang w:eastAsia="zh-CN"/>
              </w:rPr>
              <w:t>设备修理后、封存后启用、转移后启用，应由专业组负责人提出申请，经技术负责人审核、实验室主任批准后方可投入使用；故障修复后需分析原因，按影响程度进行校准、质控、比对或留样再测验证。</w:t>
            </w:r>
          </w:p>
          <w:p w14:paraId="1C169FFE">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依据ODC-CX-14《试剂和耗材的管理程序》</w:t>
            </w:r>
            <w:r>
              <w:rPr>
                <w:rFonts w:hint="eastAsia" w:ascii="宋体" w:hAnsi="宋体" w:eastAsia="宋体" w:cs="宋体"/>
                <w:color w:val="0F1115"/>
                <w:sz w:val="24"/>
                <w:szCs w:val="24"/>
                <w:shd w:val="clear" w:color="auto" w:fill="FFFFFF"/>
                <w:lang w:eastAsia="zh-CN"/>
              </w:rPr>
              <w:t>供方变更时，新供应商需经评估评审合格后方可进入供应商名录；不同批号/货次试剂耗材需验证合格后方可使用；不合格试剂耗材退货并作为供应商评估依据。</w:t>
            </w:r>
          </w:p>
          <w:p w14:paraId="63CAEA06">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依据ODC-CX-20《检验程序的选择、验证和确认管理程序》</w:t>
            </w:r>
            <w:r>
              <w:rPr>
                <w:rFonts w:hint="eastAsia" w:ascii="宋体" w:hAnsi="宋体" w:eastAsia="宋体" w:cs="宋体"/>
                <w:color w:val="0F1115"/>
                <w:sz w:val="24"/>
                <w:szCs w:val="24"/>
                <w:shd w:val="clear" w:color="auto" w:fill="FFFFFF"/>
                <w:lang w:eastAsia="zh-CN"/>
              </w:rPr>
              <w:t>检验程序变更需填写《检验程序变更审批表》，经技术负责人或质量负责人审核、实验室主任批准；变更时专业组长评估是否使用既有验证/确认方案；变更后需重新验证或确认。</w:t>
            </w:r>
          </w:p>
          <w:p w14:paraId="0C35BCCB">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依据ODC-CX-30《计算机硬件及软件管理程序》</w:t>
            </w:r>
            <w:r>
              <w:rPr>
                <w:rFonts w:hint="eastAsia" w:ascii="宋体" w:hAnsi="宋体" w:eastAsia="宋体" w:cs="宋体"/>
                <w:color w:val="0F1115"/>
                <w:sz w:val="24"/>
                <w:szCs w:val="24"/>
                <w:shd w:val="clear" w:color="auto" w:fill="FFFFFF"/>
                <w:lang w:eastAsia="zh-CN"/>
              </w:rPr>
              <w:t>软件上线前需测试并经实验室主任签署确认；检验项目新增/变更完成后需申请人、实验室主任签字确认；权限变更签署后在系统开通并归档。</w:t>
            </w:r>
          </w:p>
          <w:p w14:paraId="154BC662">
            <w:pPr>
              <w:autoSpaceDE w:val="0"/>
              <w:autoSpaceDN w:val="0"/>
              <w:adjustRightInd w:val="0"/>
              <w:spacing w:after="0" w:line="240" w:lineRule="auto"/>
              <w:rPr>
                <w:rFonts w:hint="eastAsia" w:ascii="宋体" w:hAnsi="宋体" w:eastAsia="宋体" w:cs="宋体"/>
                <w:b/>
                <w:bCs/>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依据ODC-CX-33《文件控制程序》</w:t>
            </w:r>
            <w:r>
              <w:rPr>
                <w:rFonts w:hint="eastAsia" w:ascii="宋体" w:hAnsi="宋体" w:eastAsia="宋体" w:cs="宋体"/>
                <w:color w:val="0F1115"/>
                <w:sz w:val="24"/>
                <w:szCs w:val="24"/>
                <w:shd w:val="clear" w:color="auto" w:fill="FFFFFF"/>
                <w:lang w:eastAsia="zh-CN"/>
              </w:rPr>
              <w:t>文件修订需经原审核人审查、对应批准人批准发布；文件评审结果确认后，文件管理员编制《文件年审记录表》，经文件批准人核准后安排修订。</w:t>
            </w:r>
          </w:p>
        </w:tc>
      </w:tr>
      <w:tr w14:paraId="209572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11" w:hRule="atLeast"/>
        </w:trPr>
        <w:tc>
          <w:tcPr>
            <w:tcW w:w="3707" w:type="dxa"/>
            <w:shd w:val="clear" w:color="auto" w:fill="F1F1F1" w:themeFill="background1" w:themeFillShade="F2"/>
            <w:vAlign w:val="center"/>
          </w:tcPr>
          <w:p w14:paraId="7E7801FC">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在变更最终完成后是否进行有效性评审？</w:t>
            </w:r>
          </w:p>
          <w:p w14:paraId="286C5B96">
            <w:pPr>
              <w:pStyle w:val="136"/>
              <w:rPr>
                <w:rFonts w:ascii="Arial" w:hAnsi="Arial" w:eastAsia="宋体"/>
                <w:sz w:val="22"/>
                <w:szCs w:val="22"/>
                <w:lang w:val="en-US" w:eastAsia="zh-CN"/>
              </w:rPr>
            </w:pPr>
          </w:p>
        </w:tc>
        <w:tc>
          <w:tcPr>
            <w:tcW w:w="621" w:type="dxa"/>
            <w:vAlign w:val="center"/>
          </w:tcPr>
          <w:p w14:paraId="762195C7">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C373FAA">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9BDBAE0">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96" w:type="dxa"/>
          </w:tcPr>
          <w:p w14:paraId="05A4046D"/>
          <w:p w14:paraId="6B60625B">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ODC-CX-30《计算机硬件及软件管理程序》</w:t>
            </w:r>
            <w:r>
              <w:rPr>
                <w:rFonts w:hint="eastAsia" w:ascii="宋体" w:hAnsi="宋体" w:eastAsia="宋体" w:cs="宋体"/>
                <w:color w:val="0F1115"/>
                <w:sz w:val="24"/>
                <w:szCs w:val="24"/>
                <w:shd w:val="clear" w:color="auto" w:fill="FFFFFF"/>
                <w:lang w:eastAsia="zh-CN"/>
              </w:rPr>
              <w:t>软件上线前经测试并由实验室主任签署确认；检验项目新增/变更完成后由申请人、实验室主任签字确认；权限变更签署后开通并归档。</w:t>
            </w:r>
          </w:p>
          <w:p w14:paraId="54CBC5E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ODC-CX-09《人力资源管理程序》</w:t>
            </w:r>
            <w:r>
              <w:rPr>
                <w:rFonts w:hint="eastAsia" w:ascii="宋体" w:hAnsi="宋体" w:eastAsia="宋体" w:cs="宋体"/>
                <w:color w:val="0F1115"/>
                <w:sz w:val="24"/>
                <w:szCs w:val="24"/>
                <w:shd w:val="clear" w:color="auto" w:fill="FFFFFF"/>
                <w:lang w:eastAsia="zh-CN"/>
              </w:rPr>
              <w:t>职责变更、离岗6个月以上再上岗、政策/程序/技术变更时，应对员工再培训和再评审，合格后方可继续上岗。</w:t>
            </w:r>
          </w:p>
          <w:p w14:paraId="6FA63AC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ODC-CX-10《设施和环境管理程序》</w:t>
            </w:r>
            <w:r>
              <w:rPr>
                <w:rFonts w:hint="eastAsia" w:ascii="宋体" w:hAnsi="宋体" w:eastAsia="宋体" w:cs="宋体"/>
                <w:color w:val="0F1115"/>
                <w:sz w:val="24"/>
                <w:szCs w:val="24"/>
                <w:shd w:val="clear" w:color="auto" w:fill="FFFFFF"/>
                <w:lang w:eastAsia="zh-CN"/>
              </w:rPr>
              <w:t>实验室每年进行一次安全风险评估，设施发生变化时应重新评估，参照《风险管理程序》。</w:t>
            </w:r>
          </w:p>
          <w:p w14:paraId="374260BA">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ODC-CX-12《仪器设备管理程序》</w:t>
            </w:r>
            <w:r>
              <w:rPr>
                <w:rFonts w:hint="eastAsia" w:ascii="宋体" w:hAnsi="宋体" w:eastAsia="宋体" w:cs="宋体"/>
                <w:color w:val="0F1115"/>
                <w:sz w:val="24"/>
                <w:szCs w:val="24"/>
                <w:shd w:val="clear" w:color="auto" w:fill="FFFFFF"/>
                <w:lang w:eastAsia="zh-CN"/>
              </w:rPr>
              <w:t>设备修理后、封存后启用、转移后启用，须经专业组申请、技术负责人审核、实验室主任批准后方可投入使用；故障修复后按影响程度进行校准、质控、比对或留样再测验证。</w:t>
            </w:r>
          </w:p>
          <w:p w14:paraId="6668D540">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ODC-CX-14《试剂和耗材的管理程序》</w:t>
            </w:r>
            <w:r>
              <w:rPr>
                <w:rFonts w:hint="eastAsia" w:ascii="宋体" w:hAnsi="宋体" w:eastAsia="宋体" w:cs="宋体"/>
                <w:color w:val="0F1115"/>
                <w:sz w:val="24"/>
                <w:szCs w:val="24"/>
                <w:shd w:val="clear" w:color="auto" w:fill="FFFFFF"/>
                <w:lang w:eastAsia="zh-CN"/>
              </w:rPr>
              <w:t>供方变更时，新供应商须评估评审合格后进入供应商名录；不同批号/货次试剂耗材须验证合格后使用。</w:t>
            </w:r>
          </w:p>
          <w:p w14:paraId="36E870D7">
            <w:pPr>
              <w:autoSpaceDE w:val="0"/>
              <w:autoSpaceDN w:val="0"/>
              <w:adjustRightInd w:val="0"/>
              <w:spacing w:after="0" w:line="240" w:lineRule="auto"/>
              <w:rPr>
                <w:rFonts w:hint="eastAsia" w:ascii="宋体" w:hAnsi="宋体" w:eastAsia="宋体" w:cs="宋体"/>
                <w:color w:val="0F1115"/>
                <w:sz w:val="24"/>
                <w:szCs w:val="24"/>
                <w:shd w:val="clear" w:color="auto" w:fill="FFFFFF"/>
                <w:lang w:eastAsia="zh-CN"/>
              </w:rPr>
            </w:pPr>
            <w:r>
              <w:rPr>
                <w:rFonts w:hint="eastAsia" w:ascii="宋体" w:hAnsi="宋体" w:eastAsia="宋体" w:cs="宋体"/>
                <w:b/>
                <w:bCs/>
                <w:color w:val="0F1115"/>
                <w:sz w:val="24"/>
                <w:szCs w:val="24"/>
                <w:shd w:val="clear" w:color="auto" w:fill="FFFFFF"/>
                <w:lang w:eastAsia="zh-CN"/>
              </w:rPr>
              <w:t>ODC-CX-20《检验程序的选择、验证和确认管理程序》</w:t>
            </w:r>
            <w:r>
              <w:rPr>
                <w:rFonts w:hint="eastAsia" w:ascii="宋体" w:hAnsi="宋体" w:eastAsia="宋体" w:cs="宋体"/>
                <w:color w:val="0F1115"/>
                <w:sz w:val="24"/>
                <w:szCs w:val="24"/>
                <w:shd w:val="clear" w:color="auto" w:fill="FFFFFF"/>
                <w:lang w:eastAsia="zh-CN"/>
              </w:rPr>
              <w:t>检验程序变更须填写《检验程序变更审批表》，经技术负责人或质量负责人审核、实验室主任批准；变更后须重新验证或确；检验程序性能评审每年一次。</w:t>
            </w:r>
          </w:p>
          <w:p w14:paraId="66FCCF90">
            <w:pPr>
              <w:autoSpaceDE w:val="0"/>
              <w:autoSpaceDN w:val="0"/>
              <w:adjustRightInd w:val="0"/>
              <w:spacing w:after="0" w:line="240" w:lineRule="auto"/>
              <w:rPr>
                <w:rFonts w:hint="eastAsia" w:ascii="宋体" w:hAnsi="宋体" w:eastAsia="宋体" w:cs="宋体"/>
                <w:i/>
                <w:color w:val="000000"/>
                <w:sz w:val="24"/>
                <w:szCs w:val="24"/>
                <w:lang w:eastAsia="nl-BE"/>
              </w:rPr>
            </w:pPr>
            <w:r>
              <w:rPr>
                <w:rFonts w:hint="eastAsia" w:ascii="宋体" w:hAnsi="宋体" w:eastAsia="宋体" w:cs="宋体"/>
                <w:b/>
                <w:bCs/>
                <w:color w:val="0F1115"/>
                <w:sz w:val="24"/>
                <w:szCs w:val="24"/>
                <w:shd w:val="clear" w:color="auto" w:fill="FFFFFF"/>
                <w:lang w:eastAsia="zh-CN"/>
              </w:rPr>
              <w:t>ODC-CX-33《文件控制程序》</w:t>
            </w:r>
            <w:r>
              <w:rPr>
                <w:rFonts w:hint="eastAsia" w:ascii="宋体" w:hAnsi="宋体" w:eastAsia="宋体" w:cs="宋体"/>
                <w:color w:val="0F1115"/>
                <w:sz w:val="24"/>
                <w:szCs w:val="24"/>
                <w:shd w:val="clear" w:color="auto" w:fill="FFFFFF"/>
                <w:lang w:eastAsia="zh-CN"/>
              </w:rPr>
              <w:t>文件修订须经原审核人审查、对应批准人批准发布；文件评审结果确认后，文件管理员编制《文件年审记录表》，经文件批准人核准后安排修订。</w:t>
            </w:r>
          </w:p>
        </w:tc>
      </w:tr>
    </w:tbl>
    <w:p w14:paraId="73CC0EAA">
      <w:pPr>
        <w:rPr>
          <w:rFonts w:ascii="Arial" w:hAnsi="Arial" w:cs="Arial"/>
          <w:lang w:eastAsia="zh-CN"/>
        </w:rPr>
      </w:pPr>
    </w:p>
    <w:tbl>
      <w:tblPr>
        <w:tblStyle w:val="33"/>
        <w:tblpPr w:leftFromText="180" w:rightFromText="180" w:vertAnchor="text" w:horzAnchor="page" w:tblpX="1438" w:tblpY="240"/>
        <w:tblOverlap w:val="never"/>
        <w:tblW w:w="0" w:type="auto"/>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820"/>
        <w:gridCol w:w="621"/>
        <w:gridCol w:w="640"/>
        <w:gridCol w:w="730"/>
        <w:gridCol w:w="3300"/>
      </w:tblGrid>
      <w:tr w14:paraId="1E17A1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9111" w:type="dxa"/>
            <w:gridSpan w:val="5"/>
            <w:shd w:val="clear" w:color="auto" w:fill="F1F1F1" w:themeFill="background1" w:themeFillShade="F2"/>
            <w:vAlign w:val="center"/>
          </w:tcPr>
          <w:p w14:paraId="2950E7E8">
            <w:pPr>
              <w:pStyle w:val="133"/>
              <w:numPr>
                <w:ilvl w:val="255"/>
                <w:numId w:val="0"/>
              </w:numPr>
            </w:pPr>
            <w:r>
              <w:rPr>
                <w:rFonts w:hint="eastAsia"/>
                <w:lang w:eastAsia="zh-CN"/>
              </w:rPr>
              <w:t>9.系统验证</w:t>
            </w:r>
          </w:p>
        </w:tc>
      </w:tr>
      <w:tr w14:paraId="15678C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3820" w:type="dxa"/>
            <w:vAlign w:val="center"/>
          </w:tcPr>
          <w:p w14:paraId="0BB35E9E">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问题</w:t>
            </w:r>
          </w:p>
        </w:tc>
        <w:tc>
          <w:tcPr>
            <w:tcW w:w="621" w:type="dxa"/>
            <w:vAlign w:val="center"/>
          </w:tcPr>
          <w:p w14:paraId="72E7C2A5">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是</w:t>
            </w:r>
          </w:p>
        </w:tc>
        <w:tc>
          <w:tcPr>
            <w:tcW w:w="640" w:type="dxa"/>
            <w:vAlign w:val="center"/>
          </w:tcPr>
          <w:p w14:paraId="0AB74712">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不</w:t>
            </w:r>
          </w:p>
        </w:tc>
        <w:tc>
          <w:tcPr>
            <w:tcW w:w="730" w:type="dxa"/>
            <w:vAlign w:val="center"/>
          </w:tcPr>
          <w:p w14:paraId="4AD9C373">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3300" w:type="dxa"/>
            <w:vAlign w:val="center"/>
          </w:tcPr>
          <w:p w14:paraId="4DC57A5F">
            <w:pPr>
              <w:spacing w:after="0" w:line="240" w:lineRule="auto"/>
              <w:ind w:left="13"/>
              <w:outlineLvl w:val="2"/>
              <w:rPr>
                <w:rFonts w:ascii="Arial" w:hAnsi="Arial" w:eastAsia="宋体" w:cs="Arial"/>
                <w:b/>
                <w:lang w:eastAsia="zh-CN"/>
              </w:rPr>
            </w:pPr>
            <w:r>
              <w:rPr>
                <w:rFonts w:hint="eastAsia" w:ascii="Times New Roman" w:hAnsi="Arial" w:eastAsia="微软雅黑" w:cs="Arial"/>
                <w:b/>
                <w:lang w:eastAsia="zh-CN"/>
              </w:rPr>
              <w:t>备注/技术规范</w:t>
            </w:r>
          </w:p>
        </w:tc>
      </w:tr>
      <w:tr w14:paraId="6DF10C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58" w:hRule="atLeast"/>
          <w:tblHeader/>
        </w:trPr>
        <w:tc>
          <w:tcPr>
            <w:tcW w:w="3820" w:type="dxa"/>
            <w:shd w:val="clear" w:color="auto" w:fill="F1F1F1" w:themeFill="background1" w:themeFillShade="F2"/>
            <w:vAlign w:val="center"/>
          </w:tcPr>
          <w:p w14:paraId="3150601D">
            <w:pPr>
              <w:spacing w:after="0" w:line="240" w:lineRule="auto"/>
              <w:rPr>
                <w:rFonts w:ascii="Arial" w:hAnsi="Arial" w:eastAsia="宋体" w:cs="Arial"/>
                <w:lang w:eastAsia="zh-CN"/>
              </w:rPr>
            </w:pPr>
            <w:r>
              <w:rPr>
                <w:rFonts w:hint="eastAsia" w:ascii="Times New Roman" w:hAnsi="Arial" w:eastAsia="微软雅黑" w:cs="Arial"/>
                <w:lang w:eastAsia="zh-CN"/>
              </w:rPr>
              <w:t>该企业是否对各系统进行验证，以确保其准确性、可靠性、预期性能的一致性以及识别无效或篡改记录的能力？</w:t>
            </w:r>
          </w:p>
        </w:tc>
        <w:tc>
          <w:tcPr>
            <w:tcW w:w="621" w:type="dxa"/>
            <w:vAlign w:val="center"/>
          </w:tcPr>
          <w:p w14:paraId="6790F6D7">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6F5CA68">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DCCCC22">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3E043074"/>
          <w:p w14:paraId="087F773E">
            <w:pPr>
              <w:autoSpaceDE w:val="0"/>
              <w:autoSpaceDN w:val="0"/>
              <w:adjustRightInd w:val="0"/>
              <w:spacing w:after="0" w:line="240" w:lineRule="auto"/>
              <w:rPr>
                <w:rFonts w:ascii="Arial" w:hAnsi="Arial" w:eastAsia="Calibri" w:cs="Arial"/>
                <w:i/>
                <w:color w:val="000000"/>
                <w:lang w:eastAsia="nl-BE"/>
              </w:rPr>
            </w:pPr>
            <w:del w:id="134" w:author="庞怡璟 [2]" w:date="2026-09-14T16:51:06Z">
              <w:r>
                <w:rPr>
                  <w:rFonts w:hint="eastAsia" w:ascii="宋体" w:hAnsi="宋体" w:eastAsia="宋体" w:cs="宋体"/>
                  <w:color w:val="0F1115"/>
                  <w:sz w:val="24"/>
                  <w:szCs w:val="24"/>
                  <w:shd w:val="clear" w:color="auto" w:fill="FFFFFF"/>
                  <w:lang w:val="en-US" w:eastAsia="zh-CN"/>
                  <w:rPrChange w:id="135" w:author="庞怡璟 [2]" w:date="2026-09-14T16:51:31Z">
                    <w:rPr>
                      <w:rFonts w:hint="default" w:ascii="微软雅黑" w:hAnsi="微软雅黑" w:eastAsia="微软雅黑" w:cs="微软雅黑"/>
                      <w:color w:val="0F1115"/>
                      <w:sz w:val="24"/>
                      <w:szCs w:val="24"/>
                      <w:shd w:val="clear" w:color="auto" w:fill="FFFFFF"/>
                      <w:lang w:val="en-US" w:eastAsia="zh-CN"/>
                    </w:rPr>
                  </w:rPrChange>
                </w:rPr>
                <w:delText>硬件按</w:delText>
              </w:r>
            </w:del>
            <w:ins w:id="136" w:author="庞怡璟 [2]" w:date="2026-09-14T16:51:09Z">
              <w:r>
                <w:rPr>
                  <w:rFonts w:hint="eastAsia" w:ascii="宋体" w:hAnsi="宋体" w:eastAsia="宋体" w:cs="宋体"/>
                  <w:color w:val="0F1115"/>
                  <w:sz w:val="24"/>
                  <w:szCs w:val="24"/>
                  <w:shd w:val="clear" w:color="auto" w:fill="FFFFFF"/>
                  <w:lang w:val="en-US" w:eastAsia="zh-CN"/>
                  <w:rPrChange w:id="137" w:author="庞怡璟 [2]" w:date="2026-09-14T16:51:31Z">
                    <w:rPr>
                      <w:rFonts w:hint="eastAsia" w:ascii="微软雅黑" w:hAnsi="微软雅黑" w:eastAsia="微软雅黑" w:cs="微软雅黑"/>
                      <w:color w:val="0F1115"/>
                      <w:sz w:val="24"/>
                      <w:szCs w:val="24"/>
                      <w:shd w:val="clear" w:color="auto" w:fill="FFFFFF"/>
                      <w:lang w:val="en-US" w:eastAsia="zh-CN"/>
                    </w:rPr>
                  </w:rPrChange>
                </w:rPr>
                <w:t>依据</w:t>
              </w:r>
            </w:ins>
            <w:ins w:id="138" w:author="庞怡璟 [2]" w:date="2026-09-14T16:48:29Z">
              <w:r>
                <w:rPr>
                  <w:rFonts w:hint="eastAsia" w:ascii="宋体" w:hAnsi="宋体" w:eastAsia="宋体" w:cs="宋体"/>
                  <w:color w:val="0F1115"/>
                  <w:sz w:val="24"/>
                  <w:szCs w:val="24"/>
                  <w:shd w:val="clear" w:color="auto" w:fill="FFFFFF"/>
                  <w:lang w:val="en-US" w:eastAsia="zh-CN"/>
                  <w:rPrChange w:id="139" w:author="庞怡璟 [2]" w:date="2026-09-14T16:51:31Z">
                    <w:rPr>
                      <w:rFonts w:hint="eastAsia" w:ascii="微软雅黑" w:hAnsi="微软雅黑" w:eastAsia="微软雅黑" w:cs="微软雅黑"/>
                      <w:color w:val="0F1115"/>
                      <w:sz w:val="24"/>
                      <w:szCs w:val="24"/>
                      <w:shd w:val="clear" w:color="auto" w:fill="FFFFFF"/>
                      <w:lang w:val="en-US" w:eastAsia="zh-CN"/>
                    </w:rPr>
                  </w:rPrChange>
                </w:rPr>
                <w:t>ODC</w:t>
              </w:r>
            </w:ins>
            <w:ins w:id="140" w:author="庞怡璟 [2]" w:date="2026-09-14T16:48:32Z">
              <w:r>
                <w:rPr>
                  <w:rFonts w:hint="eastAsia" w:ascii="宋体" w:hAnsi="宋体" w:eastAsia="宋体" w:cs="宋体"/>
                  <w:color w:val="0F1115"/>
                  <w:sz w:val="24"/>
                  <w:szCs w:val="24"/>
                  <w:shd w:val="clear" w:color="auto" w:fill="FFFFFF"/>
                  <w:lang w:val="en-US" w:eastAsia="zh-CN"/>
                  <w:rPrChange w:id="141" w:author="庞怡璟 [2]" w:date="2026-09-14T16:51:31Z">
                    <w:rPr>
                      <w:rFonts w:hint="eastAsia" w:ascii="微软雅黑" w:hAnsi="微软雅黑" w:eastAsia="微软雅黑" w:cs="微软雅黑"/>
                      <w:color w:val="0F1115"/>
                      <w:sz w:val="24"/>
                      <w:szCs w:val="24"/>
                      <w:shd w:val="clear" w:color="auto" w:fill="FFFFFF"/>
                      <w:lang w:val="en-US" w:eastAsia="zh-CN"/>
                    </w:rPr>
                  </w:rPrChange>
                </w:rPr>
                <w:t>-</w:t>
              </w:r>
            </w:ins>
            <w:ins w:id="142" w:author="庞怡璟 [2]" w:date="2026-09-14T16:49:46Z">
              <w:r>
                <w:rPr>
                  <w:rFonts w:hint="eastAsia" w:ascii="宋体" w:hAnsi="宋体" w:eastAsia="宋体" w:cs="宋体"/>
                  <w:color w:val="0F1115"/>
                  <w:sz w:val="24"/>
                  <w:szCs w:val="24"/>
                  <w:shd w:val="clear" w:color="auto" w:fill="FFFFFF"/>
                  <w:lang w:val="en-US" w:eastAsia="zh-CN"/>
                  <w:rPrChange w:id="143" w:author="庞怡璟 [2]" w:date="2026-09-14T16:51:31Z">
                    <w:rPr>
                      <w:rFonts w:hint="eastAsia" w:ascii="微软雅黑" w:hAnsi="微软雅黑" w:eastAsia="微软雅黑" w:cs="微软雅黑"/>
                      <w:color w:val="0F1115"/>
                      <w:sz w:val="24"/>
                      <w:szCs w:val="24"/>
                      <w:shd w:val="clear" w:color="auto" w:fill="FFFFFF"/>
                      <w:lang w:val="en-US" w:eastAsia="zh-CN"/>
                    </w:rPr>
                  </w:rPrChange>
                </w:rPr>
                <w:t>CX</w:t>
              </w:r>
            </w:ins>
            <w:ins w:id="144" w:author="庞怡璟 [2]" w:date="2026-09-14T16:49:47Z">
              <w:r>
                <w:rPr>
                  <w:rFonts w:hint="eastAsia" w:ascii="宋体" w:hAnsi="宋体" w:eastAsia="宋体" w:cs="宋体"/>
                  <w:color w:val="0F1115"/>
                  <w:sz w:val="24"/>
                  <w:szCs w:val="24"/>
                  <w:shd w:val="clear" w:color="auto" w:fill="FFFFFF"/>
                  <w:lang w:val="en-US" w:eastAsia="zh-CN"/>
                  <w:rPrChange w:id="145" w:author="庞怡璟 [2]" w:date="2026-09-14T16:51:31Z">
                    <w:rPr>
                      <w:rFonts w:hint="eastAsia" w:ascii="微软雅黑" w:hAnsi="微软雅黑" w:eastAsia="微软雅黑" w:cs="微软雅黑"/>
                      <w:color w:val="0F1115"/>
                      <w:sz w:val="24"/>
                      <w:szCs w:val="24"/>
                      <w:shd w:val="clear" w:color="auto" w:fill="FFFFFF"/>
                      <w:lang w:val="en-US" w:eastAsia="zh-CN"/>
                    </w:rPr>
                  </w:rPrChange>
                </w:rPr>
                <w:t>-12</w:t>
              </w:r>
            </w:ins>
            <w:ins w:id="146" w:author="庞怡璟 [2]" w:date="2026-09-14T16:49:43Z">
              <w:r>
                <w:rPr>
                  <w:rFonts w:hint="eastAsia" w:ascii="宋体" w:hAnsi="宋体" w:eastAsia="宋体" w:cs="宋体"/>
                  <w:color w:val="0F1115"/>
                  <w:sz w:val="24"/>
                  <w:szCs w:val="24"/>
                  <w:shd w:val="clear" w:color="auto" w:fill="FFFFFF"/>
                  <w:lang w:val="en-US" w:eastAsia="zh-CN"/>
                  <w:rPrChange w:id="147" w:author="庞怡璟 [2]" w:date="2026-09-14T16:51:31Z">
                    <w:rPr>
                      <w:rFonts w:hint="eastAsia" w:ascii="微软雅黑" w:hAnsi="微软雅黑" w:eastAsia="微软雅黑" w:cs="微软雅黑"/>
                      <w:color w:val="0F1115"/>
                      <w:sz w:val="24"/>
                      <w:szCs w:val="24"/>
                      <w:shd w:val="clear" w:color="auto" w:fill="FFFFFF"/>
                      <w:lang w:val="en-US" w:eastAsia="zh-CN"/>
                    </w:rPr>
                  </w:rPrChange>
                </w:rPr>
                <w:t>《</w:t>
              </w:r>
            </w:ins>
            <w:ins w:id="148" w:author="庞怡璟 [2]" w:date="2026-09-14T16:49:33Z">
              <w:r>
                <w:rPr>
                  <w:rFonts w:hint="eastAsia" w:ascii="宋体" w:hAnsi="宋体" w:eastAsia="宋体" w:cs="宋体"/>
                  <w:color w:val="0F1115"/>
                  <w:sz w:val="24"/>
                  <w:szCs w:val="24"/>
                  <w:shd w:val="clear" w:color="auto" w:fill="FFFFFF"/>
                  <w:lang w:val="en-US" w:eastAsia="zh-CN"/>
                  <w:rPrChange w:id="149" w:author="庞怡璟 [2]" w:date="2026-09-14T16:51:31Z">
                    <w:rPr>
                      <w:rFonts w:hint="eastAsia" w:ascii="微软雅黑" w:hAnsi="微软雅黑" w:eastAsia="微软雅黑" w:cs="微软雅黑"/>
                      <w:color w:val="0F1115"/>
                      <w:sz w:val="24"/>
                      <w:szCs w:val="24"/>
                      <w:shd w:val="clear" w:color="auto" w:fill="FFFFFF"/>
                      <w:lang w:val="en-US" w:eastAsia="zh-CN"/>
                    </w:rPr>
                  </w:rPrChange>
                </w:rPr>
                <w:t>仪器设备管理程序</w:t>
              </w:r>
            </w:ins>
            <w:ins w:id="150" w:author="庞怡璟 [2]" w:date="2026-09-14T16:49:40Z">
              <w:r>
                <w:rPr>
                  <w:rFonts w:hint="eastAsia" w:ascii="宋体" w:hAnsi="宋体" w:eastAsia="宋体" w:cs="宋体"/>
                  <w:color w:val="0F1115"/>
                  <w:sz w:val="24"/>
                  <w:szCs w:val="24"/>
                  <w:shd w:val="clear" w:color="auto" w:fill="FFFFFF"/>
                  <w:lang w:val="en-US" w:eastAsia="zh-CN"/>
                  <w:rPrChange w:id="151" w:author="庞怡璟 [2]" w:date="2026-09-14T16:51:31Z">
                    <w:rPr>
                      <w:rFonts w:hint="eastAsia" w:ascii="微软雅黑" w:hAnsi="微软雅黑" w:eastAsia="微软雅黑" w:cs="微软雅黑"/>
                      <w:color w:val="0F1115"/>
                      <w:sz w:val="24"/>
                      <w:szCs w:val="24"/>
                      <w:shd w:val="clear" w:color="auto" w:fill="FFFFFF"/>
                      <w:lang w:val="en-US" w:eastAsia="zh-CN"/>
                    </w:rPr>
                  </w:rPrChange>
                </w:rPr>
                <w:t>》</w:t>
              </w:r>
            </w:ins>
            <w:ins w:id="152" w:author="庞怡璟 [2]" w:date="2026-09-14T16:51:15Z">
              <w:r>
                <w:rPr>
                  <w:rFonts w:hint="eastAsia" w:ascii="宋体" w:hAnsi="宋体" w:eastAsia="宋体" w:cs="宋体"/>
                  <w:color w:val="0F1115"/>
                  <w:sz w:val="24"/>
                  <w:szCs w:val="24"/>
                  <w:shd w:val="clear" w:color="auto" w:fill="FFFFFF"/>
                  <w:lang w:val="en-US" w:eastAsia="zh-CN"/>
                  <w:rPrChange w:id="153" w:author="庞怡璟 [2]" w:date="2026-09-14T16:51:31Z">
                    <w:rPr>
                      <w:rFonts w:hint="eastAsia" w:ascii="微软雅黑" w:hAnsi="微软雅黑" w:eastAsia="微软雅黑" w:cs="微软雅黑"/>
                      <w:color w:val="0F1115"/>
                      <w:sz w:val="24"/>
                      <w:szCs w:val="24"/>
                      <w:shd w:val="clear" w:color="auto" w:fill="FFFFFF"/>
                      <w:lang w:val="en-US" w:eastAsia="zh-CN"/>
                    </w:rPr>
                  </w:rPrChange>
                </w:rPr>
                <w:t>文件</w:t>
              </w:r>
            </w:ins>
            <w:ins w:id="154" w:author="庞怡璟 [2]" w:date="2026-09-14T16:51:20Z">
              <w:r>
                <w:rPr>
                  <w:rFonts w:hint="eastAsia" w:ascii="宋体" w:hAnsi="宋体" w:eastAsia="宋体" w:cs="宋体"/>
                  <w:color w:val="0F1115"/>
                  <w:sz w:val="24"/>
                  <w:szCs w:val="24"/>
                  <w:shd w:val="clear" w:color="auto" w:fill="FFFFFF"/>
                  <w:lang w:val="en-US" w:eastAsia="zh-CN"/>
                  <w:rPrChange w:id="155" w:author="庞怡璟 [2]" w:date="2026-09-14T16:51:31Z">
                    <w:rPr>
                      <w:rFonts w:hint="eastAsia" w:ascii="微软雅黑" w:hAnsi="微软雅黑" w:eastAsia="微软雅黑" w:cs="微软雅黑"/>
                      <w:color w:val="0F1115"/>
                      <w:sz w:val="24"/>
                      <w:szCs w:val="24"/>
                      <w:shd w:val="clear" w:color="auto" w:fill="FFFFFF"/>
                      <w:lang w:val="en-US" w:eastAsia="zh-CN"/>
                    </w:rPr>
                  </w:rPrChange>
                </w:rPr>
                <w:t>要求</w:t>
              </w:r>
            </w:ins>
            <w:ins w:id="156" w:author="庞怡璟 [2]" w:date="2026-09-14T16:51:22Z">
              <w:r>
                <w:rPr>
                  <w:rFonts w:hint="eastAsia" w:ascii="宋体" w:hAnsi="宋体" w:eastAsia="宋体" w:cs="宋体"/>
                  <w:color w:val="0F1115"/>
                  <w:sz w:val="24"/>
                  <w:szCs w:val="24"/>
                  <w:shd w:val="clear" w:color="auto" w:fill="FFFFFF"/>
                  <w:lang w:val="en-US" w:eastAsia="zh-CN"/>
                  <w:rPrChange w:id="157" w:author="庞怡璟 [2]" w:date="2026-09-14T16:51:31Z">
                    <w:rPr>
                      <w:rFonts w:hint="eastAsia" w:ascii="微软雅黑" w:hAnsi="微软雅黑" w:eastAsia="微软雅黑" w:cs="微软雅黑"/>
                      <w:color w:val="0F1115"/>
                      <w:sz w:val="24"/>
                      <w:szCs w:val="24"/>
                      <w:shd w:val="clear" w:color="auto" w:fill="FFFFFF"/>
                      <w:lang w:val="en-US" w:eastAsia="zh-CN"/>
                    </w:rPr>
                  </w:rPrChange>
                </w:rPr>
                <w:t>:</w:t>
              </w:r>
            </w:ins>
            <w:ins w:id="158" w:author="庞怡璟 [2]" w:date="2026-09-14T16:50:25Z">
              <w:r>
                <w:rPr>
                  <w:rFonts w:hint="eastAsia" w:ascii="宋体" w:hAnsi="宋体" w:eastAsia="宋体" w:cs="宋体"/>
                  <w:color w:val="0F1115"/>
                  <w:sz w:val="24"/>
                  <w:szCs w:val="24"/>
                  <w:shd w:val="clear" w:color="auto" w:fill="FFFFFF"/>
                  <w:lang w:eastAsia="zh-CN"/>
                  <w:rPrChange w:id="159" w:author="庞怡璟 [2]" w:date="2026-09-14T16:51:31Z">
                    <w:rPr>
                      <w:rFonts w:hint="eastAsia" w:ascii="宋体" w:hAnsi="宋体" w:cs="宋体"/>
                      <w:color w:val="000000"/>
                      <w:szCs w:val="21"/>
                    </w:rPr>
                  </w:rPrChange>
                </w:rPr>
                <w:t>工程师对仪器进行安装、调试、检定校准</w:t>
              </w:r>
            </w:ins>
            <w:del w:id="160" w:author="庞怡璟 [2]" w:date="2026-09-14T16:50:25Z">
              <w:r>
                <w:rPr>
                  <w:rFonts w:hint="eastAsia" w:ascii="宋体" w:hAnsi="宋体" w:eastAsia="宋体" w:cs="宋体"/>
                  <w:color w:val="0F1115"/>
                  <w:sz w:val="24"/>
                  <w:szCs w:val="24"/>
                  <w:shd w:val="clear" w:color="auto" w:fill="FFFFFF"/>
                  <w:lang w:eastAsia="zh-CN"/>
                  <w:rPrChange w:id="161" w:author="庞怡璟 [2]" w:date="2026-09-14T16:51:31Z">
                    <w:rPr>
                      <w:rFonts w:ascii="Segoe UI" w:hAnsi="Segoe UI" w:eastAsia="Segoe UI" w:cs="Segoe UI"/>
                      <w:color w:val="0F1115"/>
                      <w:sz w:val="24"/>
                      <w:szCs w:val="24"/>
                      <w:shd w:val="clear" w:color="auto" w:fill="FFFFFF"/>
                      <w:lang w:eastAsia="zh-CN"/>
                    </w:rPr>
                  </w:rPrChange>
                </w:rPr>
                <w:delText>ODC-CX-12</w:delText>
              </w:r>
            </w:del>
            <w:del w:id="162" w:author="庞怡璟 [2]" w:date="2026-09-14T16:50:25Z">
              <w:r>
                <w:rPr>
                  <w:rFonts w:hint="eastAsia" w:ascii="宋体" w:hAnsi="宋体" w:eastAsia="宋体" w:cs="宋体"/>
                  <w:color w:val="0F1115"/>
                  <w:sz w:val="24"/>
                  <w:szCs w:val="24"/>
                  <w:shd w:val="clear" w:color="auto" w:fill="FFFFFF"/>
                  <w:lang w:eastAsia="zh-CN"/>
                  <w:rPrChange w:id="163" w:author="庞怡璟 [2]" w:date="2026-09-14T16:51:31Z">
                    <w:rPr>
                      <w:rFonts w:hint="eastAsia" w:ascii="微软雅黑" w:hAnsi="微软雅黑" w:eastAsia="微软雅黑" w:cs="微软雅黑"/>
                      <w:color w:val="0F1115"/>
                      <w:sz w:val="24"/>
                      <w:szCs w:val="24"/>
                      <w:shd w:val="clear" w:color="auto" w:fill="FFFFFF"/>
                      <w:lang w:eastAsia="zh-CN"/>
                    </w:rPr>
                  </w:rPrChange>
                </w:rPr>
                <w:delText>做</w:delText>
              </w:r>
            </w:del>
            <w:del w:id="164" w:author="庞怡璟 [2]" w:date="2026-09-14T16:50:25Z">
              <w:r>
                <w:rPr>
                  <w:rFonts w:hint="eastAsia" w:ascii="宋体" w:hAnsi="宋体" w:eastAsia="宋体" w:cs="宋体"/>
                  <w:color w:val="0F1115"/>
                  <w:sz w:val="24"/>
                  <w:szCs w:val="24"/>
                  <w:shd w:val="clear" w:color="auto" w:fill="FFFFFF"/>
                  <w:lang w:eastAsia="zh-CN"/>
                  <w:rPrChange w:id="165" w:author="庞怡璟 [2]" w:date="2026-09-14T16:51:31Z">
                    <w:rPr>
                      <w:rFonts w:ascii="Segoe UI" w:hAnsi="Segoe UI" w:eastAsia="Segoe UI" w:cs="Segoe UI"/>
                      <w:color w:val="0F1115"/>
                      <w:sz w:val="24"/>
                      <w:szCs w:val="24"/>
                      <w:shd w:val="clear" w:color="auto" w:fill="FFFFFF"/>
                      <w:lang w:eastAsia="zh-CN"/>
                    </w:rPr>
                  </w:rPrChange>
                </w:rPr>
                <w:delText>IQ/OQ+</w:delText>
              </w:r>
            </w:del>
            <w:del w:id="166" w:author="庞怡璟 [2]" w:date="2026-09-14T16:50:25Z">
              <w:r>
                <w:rPr>
                  <w:rFonts w:hint="eastAsia" w:ascii="宋体" w:hAnsi="宋体" w:eastAsia="宋体" w:cs="宋体"/>
                  <w:color w:val="0F1115"/>
                  <w:sz w:val="24"/>
                  <w:szCs w:val="24"/>
                  <w:shd w:val="clear" w:color="auto" w:fill="FFFFFF"/>
                  <w:lang w:eastAsia="zh-CN"/>
                  <w:rPrChange w:id="167" w:author="庞怡璟 [2]" w:date="2026-09-14T16:51:31Z">
                    <w:rPr>
                      <w:rFonts w:hint="eastAsia" w:ascii="微软雅黑" w:hAnsi="微软雅黑" w:eastAsia="微软雅黑" w:cs="微软雅黑"/>
                      <w:color w:val="0F1115"/>
                      <w:sz w:val="24"/>
                      <w:szCs w:val="24"/>
                      <w:shd w:val="clear" w:color="auto" w:fill="FFFFFF"/>
                      <w:lang w:eastAsia="zh-CN"/>
                    </w:rPr>
                  </w:rPrChange>
                </w:rPr>
                <w:delText>维修后再验证</w:delText>
              </w:r>
            </w:del>
            <w:r>
              <w:rPr>
                <w:rFonts w:hint="eastAsia" w:ascii="宋体" w:hAnsi="宋体" w:eastAsia="宋体" w:cs="宋体"/>
                <w:color w:val="0F1115"/>
                <w:sz w:val="24"/>
                <w:szCs w:val="24"/>
                <w:shd w:val="clear" w:color="auto" w:fill="FFFFFF"/>
                <w:lang w:eastAsia="zh-CN"/>
                <w:rPrChange w:id="168" w:author="庞怡璟 [2]" w:date="2026-09-14T16:51:31Z">
                  <w:rPr>
                    <w:rFonts w:hint="eastAsia" w:ascii="微软雅黑" w:hAnsi="微软雅黑" w:eastAsia="微软雅黑" w:cs="微软雅黑"/>
                    <w:color w:val="0F1115"/>
                    <w:sz w:val="24"/>
                    <w:szCs w:val="24"/>
                    <w:shd w:val="clear" w:color="auto" w:fill="FFFFFF"/>
                    <w:lang w:eastAsia="zh-CN"/>
                  </w:rPr>
                </w:rPrChange>
              </w:rPr>
              <w:t>；</w:t>
            </w:r>
            <w:ins w:id="169" w:author="庞怡璟 [2]" w:date="2026-09-14T16:50:49Z">
              <w:r>
                <w:rPr>
                  <w:rFonts w:hint="eastAsia" w:ascii="宋体" w:hAnsi="宋体" w:eastAsia="宋体" w:cs="宋体"/>
                  <w:color w:val="0F1115"/>
                  <w:sz w:val="24"/>
                  <w:szCs w:val="24"/>
                  <w:shd w:val="clear" w:color="auto" w:fill="FFFFFF"/>
                  <w:lang w:eastAsia="zh-CN"/>
                  <w:rPrChange w:id="170" w:author="庞怡璟 [2]" w:date="2026-09-14T16:51:31Z">
                    <w:rPr>
                      <w:rFonts w:hint="eastAsia" w:ascii="宋体" w:hAnsi="宋体" w:cs="宋体"/>
                      <w:color w:val="000000"/>
                      <w:szCs w:val="21"/>
                    </w:rPr>
                  </w:rPrChange>
                </w:rPr>
                <w:t>验收合格后，仪器设备厂家工程师需填写一份安装报告，并出具检定校准合格报告。</w:t>
              </w:r>
            </w:ins>
            <w:r>
              <w:rPr>
                <w:rFonts w:hint="eastAsia" w:ascii="宋体" w:hAnsi="宋体" w:eastAsia="宋体" w:cs="宋体"/>
                <w:color w:val="0F1115"/>
                <w:sz w:val="24"/>
                <w:szCs w:val="24"/>
                <w:shd w:val="clear" w:color="auto" w:fill="FFFFFF"/>
                <w:lang w:eastAsia="zh-CN"/>
                <w:rPrChange w:id="171" w:author="庞怡璟 [2]" w:date="2026-09-14T16:51:31Z">
                  <w:rPr>
                    <w:rFonts w:hint="eastAsia" w:ascii="微软雅黑" w:hAnsi="微软雅黑" w:eastAsia="微软雅黑" w:cs="微软雅黑"/>
                    <w:color w:val="0F1115"/>
                    <w:sz w:val="24"/>
                    <w:szCs w:val="24"/>
                    <w:shd w:val="clear" w:color="auto" w:fill="FFFFFF"/>
                    <w:lang w:eastAsia="zh-CN"/>
                  </w:rPr>
                </w:rPrChange>
              </w:rPr>
              <w:t>纸质记录划改签注防篡</w:t>
            </w:r>
            <w:r>
              <w:rPr>
                <w:rFonts w:hint="eastAsia" w:ascii="宋体" w:hAnsi="宋体" w:eastAsia="宋体" w:cs="宋体"/>
                <w:color w:val="0F1115"/>
                <w:sz w:val="24"/>
                <w:szCs w:val="24"/>
                <w:shd w:val="clear" w:color="auto" w:fill="FFFFFF"/>
                <w:lang w:eastAsia="zh-CN"/>
                <w:rPrChange w:id="172" w:author="庞怡璟 [2]" w:date="2026-09-14T16:51:31Z">
                  <w:rPr>
                    <w:rFonts w:ascii="Segoe UI" w:hAnsi="Segoe UI" w:eastAsia="Segoe UI" w:cs="Segoe UI"/>
                    <w:color w:val="0F1115"/>
                    <w:sz w:val="24"/>
                    <w:szCs w:val="24"/>
                    <w:shd w:val="clear" w:color="auto" w:fill="FFFFFF"/>
                    <w:lang w:eastAsia="zh-CN"/>
                  </w:rPr>
                </w:rPrChange>
              </w:rPr>
              <w:t>25</w:t>
            </w:r>
            <w:r>
              <w:rPr>
                <w:rFonts w:hint="eastAsia" w:ascii="宋体" w:hAnsi="宋体" w:eastAsia="宋体" w:cs="宋体"/>
                <w:color w:val="0F1115"/>
                <w:sz w:val="24"/>
                <w:szCs w:val="24"/>
                <w:shd w:val="clear" w:color="auto" w:fill="FFFFFF"/>
                <w:lang w:eastAsia="zh-CN"/>
                <w:rPrChange w:id="173" w:author="庞怡璟 [2]" w:date="2026-09-14T16:51:31Z">
                  <w:rPr>
                    <w:rFonts w:hint="eastAsia" w:ascii="微软雅黑" w:hAnsi="微软雅黑" w:eastAsia="微软雅黑" w:cs="微软雅黑"/>
                    <w:color w:val="0F1115"/>
                    <w:sz w:val="24"/>
                    <w:szCs w:val="24"/>
                    <w:shd w:val="clear" w:color="auto" w:fill="FFFFFF"/>
                    <w:lang w:eastAsia="zh-CN"/>
                  </w:rPr>
                </w:rPrChange>
              </w:rPr>
              <w:t>年可溯。</w:t>
            </w:r>
          </w:p>
        </w:tc>
      </w:tr>
      <w:tr w14:paraId="15B3FD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62" w:hRule="atLeast"/>
          <w:tblHeader/>
        </w:trPr>
        <w:tc>
          <w:tcPr>
            <w:tcW w:w="3820" w:type="dxa"/>
            <w:shd w:val="clear" w:color="auto" w:fill="F1F1F1" w:themeFill="background1" w:themeFillShade="F2"/>
            <w:vAlign w:val="center"/>
          </w:tcPr>
          <w:p w14:paraId="3A9C3D4C">
            <w:pPr>
              <w:spacing w:after="0" w:line="240" w:lineRule="auto"/>
              <w:rPr>
                <w:rFonts w:ascii="Arial" w:hAnsi="Arial" w:eastAsia="宋体" w:cs="Arial"/>
                <w:lang w:eastAsia="zh-CN"/>
              </w:rPr>
            </w:pPr>
            <w:r>
              <w:rPr>
                <w:rFonts w:ascii="宋体" w:hAnsi="宋体" w:eastAsia="宋体" w:cs="宋体"/>
                <w:sz w:val="24"/>
                <w:szCs w:val="24"/>
                <w:lang w:eastAsia="zh-CN"/>
              </w:rPr>
              <w:t>是否有设备 / 仪器的确认和 / 或验证的程序文件？</w:t>
            </w:r>
          </w:p>
        </w:tc>
        <w:tc>
          <w:tcPr>
            <w:tcW w:w="621" w:type="dxa"/>
            <w:vAlign w:val="center"/>
          </w:tcPr>
          <w:p w14:paraId="035F2375">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13DE5FA1">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E9BB09D">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5BE996E3"/>
          <w:p w14:paraId="7A4097F0">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依据ODC-CX-12《仪器设备管理程序》，新购设备在启用前应完成验收及性能验证；设备经维修后，也需经验证合格方可重新使用。</w:t>
            </w:r>
          </w:p>
        </w:tc>
      </w:tr>
      <w:tr w14:paraId="1FD0C6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51" w:hRule="atLeast"/>
          <w:tblHeader/>
        </w:trPr>
        <w:tc>
          <w:tcPr>
            <w:tcW w:w="3820" w:type="dxa"/>
            <w:shd w:val="clear" w:color="auto" w:fill="F1F1F1" w:themeFill="background1" w:themeFillShade="F2"/>
            <w:vAlign w:val="center"/>
          </w:tcPr>
          <w:p w14:paraId="3A5C8E91">
            <w:pPr>
              <w:spacing w:after="0" w:line="240" w:lineRule="auto"/>
              <w:rPr>
                <w:rFonts w:ascii="Times New Roman" w:hAnsi="Arial" w:eastAsia="微软雅黑" w:cs="Arial"/>
                <w:highlight w:val="yellow"/>
                <w:lang w:eastAsia="zh-CN"/>
              </w:rPr>
            </w:pPr>
            <w:r>
              <w:rPr>
                <w:rFonts w:hint="eastAsia" w:ascii="Times New Roman" w:hAnsi="Arial" w:eastAsia="微软雅黑" w:cs="Arial"/>
                <w:highlight w:val="yellow"/>
                <w:lang w:eastAsia="zh-CN"/>
              </w:rPr>
              <w:t>您是否制定了设备故障备用方案？</w:t>
            </w:r>
          </w:p>
          <w:p w14:paraId="348BC21E">
            <w:pPr>
              <w:spacing w:after="0" w:line="240" w:lineRule="auto"/>
              <w:rPr>
                <w:rFonts w:ascii="Times New Roman" w:hAnsi="Arial" w:eastAsia="微软雅黑" w:cs="Arial"/>
                <w:highlight w:val="yellow"/>
                <w:lang w:eastAsia="zh-CN"/>
              </w:rPr>
            </w:pPr>
          </w:p>
        </w:tc>
        <w:tc>
          <w:tcPr>
            <w:tcW w:w="621" w:type="dxa"/>
            <w:vAlign w:val="center"/>
          </w:tcPr>
          <w:p w14:paraId="11D2D1BC">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0FB282AE">
            <w:pPr>
              <w:spacing w:after="0" w:line="240" w:lineRule="auto"/>
              <w:ind w:left="83"/>
              <w:rPr>
                <w:rFonts w:ascii="Arial" w:hAnsi="Arial" w:cs="Arial"/>
                <w:highlight w:val="lightGray"/>
              </w:rPr>
            </w:pPr>
          </w:p>
          <w:p w14:paraId="4E520D0C">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216CB22E">
            <w:pPr>
              <w:spacing w:after="0" w:line="240" w:lineRule="auto"/>
              <w:rPr>
                <w:rFonts w:ascii="Arial" w:hAnsi="Arial" w:cs="Arial"/>
                <w:highlight w:val="lightGray"/>
              </w:rPr>
            </w:pPr>
          </w:p>
        </w:tc>
        <w:tc>
          <w:tcPr>
            <w:tcW w:w="730" w:type="dxa"/>
            <w:vAlign w:val="center"/>
          </w:tcPr>
          <w:p w14:paraId="6F477363">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451D5FD0">
            <w:pPr>
              <w:autoSpaceDE w:val="0"/>
              <w:autoSpaceDN w:val="0"/>
              <w:adjustRightInd w:val="0"/>
              <w:spacing w:after="0" w:line="240" w:lineRule="auto"/>
              <w:rPr>
                <w:rFonts w:ascii="Arial" w:hAnsi="Arial" w:eastAsia="宋体" w:cs="Arial"/>
                <w:i/>
                <w:color w:val="000000"/>
                <w:lang w:eastAsia="zh-CN"/>
              </w:rPr>
            </w:pPr>
            <w:r>
              <w:rPr>
                <w:rFonts w:hint="eastAsia" w:ascii="宋体" w:hAnsi="宋体" w:eastAsia="宋体" w:cs="宋体"/>
                <w:color w:val="0F1115"/>
                <w:sz w:val="24"/>
                <w:szCs w:val="24"/>
                <w:shd w:val="clear" w:color="auto" w:fill="FFFFFF"/>
                <w:lang w:eastAsia="zh-CN"/>
              </w:rPr>
              <w:t>依据ODC-CX-32《应急预案管理程序》，仪器故障由供应商提供相同型号设备作为应急替代，则该设备须完成性能验证后方可投入使用。</w:t>
            </w:r>
          </w:p>
        </w:tc>
      </w:tr>
      <w:tr w14:paraId="1A1E23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2" w:hRule="atLeast"/>
          <w:tblHeader/>
        </w:trPr>
        <w:tc>
          <w:tcPr>
            <w:tcW w:w="3820" w:type="dxa"/>
            <w:shd w:val="clear" w:color="auto" w:fill="F1F1F1" w:themeFill="background1" w:themeFillShade="F2"/>
            <w:vAlign w:val="center"/>
          </w:tcPr>
          <w:p w14:paraId="2827ACB7">
            <w:pPr>
              <w:spacing w:after="0" w:line="240" w:lineRule="auto"/>
              <w:rPr>
                <w:rFonts w:ascii="Arial" w:hAnsi="Arial" w:eastAsia="宋体" w:cs="Arial"/>
                <w:lang w:eastAsia="zh-CN"/>
              </w:rPr>
            </w:pPr>
            <w:r>
              <w:rPr>
                <w:rFonts w:hint="eastAsia" w:ascii="Times New Roman" w:hAnsi="Arial" w:eastAsia="微软雅黑" w:cs="Arial"/>
                <w:highlight w:val="yellow"/>
                <w:lang w:eastAsia="zh-CN"/>
              </w:rPr>
              <w:t>是否存在针对计算机化系统进行验证和/或确认的程序？</w:t>
            </w:r>
          </w:p>
        </w:tc>
        <w:tc>
          <w:tcPr>
            <w:tcW w:w="621" w:type="dxa"/>
            <w:vAlign w:val="center"/>
          </w:tcPr>
          <w:p w14:paraId="4DF90131">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23B85257">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3396837A">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59D1E012"/>
          <w:p w14:paraId="5B8307D9">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已建立ODC-CX-30《计算机硬件及软件管理程序》，明确软件验证要求及记录表格。</w:t>
            </w:r>
          </w:p>
        </w:tc>
      </w:tr>
      <w:tr w14:paraId="3521ED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36" w:hRule="atLeast"/>
          <w:tblHeader/>
        </w:trPr>
        <w:tc>
          <w:tcPr>
            <w:tcW w:w="3820" w:type="dxa"/>
            <w:shd w:val="clear" w:color="auto" w:fill="F1F1F1" w:themeFill="background1" w:themeFillShade="F2"/>
            <w:vAlign w:val="center"/>
          </w:tcPr>
          <w:p w14:paraId="382559E0">
            <w:pPr>
              <w:spacing w:after="0" w:line="240" w:lineRule="auto"/>
              <w:rPr>
                <w:rFonts w:ascii="Arial" w:hAnsi="Arial" w:eastAsia="宋体" w:cs="Arial"/>
                <w:lang w:eastAsia="zh-CN"/>
              </w:rPr>
            </w:pPr>
            <w:r>
              <w:rPr>
                <w:rFonts w:hint="eastAsia" w:ascii="Times New Roman" w:hAnsi="Arial" w:eastAsia="微软雅黑" w:cs="Arial"/>
                <w:highlight w:val="yellow"/>
                <w:lang w:eastAsia="zh-CN"/>
              </w:rPr>
              <w:t>用于计算机系统验证的基于风险的方法类型是什么？</w:t>
            </w:r>
          </w:p>
        </w:tc>
        <w:tc>
          <w:tcPr>
            <w:tcW w:w="5291" w:type="dxa"/>
            <w:gridSpan w:val="4"/>
            <w:vAlign w:val="center"/>
          </w:tcPr>
          <w:p w14:paraId="50906B12">
            <w:pPr>
              <w:rPr>
                <w:lang w:eastAsia="zh-CN"/>
              </w:rPr>
            </w:pPr>
            <w:r>
              <w:rPr>
                <w:rFonts w:ascii="Segoe UI" w:hAnsi="Segoe UI" w:eastAsia="Segoe UI" w:cs="Segoe UI"/>
                <w:color w:val="0F1115"/>
                <w:sz w:val="24"/>
                <w:szCs w:val="24"/>
                <w:shd w:val="clear" w:color="auto" w:fill="FFFFFF"/>
                <w:lang w:eastAsia="zh-CN"/>
              </w:rPr>
              <w:t>文件依据ODC-CX-30《计算机硬件及软件管理程序》，规定了验证的“功能、性能、可用性、兼容性、安全性”等要求，</w:t>
            </w:r>
            <w:del w:id="174" w:author="庞怡璟 [2]" w:date="2026-09-14T16:49:04Z">
              <w:r>
                <w:rPr>
                  <w:rFonts w:ascii="Segoe UI" w:hAnsi="Segoe UI" w:eastAsia="Segoe UI" w:cs="Segoe UI"/>
                  <w:color w:val="0F1115"/>
                  <w:sz w:val="24"/>
                  <w:szCs w:val="24"/>
                  <w:shd w:val="clear" w:color="auto" w:fill="FFFFFF"/>
                  <w:lang w:eastAsia="zh-CN"/>
                </w:rPr>
                <w:delText>但未明确所采用的风险分析方法类型（如FMEA等）。</w:delText>
              </w:r>
            </w:del>
            <w:r>
              <w:rPr>
                <w:rFonts w:ascii="Segoe UI" w:hAnsi="Segoe UI" w:eastAsia="Segoe UI" w:cs="Segoe UI"/>
                <w:color w:val="0F1115"/>
                <w:sz w:val="24"/>
                <w:szCs w:val="24"/>
                <w:shd w:val="clear" w:color="auto" w:fill="FFFFFF"/>
                <w:lang w:eastAsia="zh-CN"/>
              </w:rPr>
              <w:t>基于风险的验证方法（Risk-Based Approach）要求根据系统对检验质量、患者安全和数据完整性的影响进行风险分级，并据此确定验证范围与验证深度。</w:t>
            </w:r>
          </w:p>
          <w:p w14:paraId="2478AB32">
            <w:pPr>
              <w:autoSpaceDE w:val="0"/>
              <w:autoSpaceDN w:val="0"/>
              <w:adjustRightInd w:val="0"/>
              <w:spacing w:after="0" w:line="240" w:lineRule="auto"/>
              <w:rPr>
                <w:rFonts w:ascii="Arial" w:hAnsi="Arial" w:eastAsia="Calibri" w:cs="Arial"/>
                <w:i/>
                <w:color w:val="000000"/>
                <w:lang w:eastAsia="nl-BE"/>
              </w:rPr>
            </w:pPr>
          </w:p>
        </w:tc>
      </w:tr>
      <w:tr w14:paraId="55DA145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blHeader/>
        </w:trPr>
        <w:tc>
          <w:tcPr>
            <w:tcW w:w="3820" w:type="dxa"/>
            <w:shd w:val="clear" w:color="auto" w:fill="F1F1F1" w:themeFill="background1" w:themeFillShade="F2"/>
            <w:vAlign w:val="center"/>
          </w:tcPr>
          <w:p w14:paraId="0D14EFB1">
            <w:pPr>
              <w:pStyle w:val="130"/>
              <w:keepNext/>
              <w:rPr>
                <w:rFonts w:eastAsia="宋体"/>
                <w:sz w:val="22"/>
                <w:szCs w:val="22"/>
                <w:lang w:val="en-US" w:eastAsia="zh-CN"/>
              </w:rPr>
            </w:pPr>
            <w:r>
              <w:rPr>
                <w:rFonts w:hint="eastAsia" w:ascii="Times New Roman" w:eastAsia="微软雅黑"/>
                <w:sz w:val="22"/>
                <w:szCs w:val="22"/>
                <w:highlight w:val="yellow"/>
                <w:lang w:val="en-US" w:eastAsia="zh-CN"/>
              </w:rPr>
              <w:t>计算机化系统是否经过验证以确保数据完整性？</w:t>
            </w:r>
          </w:p>
        </w:tc>
        <w:tc>
          <w:tcPr>
            <w:tcW w:w="621" w:type="dxa"/>
            <w:vAlign w:val="center"/>
          </w:tcPr>
          <w:p w14:paraId="1E01C3E9">
            <w:pPr>
              <w:spacing w:after="0" w:line="240" w:lineRule="auto"/>
              <w:ind w:left="102"/>
              <w:rPr>
                <w:rFonts w:ascii="Arial" w:hAnsi="Arial" w:cs="Arial"/>
                <w:highlight w:val="lightGray"/>
              </w:rPr>
            </w:pPr>
            <w:r>
              <w:rPr>
                <w:rFonts w:ascii="Arial" w:hAnsi="Arial" w:cs="Arial"/>
                <w:sz w:val="28"/>
                <w:szCs w:val="28"/>
              </w:rPr>
              <w:sym w:font="Wingdings" w:char="00FE"/>
            </w:r>
          </w:p>
        </w:tc>
        <w:tc>
          <w:tcPr>
            <w:tcW w:w="640" w:type="dxa"/>
            <w:vAlign w:val="center"/>
          </w:tcPr>
          <w:p w14:paraId="4FBA87CD">
            <w:pPr>
              <w:spacing w:after="0" w:line="240" w:lineRule="auto"/>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730" w:type="dxa"/>
            <w:vAlign w:val="center"/>
          </w:tcPr>
          <w:p w14:paraId="0EDCF7D9">
            <w:pPr>
              <w:spacing w:after="0" w:line="240" w:lineRule="auto"/>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3300" w:type="dxa"/>
          </w:tcPr>
          <w:p w14:paraId="1EC97DFF"/>
          <w:p w14:paraId="05A6947F">
            <w:pPr>
              <w:autoSpaceDE w:val="0"/>
              <w:autoSpaceDN w:val="0"/>
              <w:adjustRightInd w:val="0"/>
              <w:spacing w:after="0" w:line="240" w:lineRule="auto"/>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根据ODC-CX-30《计算机硬件及软件管理程序》，软件验证须确保敏感数据保护并防止未授权访问；系统新增或变更须经核实确认；数据库备份须验证其完整性。同时，应采用基于风险的方法对计算机化系统进行验证，重点验证数据采集、传输、存储、修改、审计追踪、备份恢复及权限控制等环节，以确保数据完整性。</w:t>
            </w:r>
          </w:p>
        </w:tc>
      </w:tr>
      <w:tr w14:paraId="6A19BA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484" w:hRule="atLeast"/>
          <w:tblHeader/>
        </w:trPr>
        <w:tc>
          <w:tcPr>
            <w:tcW w:w="3820" w:type="dxa"/>
            <w:shd w:val="clear" w:color="auto" w:fill="F1F1F1" w:themeFill="background1" w:themeFillShade="F2"/>
            <w:vAlign w:val="center"/>
          </w:tcPr>
          <w:p w14:paraId="39C26E14">
            <w:pPr>
              <w:pStyle w:val="130"/>
              <w:keepNext/>
              <w:rPr>
                <w:rFonts w:eastAsia="宋体"/>
                <w:sz w:val="22"/>
                <w:szCs w:val="22"/>
                <w:highlight w:val="yellow"/>
                <w:lang w:val="en-US" w:eastAsia="zh-CN"/>
              </w:rPr>
            </w:pPr>
            <w:r>
              <w:rPr>
                <w:rFonts w:hint="eastAsia" w:ascii="Times New Roman" w:eastAsia="微软雅黑"/>
                <w:sz w:val="22"/>
                <w:szCs w:val="22"/>
                <w:highlight w:val="yellow"/>
                <w:lang w:val="en-US" w:eastAsia="zh-CN"/>
              </w:rPr>
              <w:t>计算机化系统是否经过验证？</w:t>
            </w:r>
          </w:p>
          <w:p w14:paraId="06799CCB">
            <w:pPr>
              <w:pStyle w:val="130"/>
              <w:keepNext/>
              <w:numPr>
                <w:ilvl w:val="0"/>
                <w:numId w:val="23"/>
              </w:numPr>
              <w:rPr>
                <w:sz w:val="22"/>
                <w:szCs w:val="22"/>
                <w:highlight w:val="yellow"/>
                <w:lang w:val="en-US"/>
              </w:rPr>
            </w:pPr>
            <w:r>
              <w:rPr>
                <w:rFonts w:hint="eastAsia" w:ascii="Times New Roman" w:eastAsia="微软雅黑"/>
                <w:sz w:val="22"/>
                <w:szCs w:val="22"/>
                <w:highlight w:val="yellow"/>
                <w:lang w:val="en-US" w:eastAsia="zh-CN"/>
              </w:rPr>
              <w:t>是否符合 GCP / GCLP 标准？</w:t>
            </w:r>
          </w:p>
          <w:p w14:paraId="5B21D766">
            <w:pPr>
              <w:pStyle w:val="130"/>
              <w:keepNext/>
              <w:numPr>
                <w:ilvl w:val="0"/>
                <w:numId w:val="23"/>
              </w:numPr>
              <w:rPr>
                <w:sz w:val="22"/>
                <w:szCs w:val="22"/>
                <w:highlight w:val="yellow"/>
                <w:lang w:val="en-US"/>
              </w:rPr>
            </w:pPr>
            <w:r>
              <w:rPr>
                <w:rFonts w:hint="eastAsia" w:ascii="Times New Roman" w:eastAsia="微软雅黑"/>
                <w:sz w:val="22"/>
                <w:szCs w:val="22"/>
                <w:highlight w:val="yellow"/>
                <w:lang w:val="en-US" w:eastAsia="zh-CN"/>
              </w:rPr>
              <w:t>是否符合</w:t>
            </w:r>
            <w:r>
              <w:rPr>
                <w:sz w:val="22"/>
                <w:szCs w:val="22"/>
                <w:highlight w:val="yellow"/>
                <w:lang w:val="en-US"/>
              </w:rPr>
              <w:t>21 CFR part 11</w:t>
            </w:r>
            <w:r>
              <w:rPr>
                <w:rFonts w:hint="eastAsia" w:ascii="Times New Roman" w:eastAsia="微软雅黑"/>
                <w:sz w:val="22"/>
                <w:szCs w:val="22"/>
                <w:highlight w:val="yellow"/>
                <w:lang w:val="en-US" w:eastAsia="zh-CN"/>
              </w:rPr>
              <w:t>规定？</w:t>
            </w:r>
          </w:p>
          <w:p w14:paraId="6221E261">
            <w:pPr>
              <w:pStyle w:val="130"/>
              <w:keepNext/>
              <w:numPr>
                <w:ilvl w:val="0"/>
                <w:numId w:val="23"/>
              </w:numPr>
              <w:rPr>
                <w:sz w:val="22"/>
                <w:szCs w:val="22"/>
                <w:lang w:val="en-US"/>
              </w:rPr>
            </w:pPr>
            <w:r>
              <w:rPr>
                <w:rFonts w:hint="eastAsia" w:ascii="Times New Roman" w:eastAsia="微软雅黑"/>
                <w:sz w:val="22"/>
                <w:szCs w:val="22"/>
                <w:highlight w:val="yellow"/>
                <w:lang w:val="en-US" w:eastAsia="zh-CN"/>
              </w:rPr>
              <w:t>是否符合 GAMP5 验证要求？</w:t>
            </w:r>
          </w:p>
        </w:tc>
        <w:tc>
          <w:tcPr>
            <w:tcW w:w="621" w:type="dxa"/>
            <w:vAlign w:val="center"/>
          </w:tcPr>
          <w:p w14:paraId="0565CFDE">
            <w:pPr>
              <w:spacing w:after="0" w:line="240" w:lineRule="auto"/>
              <w:ind w:left="102"/>
              <w:rPr>
                <w:rFonts w:ascii="Arial" w:hAnsi="Arial" w:cs="Arial"/>
                <w:highlight w:val="lightGray"/>
              </w:rPr>
            </w:pPr>
          </w:p>
          <w:p w14:paraId="65E1701B">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0C924F03">
            <w:pPr>
              <w:spacing w:after="0" w:line="240" w:lineRule="auto"/>
              <w:ind w:left="102"/>
              <w:rPr>
                <w:rFonts w:ascii="Arial" w:hAnsi="Arial" w:cs="Arial"/>
                <w:highlight w:val="lightGray"/>
              </w:rPr>
            </w:pPr>
          </w:p>
          <w:p w14:paraId="79C98B5A">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640" w:type="dxa"/>
            <w:vAlign w:val="center"/>
          </w:tcPr>
          <w:p w14:paraId="4EB51D2E">
            <w:pPr>
              <w:spacing w:after="0" w:line="240" w:lineRule="auto"/>
              <w:ind w:left="102"/>
              <w:rPr>
                <w:rFonts w:ascii="Arial" w:hAnsi="Arial" w:cs="Arial"/>
                <w:highlight w:val="lightGray"/>
              </w:rPr>
            </w:pPr>
          </w:p>
          <w:p w14:paraId="6B87D217">
            <w:pPr>
              <w:spacing w:after="0" w:line="240" w:lineRule="auto"/>
              <w:ind w:left="102"/>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5428BA5">
            <w:pPr>
              <w:spacing w:after="0" w:line="240" w:lineRule="auto"/>
              <w:ind w:left="102"/>
              <w:rPr>
                <w:rFonts w:ascii="Arial" w:hAnsi="Arial" w:cs="Arial"/>
                <w:highlight w:val="lightGray"/>
              </w:rPr>
            </w:pPr>
          </w:p>
          <w:p w14:paraId="1B592624">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08C953A"/>
          <w:p w14:paraId="2B4E0256"/>
          <w:p w14:paraId="374F5AA2">
            <w:pPr>
              <w:spacing w:after="0" w:line="240" w:lineRule="auto"/>
              <w:ind w:left="83"/>
              <w:rPr>
                <w:rFonts w:ascii="Arial" w:hAnsi="Arial" w:cs="Arial"/>
                <w:highlight w:val="lightGray"/>
              </w:rPr>
            </w:pPr>
          </w:p>
        </w:tc>
        <w:tc>
          <w:tcPr>
            <w:tcW w:w="730" w:type="dxa"/>
            <w:vAlign w:val="center"/>
          </w:tcPr>
          <w:p w14:paraId="4FF4E324">
            <w:pPr>
              <w:spacing w:after="0" w:line="240" w:lineRule="auto"/>
              <w:ind w:left="101"/>
              <w:rPr>
                <w:rFonts w:ascii="Arial" w:hAnsi="Arial" w:cs="Arial"/>
                <w:highlight w:val="lightGray"/>
              </w:rPr>
            </w:pPr>
          </w:p>
          <w:p w14:paraId="44528949">
            <w:pPr>
              <w:spacing w:after="0" w:line="240" w:lineRule="auto"/>
              <w:ind w:left="83"/>
              <w:rPr>
                <w:rFonts w:ascii="Arial" w:hAnsi="Arial" w:cs="Arial"/>
                <w:highlight w:val="lightGray"/>
              </w:rPr>
            </w:pPr>
            <w:r>
              <w:rPr>
                <w:rFonts w:ascii="Arial" w:hAnsi="Arial" w:cs="Arial"/>
                <w:sz w:val="28"/>
                <w:szCs w:val="28"/>
              </w:rPr>
              <w:sym w:font="Wingdings" w:char="00FE"/>
            </w:r>
          </w:p>
          <w:p w14:paraId="1BE596AD"/>
          <w:p w14:paraId="56B36342">
            <w:pPr>
              <w:spacing w:after="0" w:line="240" w:lineRule="auto"/>
              <w:ind w:left="101"/>
              <w:rPr>
                <w:rFonts w:ascii="Arial" w:hAnsi="Arial" w:cs="Arial"/>
                <w:highlight w:val="lightGray"/>
              </w:rPr>
            </w:pPr>
          </w:p>
          <w:p w14:paraId="3D0B8B99">
            <w:pPr>
              <w:spacing w:after="0" w:line="240" w:lineRule="auto"/>
              <w:ind w:left="83"/>
              <w:rPr>
                <w:rFonts w:ascii="Arial" w:hAnsi="Arial" w:cs="Arial"/>
                <w:highlight w:val="lightGray"/>
              </w:rPr>
            </w:pPr>
            <w:r>
              <w:rPr>
                <w:rFonts w:ascii="Arial" w:hAnsi="Arial" w:cs="Arial"/>
                <w:sz w:val="28"/>
                <w:szCs w:val="28"/>
              </w:rPr>
              <w:sym w:font="Wingdings" w:char="00FE"/>
            </w:r>
          </w:p>
          <w:p w14:paraId="0DCE32D8">
            <w:pPr>
              <w:spacing w:after="0" w:line="240" w:lineRule="auto"/>
              <w:ind w:left="101"/>
              <w:rPr>
                <w:rFonts w:ascii="Arial" w:hAnsi="Arial" w:cs="Arial"/>
                <w:highlight w:val="lightGray"/>
              </w:rPr>
            </w:pPr>
          </w:p>
        </w:tc>
        <w:tc>
          <w:tcPr>
            <w:tcW w:w="3300" w:type="dxa"/>
          </w:tcPr>
          <w:p w14:paraId="60F3FB9A"/>
          <w:p w14:paraId="17B8F726"/>
          <w:p w14:paraId="400B3D34">
            <w:pPr>
              <w:pStyle w:val="136"/>
              <w:keepNext/>
              <w:rPr>
                <w:rFonts w:hint="eastAsia" w:ascii="宋体" w:hAnsi="宋体" w:eastAsia="宋体" w:cs="宋体"/>
                <w:lang w:val="en-GB" w:eastAsia="zh-CN"/>
              </w:rPr>
            </w:pPr>
            <w:r>
              <w:rPr>
                <w:rFonts w:hint="eastAsia" w:ascii="宋体" w:hAnsi="宋体" w:eastAsia="宋体" w:cs="宋体"/>
                <w:lang w:val="en-GB" w:eastAsia="zh-CN"/>
              </w:rPr>
              <w:t>不适用（</w:t>
            </w:r>
            <w:r>
              <w:rPr>
                <w:rFonts w:ascii="Arial" w:hAnsi="Arial"/>
                <w:lang w:val="en-GB" w:eastAsia="zh-CN"/>
              </w:rPr>
              <w:t>N/A</w:t>
            </w:r>
            <w:r>
              <w:rPr>
                <w:rFonts w:hint="eastAsia" w:ascii="宋体" w:hAnsi="宋体" w:eastAsia="宋体" w:cs="宋体"/>
                <w:lang w:val="en-GB" w:eastAsia="zh-CN"/>
              </w:rPr>
              <w:t>），除非相关系统用于受美国</w:t>
            </w:r>
            <w:r>
              <w:rPr>
                <w:rFonts w:ascii="Arial" w:hAnsi="Arial"/>
                <w:lang w:val="en-GB" w:eastAsia="zh-CN"/>
              </w:rPr>
              <w:t>FDA</w:t>
            </w:r>
            <w:r>
              <w:rPr>
                <w:rFonts w:hint="eastAsia" w:ascii="宋体" w:hAnsi="宋体" w:eastAsia="宋体" w:cs="宋体"/>
                <w:lang w:val="en-GB" w:eastAsia="zh-CN"/>
              </w:rPr>
              <w:t>监管的电子记录</w:t>
            </w:r>
            <w:r>
              <w:rPr>
                <w:rFonts w:ascii="Arial" w:hAnsi="Arial"/>
                <w:lang w:val="en-GB" w:eastAsia="zh-CN"/>
              </w:rPr>
              <w:t>/</w:t>
            </w:r>
            <w:r>
              <w:rPr>
                <w:rFonts w:hint="eastAsia" w:ascii="宋体" w:hAnsi="宋体" w:eastAsia="宋体" w:cs="宋体"/>
                <w:lang w:val="en-GB" w:eastAsia="zh-CN"/>
              </w:rPr>
              <w:t>电子签名场景。对于适用的系统，可根据项目要求进行相应评估。</w:t>
            </w:r>
          </w:p>
          <w:p w14:paraId="11A934D4">
            <w:pPr>
              <w:pStyle w:val="136"/>
              <w:keepNext/>
              <w:rPr>
                <w:rFonts w:hint="eastAsia" w:ascii="宋体" w:hAnsi="宋体" w:eastAsia="宋体" w:cs="宋体"/>
                <w:lang w:val="en-GB" w:eastAsia="zh-CN"/>
              </w:rPr>
            </w:pPr>
            <w:r>
              <w:rPr>
                <w:rFonts w:ascii="宋体" w:hAnsi="宋体" w:eastAsia="宋体" w:cs="宋体"/>
                <w:lang w:val="en-GB" w:eastAsia="zh-CN"/>
              </w:rPr>
              <w:t>采用基于风险的计算机化系统验证方法，并参考GAMP 5的风险管理和验证生命周期理念。</w:t>
            </w:r>
          </w:p>
          <w:p w14:paraId="4C63256C">
            <w:pPr>
              <w:rPr>
                <w:lang w:eastAsia="zh-CN"/>
              </w:rPr>
            </w:pPr>
          </w:p>
          <w:p w14:paraId="79DCA778">
            <w:pPr>
              <w:rPr>
                <w:lang w:eastAsia="zh-CN"/>
              </w:rPr>
            </w:pPr>
          </w:p>
          <w:p w14:paraId="0837BE33">
            <w:pPr>
              <w:pStyle w:val="136"/>
              <w:keepNext/>
              <w:rPr>
                <w:rFonts w:ascii="Arial" w:hAnsi="Arial" w:eastAsia="宋体"/>
                <w:lang w:val="en-GB" w:eastAsia="zh-CN"/>
              </w:rPr>
            </w:pPr>
          </w:p>
        </w:tc>
      </w:tr>
      <w:tr w14:paraId="123968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55" w:hRule="atLeast"/>
          <w:tblHeader/>
        </w:trPr>
        <w:tc>
          <w:tcPr>
            <w:tcW w:w="9111" w:type="dxa"/>
            <w:gridSpan w:val="5"/>
            <w:shd w:val="clear" w:color="auto" w:fill="F1F1F1" w:themeFill="background1" w:themeFillShade="F2"/>
            <w:vAlign w:val="center"/>
          </w:tcPr>
          <w:p w14:paraId="4E15A207">
            <w:pPr>
              <w:autoSpaceDE w:val="0"/>
              <w:autoSpaceDN w:val="0"/>
              <w:adjustRightInd w:val="0"/>
              <w:spacing w:after="0" w:line="240" w:lineRule="auto"/>
              <w:rPr>
                <w:rFonts w:ascii="Arial" w:hAnsi="Arial" w:eastAsia="宋体" w:cs="Arial"/>
                <w:i/>
                <w:iCs/>
                <w:color w:val="000000"/>
                <w:lang w:eastAsia="zh-CN"/>
              </w:rPr>
            </w:pPr>
            <w:r>
              <w:rPr>
                <w:rFonts w:hint="eastAsia" w:ascii="Times New Roman" w:hAnsi="Arial" w:eastAsia="微软雅黑" w:cs="Arial"/>
                <w:i/>
                <w:iCs/>
                <w:highlight w:val="yellow"/>
                <w:lang w:eastAsia="zh-CN"/>
              </w:rPr>
              <w:t>请提供一份符合合规要求的计算机化系统清单（附录）。</w:t>
            </w:r>
          </w:p>
        </w:tc>
      </w:tr>
    </w:tbl>
    <w:p w14:paraId="3C413DD5">
      <w:pPr>
        <w:rPr>
          <w:rFonts w:ascii="Arial" w:hAnsi="Arial" w:cs="Arial"/>
          <w:lang w:eastAsia="zh-CN"/>
        </w:rPr>
      </w:pPr>
    </w:p>
    <w:tbl>
      <w:tblPr>
        <w:tblStyle w:val="32"/>
        <w:tblW w:w="486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CellMar>
          <w:top w:w="0" w:type="dxa"/>
          <w:left w:w="108" w:type="dxa"/>
          <w:bottom w:w="0" w:type="dxa"/>
          <w:right w:w="108" w:type="dxa"/>
        </w:tblCellMar>
      </w:tblPr>
      <w:tblGrid>
        <w:gridCol w:w="3804"/>
        <w:gridCol w:w="717"/>
        <w:gridCol w:w="681"/>
        <w:gridCol w:w="513"/>
        <w:gridCol w:w="3388"/>
      </w:tblGrid>
      <w:tr w14:paraId="1289BF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5000" w:type="pct"/>
            <w:gridSpan w:val="5"/>
            <w:shd w:val="clear" w:color="auto" w:fill="F1F1F1" w:themeFill="background1" w:themeFillShade="F2"/>
            <w:vAlign w:val="center"/>
          </w:tcPr>
          <w:p w14:paraId="428BBA9C">
            <w:pPr>
              <w:pStyle w:val="133"/>
              <w:numPr>
                <w:ilvl w:val="255"/>
                <w:numId w:val="0"/>
              </w:numPr>
              <w:ind w:firstLine="0"/>
            </w:pPr>
            <w:r>
              <w:rPr>
                <w:rFonts w:hint="eastAsia"/>
                <w:lang w:eastAsia="zh-CN"/>
              </w:rPr>
              <w:t>10.实验室检验专项问题</w:t>
            </w:r>
          </w:p>
        </w:tc>
      </w:tr>
      <w:tr w14:paraId="0432DA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blHeader/>
        </w:trPr>
        <w:tc>
          <w:tcPr>
            <w:tcW w:w="2089" w:type="pct"/>
            <w:vAlign w:val="center"/>
          </w:tcPr>
          <w:p w14:paraId="185DCBB7">
            <w:pPr>
              <w:ind w:left="13"/>
              <w:outlineLvl w:val="2"/>
              <w:rPr>
                <w:rFonts w:ascii="Arial" w:hAnsi="Arial" w:eastAsia="宋体" w:cs="Arial"/>
                <w:b/>
                <w:lang w:eastAsia="zh-CN"/>
              </w:rPr>
            </w:pPr>
            <w:r>
              <w:rPr>
                <w:rFonts w:hint="eastAsia" w:ascii="Times New Roman" w:hAnsi="Arial" w:eastAsia="微软雅黑" w:cs="Arial"/>
                <w:b/>
                <w:lang w:eastAsia="zh-CN"/>
              </w:rPr>
              <w:t>问题</w:t>
            </w:r>
          </w:p>
        </w:tc>
        <w:tc>
          <w:tcPr>
            <w:tcW w:w="394" w:type="pct"/>
            <w:vAlign w:val="center"/>
          </w:tcPr>
          <w:p w14:paraId="1F804EDF">
            <w:pPr>
              <w:ind w:left="13"/>
              <w:outlineLvl w:val="2"/>
              <w:rPr>
                <w:rFonts w:ascii="Arial" w:hAnsi="Arial" w:eastAsia="宋体" w:cs="Arial"/>
                <w:b/>
                <w:lang w:eastAsia="zh-CN"/>
              </w:rPr>
            </w:pPr>
            <w:r>
              <w:rPr>
                <w:rFonts w:hint="eastAsia" w:ascii="Times New Roman" w:hAnsi="Arial" w:eastAsia="微软雅黑" w:cs="Arial"/>
                <w:b/>
                <w:lang w:eastAsia="zh-CN"/>
              </w:rPr>
              <w:t>是</w:t>
            </w:r>
          </w:p>
        </w:tc>
        <w:tc>
          <w:tcPr>
            <w:tcW w:w="374" w:type="pct"/>
            <w:vAlign w:val="center"/>
          </w:tcPr>
          <w:p w14:paraId="24C81FE4">
            <w:pPr>
              <w:ind w:left="13"/>
              <w:outlineLvl w:val="2"/>
              <w:rPr>
                <w:rFonts w:ascii="Arial" w:hAnsi="Arial" w:eastAsia="宋体" w:cs="Arial"/>
                <w:b/>
                <w:lang w:eastAsia="zh-CN"/>
              </w:rPr>
            </w:pPr>
            <w:r>
              <w:rPr>
                <w:rFonts w:hint="eastAsia" w:ascii="Times New Roman" w:hAnsi="Arial" w:eastAsia="微软雅黑" w:cs="Arial"/>
                <w:b/>
                <w:lang w:eastAsia="zh-CN"/>
              </w:rPr>
              <w:t>不</w:t>
            </w:r>
          </w:p>
        </w:tc>
        <w:tc>
          <w:tcPr>
            <w:tcW w:w="281" w:type="pct"/>
            <w:vAlign w:val="center"/>
          </w:tcPr>
          <w:p w14:paraId="75D949DB">
            <w:pPr>
              <w:ind w:left="13"/>
              <w:outlineLvl w:val="2"/>
              <w:rPr>
                <w:rFonts w:ascii="Arial" w:hAnsi="Arial" w:eastAsia="宋体" w:cs="Arial"/>
                <w:b/>
                <w:lang w:eastAsia="zh-CN"/>
              </w:rPr>
            </w:pPr>
            <w:r>
              <w:rPr>
                <w:rFonts w:hint="eastAsia" w:ascii="Times New Roman" w:hAnsi="Arial" w:eastAsia="微软雅黑" w:cs="Arial"/>
                <w:b/>
                <w:lang w:eastAsia="zh-CN"/>
              </w:rPr>
              <w:t>N/A</w:t>
            </w:r>
          </w:p>
        </w:tc>
        <w:tc>
          <w:tcPr>
            <w:tcW w:w="1860" w:type="pct"/>
            <w:vAlign w:val="center"/>
          </w:tcPr>
          <w:p w14:paraId="6F213B9C">
            <w:pPr>
              <w:ind w:left="13"/>
              <w:outlineLvl w:val="2"/>
              <w:rPr>
                <w:rFonts w:ascii="Arial" w:hAnsi="Arial" w:eastAsia="宋体" w:cs="Arial"/>
                <w:b/>
                <w:lang w:eastAsia="zh-CN"/>
              </w:rPr>
            </w:pPr>
            <w:r>
              <w:rPr>
                <w:rFonts w:hint="eastAsia" w:ascii="Times New Roman" w:hAnsi="Arial" w:eastAsia="微软雅黑" w:cs="Arial"/>
                <w:b/>
                <w:lang w:eastAsia="zh-CN"/>
              </w:rPr>
              <w:t>备注/技术规范</w:t>
            </w:r>
          </w:p>
        </w:tc>
      </w:tr>
      <w:tr w14:paraId="37116EC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8" w:hRule="atLeast"/>
        </w:trPr>
        <w:tc>
          <w:tcPr>
            <w:tcW w:w="5000" w:type="pct"/>
            <w:gridSpan w:val="5"/>
            <w:vAlign w:val="center"/>
          </w:tcPr>
          <w:p w14:paraId="6E69D102">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样品</w:t>
            </w:r>
          </w:p>
        </w:tc>
      </w:tr>
      <w:tr w14:paraId="2EB5D2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5" w:hRule="atLeast"/>
        </w:trPr>
        <w:tc>
          <w:tcPr>
            <w:tcW w:w="2089" w:type="pct"/>
            <w:shd w:val="clear" w:color="auto" w:fill="F1F1F1" w:themeFill="background1" w:themeFillShade="F2"/>
          </w:tcPr>
          <w:p w14:paraId="2924C922">
            <w:pPr>
              <w:pStyle w:val="130"/>
              <w:rPr>
                <w:rFonts w:eastAsia="宋体"/>
                <w:sz w:val="22"/>
                <w:szCs w:val="22"/>
                <w:lang w:val="en-US" w:eastAsia="zh-CN"/>
              </w:rPr>
            </w:pPr>
            <w:r>
              <w:rPr>
                <w:rFonts w:hint="eastAsia" w:ascii="Times New Roman" w:eastAsia="微软雅黑"/>
                <w:sz w:val="22"/>
                <w:szCs w:val="22"/>
                <w:lang w:val="en-US" w:eastAsia="zh-CN"/>
              </w:rPr>
              <w:t>是否已制定完善的样品接收流程？</w:t>
            </w:r>
          </w:p>
        </w:tc>
        <w:tc>
          <w:tcPr>
            <w:tcW w:w="394" w:type="pct"/>
            <w:vAlign w:val="center"/>
          </w:tcPr>
          <w:p w14:paraId="46292748">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5D99E7C9">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1DDEBD6">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2406CD70"/>
          <w:p w14:paraId="48CB3C4C">
            <w:pPr>
              <w:autoSpaceDE w:val="0"/>
              <w:autoSpaceDN w:val="0"/>
              <w:adjustRightInd w:val="0"/>
              <w:rPr>
                <w:rFonts w:eastAsia="宋体"/>
                <w:i/>
                <w:lang w:eastAsia="zh-CN"/>
              </w:rPr>
            </w:pPr>
            <w:r>
              <w:rPr>
                <w:rFonts w:ascii="Segoe UI" w:hAnsi="Segoe UI" w:eastAsia="Segoe UI" w:cs="Segoe UI"/>
                <w:color w:val="0F1115"/>
                <w:sz w:val="24"/>
                <w:szCs w:val="24"/>
                <w:shd w:val="clear" w:color="auto" w:fill="FFFFFF"/>
                <w:lang w:eastAsia="zh-CN"/>
              </w:rPr>
              <w:t>已建立ODC-CX-19《原始样品接收、处理管理程序》，详细规定了样品的核对、签收、信息录入、不合格拒收、让步检验等要求</w:t>
            </w:r>
            <w:r>
              <w:rPr>
                <w:rFonts w:hint="eastAsia" w:ascii="Segoe UI" w:hAnsi="Segoe UI" w:eastAsia="宋体" w:cs="Segoe UI"/>
                <w:color w:val="0F1115"/>
                <w:sz w:val="24"/>
                <w:szCs w:val="24"/>
                <w:shd w:val="clear" w:color="auto" w:fill="FFFFFF"/>
                <w:lang w:eastAsia="zh-CN"/>
              </w:rPr>
              <w:t>。</w:t>
            </w:r>
          </w:p>
        </w:tc>
      </w:tr>
      <w:tr w14:paraId="2B2EB3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vAlign w:val="center"/>
          </w:tcPr>
          <w:p w14:paraId="4722752A">
            <w:pPr>
              <w:pStyle w:val="130"/>
              <w:rPr>
                <w:rFonts w:eastAsia="宋体"/>
                <w:sz w:val="22"/>
                <w:szCs w:val="22"/>
                <w:lang w:val="en-US" w:eastAsia="zh-CN"/>
              </w:rPr>
            </w:pPr>
            <w:r>
              <w:rPr>
                <w:rFonts w:hint="eastAsia" w:ascii="Segoe UI" w:hAnsi="Segoe UI" w:eastAsia="Segoe UI" w:cs="Segoe UI"/>
                <w:color w:val="2A2B2E"/>
                <w:sz w:val="21"/>
                <w:szCs w:val="21"/>
                <w:shd w:val="clear" w:color="auto" w:fill="FFFFFF"/>
              </w:rPr>
              <w:t>你能保证完整的冷链保管吗？</w:t>
            </w:r>
          </w:p>
          <w:p w14:paraId="38CC17CF">
            <w:pPr>
              <w:pStyle w:val="130"/>
              <w:rPr>
                <w:sz w:val="22"/>
                <w:szCs w:val="22"/>
                <w:lang w:val="en-US"/>
              </w:rPr>
            </w:pPr>
          </w:p>
        </w:tc>
        <w:tc>
          <w:tcPr>
            <w:tcW w:w="394" w:type="pct"/>
            <w:vAlign w:val="center"/>
          </w:tcPr>
          <w:p w14:paraId="3793E9F8">
            <w:pPr>
              <w:ind w:left="102"/>
              <w:rPr>
                <w:rFonts w:ascii="Arial" w:hAnsi="Arial" w:cs="Arial"/>
              </w:rPr>
            </w:pPr>
            <w:r>
              <w:rPr>
                <w:rFonts w:ascii="Arial" w:hAnsi="Arial" w:cs="Arial"/>
                <w:sz w:val="28"/>
                <w:szCs w:val="28"/>
              </w:rPr>
              <w:sym w:font="Wingdings" w:char="00FE"/>
            </w:r>
          </w:p>
        </w:tc>
        <w:tc>
          <w:tcPr>
            <w:tcW w:w="374" w:type="pct"/>
            <w:vAlign w:val="center"/>
          </w:tcPr>
          <w:p w14:paraId="5BE2A8DD">
            <w:pPr>
              <w:ind w:left="83"/>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2A51B488">
            <w:pPr>
              <w:ind w:left="101"/>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7D97DE1D"/>
          <w:p w14:paraId="25D82670">
            <w:pPr>
              <w:rPr>
                <w:lang w:eastAsia="zh-CN"/>
              </w:rPr>
            </w:pPr>
            <w:r>
              <w:rPr>
                <w:rFonts w:ascii="Segoe UI" w:hAnsi="Segoe UI" w:eastAsia="Segoe UI" w:cs="Segoe UI"/>
                <w:color w:val="0F1115"/>
                <w:sz w:val="24"/>
                <w:szCs w:val="24"/>
                <w:shd w:val="clear" w:color="auto" w:fill="FFFFFF"/>
                <w:lang w:eastAsia="zh-CN"/>
              </w:rPr>
              <w:t>依据ODC-CX-18《原始样品采集和运输管理程序》，样品运输须使用硬质标本箱并实施温度控制，运输温度须记录。接收时须检查运输温度，若温度失控须评估对检测结果的影响。存储环节依据ODC-CX-32《应急预案管理程序》，配备远程温湿度实时监控系统，发现异常须即时处理。</w:t>
            </w:r>
          </w:p>
        </w:tc>
      </w:tr>
      <w:tr w14:paraId="6ACA08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05" w:hRule="atLeast"/>
        </w:trPr>
        <w:tc>
          <w:tcPr>
            <w:tcW w:w="2089" w:type="pct"/>
            <w:shd w:val="clear" w:color="auto" w:fill="F1F1F1" w:themeFill="background1" w:themeFillShade="F2"/>
          </w:tcPr>
          <w:p w14:paraId="2AB37DEC">
            <w:pPr>
              <w:pStyle w:val="130"/>
              <w:rPr>
                <w:rFonts w:eastAsia="宋体"/>
                <w:sz w:val="22"/>
                <w:szCs w:val="22"/>
                <w:lang w:val="en-US" w:eastAsia="zh-CN"/>
              </w:rPr>
            </w:pPr>
            <w:r>
              <w:rPr>
                <w:rFonts w:hint="eastAsia" w:ascii="Times New Roman" w:eastAsia="微软雅黑"/>
                <w:sz w:val="22"/>
                <w:szCs w:val="22"/>
                <w:lang w:val="en-US" w:eastAsia="zh-CN"/>
              </w:rPr>
              <w:t>您的流程是否涵盖了样本完整性检查？</w:t>
            </w:r>
          </w:p>
        </w:tc>
        <w:tc>
          <w:tcPr>
            <w:tcW w:w="394" w:type="pct"/>
            <w:vAlign w:val="center"/>
          </w:tcPr>
          <w:p w14:paraId="24BEF9BC">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3B4D85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17702F32">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4FBFD2A0"/>
          <w:p w14:paraId="1238F834">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依据ODC-CX-19《原始样品接收和处理管理程序》，接收样品时须核对是否符合接收标准，并对样品的完整性、标识及采集时间等进行评估。不合格样品须予以拒收，或经评估后让步检验，并在系统中备注说明。</w:t>
            </w:r>
          </w:p>
        </w:tc>
      </w:tr>
      <w:tr w14:paraId="34F4D3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105" w:hRule="atLeast"/>
        </w:trPr>
        <w:tc>
          <w:tcPr>
            <w:tcW w:w="2089" w:type="pct"/>
            <w:shd w:val="clear" w:color="auto" w:fill="F1F1F1" w:themeFill="background1" w:themeFillShade="F2"/>
          </w:tcPr>
          <w:p w14:paraId="25FBE030">
            <w:pPr>
              <w:rPr>
                <w:rFonts w:eastAsia="宋体"/>
                <w:lang w:eastAsia="zh-CN"/>
              </w:rPr>
            </w:pPr>
            <w:r>
              <w:rPr>
                <w:rFonts w:hint="eastAsia" w:ascii="Times New Roman" w:hAnsi="Arial" w:eastAsia="微软雅黑" w:cs="Arial"/>
                <w:lang w:eastAsia="zh-CN"/>
              </w:rPr>
              <w:t>您是否已建立完善的样品标识流程（包括存档标签、条形码、读取设备及重新贴标等环节）？</w:t>
            </w:r>
          </w:p>
        </w:tc>
        <w:tc>
          <w:tcPr>
            <w:tcW w:w="394" w:type="pct"/>
            <w:vAlign w:val="center"/>
          </w:tcPr>
          <w:p w14:paraId="601A2F79">
            <w:pPr>
              <w:ind w:left="102"/>
              <w:rPr>
                <w:rFonts w:ascii="Arial" w:hAnsi="Arial" w:cs="Arial"/>
                <w:highlight w:val="lightGray"/>
              </w:rPr>
            </w:pPr>
            <w:r>
              <w:rPr>
                <w:rFonts w:ascii="Arial" w:hAnsi="Arial" w:cs="Arial"/>
                <w:sz w:val="28"/>
                <w:szCs w:val="28"/>
              </w:rPr>
              <w:sym w:font="Wingdings" w:char="00FE"/>
            </w:r>
          </w:p>
          <w:p w14:paraId="6923A073">
            <w:pPr>
              <w:ind w:left="102"/>
              <w:rPr>
                <w:rFonts w:ascii="Arial" w:hAnsi="Arial" w:cs="Arial"/>
                <w:highlight w:val="lightGray"/>
              </w:rPr>
            </w:pPr>
          </w:p>
        </w:tc>
        <w:tc>
          <w:tcPr>
            <w:tcW w:w="374" w:type="pct"/>
            <w:vAlign w:val="center"/>
          </w:tcPr>
          <w:p w14:paraId="31C4A140">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48D831D5">
            <w:pPr>
              <w:ind w:left="83"/>
              <w:rPr>
                <w:rFonts w:ascii="Arial" w:hAnsi="Arial" w:cs="Arial"/>
                <w:highlight w:val="lightGray"/>
              </w:rPr>
            </w:pPr>
          </w:p>
        </w:tc>
        <w:tc>
          <w:tcPr>
            <w:tcW w:w="281" w:type="pct"/>
            <w:vAlign w:val="center"/>
          </w:tcPr>
          <w:p w14:paraId="46DC87C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46FEF68">
            <w:pPr>
              <w:ind w:left="101"/>
              <w:rPr>
                <w:rFonts w:ascii="Arial" w:hAnsi="Arial" w:cs="Arial"/>
                <w:highlight w:val="lightGray"/>
              </w:rPr>
            </w:pPr>
          </w:p>
        </w:tc>
        <w:tc>
          <w:tcPr>
            <w:tcW w:w="1860" w:type="pct"/>
          </w:tcPr>
          <w:p w14:paraId="4182961F"/>
          <w:p w14:paraId="32EA3A19">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样品通过唯一识别码（12位条形码）进行标识，确保从采集、接收、转运、分发、检验到报告全过程可溯源（ODC-CX-19</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原始样品接收和处理管理程序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）；病理报告以病理号为唯一性标识（ODC-CX-26</w:t>
            </w:r>
            <w:r>
              <w:rPr>
                <w:rFonts w:hint="eastAsia" w:ascii="Segoe UI" w:hAnsi="Segoe UI" w:eastAsia="宋体" w:cs="Segoe UI"/>
                <w:color w:val="0F1115"/>
                <w:sz w:val="24"/>
                <w:szCs w:val="24"/>
                <w:shd w:val="clear" w:color="auto" w:fill="FFFFFF"/>
                <w:lang w:eastAsia="zh-CN"/>
              </w:rPr>
              <w:t>《</w:t>
            </w:r>
            <w:r>
              <w:rPr>
                <w:rFonts w:hint="eastAsia" w:ascii="Segoe UI" w:hAnsi="Segoe UI" w:eastAsia="Segoe UI" w:cs="Segoe UI"/>
                <w:color w:val="0F1115"/>
                <w:sz w:val="24"/>
                <w:szCs w:val="24"/>
                <w:shd w:val="clear" w:color="auto" w:fill="FFFFFF"/>
                <w:lang w:eastAsia="zh-CN"/>
              </w:rPr>
              <w:t>检验结果报告管理序</w:t>
            </w:r>
            <w:r>
              <w:rPr>
                <w:rFonts w:hint="eastAsia" w:ascii="Segoe UI" w:hAnsi="Segoe UI" w:eastAsia="宋体" w:cs="Segoe UI"/>
                <w:color w:val="0F1115"/>
                <w:sz w:val="24"/>
                <w:szCs w:val="24"/>
                <w:shd w:val="clear" w:color="auto" w:fill="FFFFFF"/>
                <w:lang w:eastAsia="zh-CN"/>
              </w:rPr>
              <w:t>》</w:t>
            </w:r>
            <w:r>
              <w:rPr>
                <w:rFonts w:ascii="Segoe UI" w:hAnsi="Segoe UI" w:eastAsia="Segoe UI" w:cs="Segoe UI"/>
                <w:color w:val="0F1115"/>
                <w:sz w:val="24"/>
                <w:szCs w:val="24"/>
                <w:shd w:val="clear" w:color="auto" w:fill="FFFFFF"/>
                <w:lang w:eastAsia="zh-CN"/>
              </w:rPr>
              <w:t>）。</w:t>
            </w:r>
          </w:p>
        </w:tc>
      </w:tr>
      <w:tr w14:paraId="41B0DA7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234" w:hRule="atLeast"/>
        </w:trPr>
        <w:tc>
          <w:tcPr>
            <w:tcW w:w="2089" w:type="pct"/>
            <w:shd w:val="clear" w:color="auto" w:fill="F1F1F1" w:themeFill="background1" w:themeFillShade="F2"/>
          </w:tcPr>
          <w:p w14:paraId="629ABF4A">
            <w:pPr>
              <w:pStyle w:val="130"/>
              <w:rPr>
                <w:rFonts w:eastAsia="宋体"/>
                <w:sz w:val="22"/>
                <w:szCs w:val="22"/>
                <w:highlight w:val="yellow"/>
                <w:lang w:val="en-US" w:eastAsia="zh-CN"/>
              </w:rPr>
            </w:pPr>
            <w:r>
              <w:rPr>
                <w:rFonts w:hint="eastAsia" w:ascii="Times New Roman" w:eastAsia="微软雅黑"/>
                <w:sz w:val="22"/>
                <w:szCs w:val="22"/>
                <w:highlight w:val="yellow"/>
                <w:lang w:val="en-US" w:eastAsia="zh-CN"/>
              </w:rPr>
              <w:t>贵公司是否制定了样品储存与留存的相关程序？</w:t>
            </w:r>
          </w:p>
          <w:p w14:paraId="587063EE">
            <w:pPr>
              <w:pStyle w:val="130"/>
              <w:rPr>
                <w:rFonts w:eastAsia="宋体"/>
                <w:sz w:val="22"/>
                <w:szCs w:val="22"/>
                <w:lang w:val="en-US" w:eastAsia="zh-CN"/>
              </w:rPr>
            </w:pPr>
          </w:p>
        </w:tc>
        <w:tc>
          <w:tcPr>
            <w:tcW w:w="394" w:type="pct"/>
            <w:vAlign w:val="center"/>
          </w:tcPr>
          <w:p w14:paraId="782A8BAF">
            <w:pPr>
              <w:pStyle w:val="130"/>
              <w:jc w:val="center"/>
              <w:rPr>
                <w:sz w:val="22"/>
                <w:szCs w:val="22"/>
                <w:highlight w:val="lightGray"/>
                <w:lang w:val="en-US"/>
              </w:rPr>
            </w:pPr>
            <w:r>
              <w:rPr>
                <w:sz w:val="28"/>
                <w:szCs w:val="28"/>
              </w:rPr>
              <w:sym w:font="Wingdings" w:char="00FE"/>
            </w:r>
          </w:p>
        </w:tc>
        <w:tc>
          <w:tcPr>
            <w:tcW w:w="374" w:type="pct"/>
            <w:vAlign w:val="center"/>
          </w:tcPr>
          <w:p w14:paraId="083D33A0">
            <w:pPr>
              <w:pStyle w:val="130"/>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281" w:type="pct"/>
            <w:vAlign w:val="center"/>
          </w:tcPr>
          <w:p w14:paraId="5739C6F0">
            <w:pPr>
              <w:pStyle w:val="130"/>
              <w:jc w:val="center"/>
              <w:rPr>
                <w:sz w:val="22"/>
                <w:szCs w:val="22"/>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60" w:type="pct"/>
          </w:tcPr>
          <w:p w14:paraId="1E7268F2">
            <w:pPr>
              <w:pStyle w:val="130"/>
              <w:rPr>
                <w:rFonts w:ascii="Times New Roman" w:eastAsia="微软雅黑"/>
                <w:i/>
                <w:sz w:val="22"/>
                <w:szCs w:val="22"/>
                <w:lang w:val="en-US" w:eastAsia="zh-CN"/>
              </w:rPr>
            </w:pPr>
            <w:r>
              <w:rPr>
                <w:rFonts w:hint="eastAsia" w:ascii="Times New Roman" w:eastAsia="微软雅黑"/>
                <w:i/>
                <w:sz w:val="22"/>
                <w:szCs w:val="22"/>
                <w:lang w:val="en-US" w:eastAsia="zh-CN"/>
              </w:rPr>
              <w:t>样本在分析后需保留多长时间？</w:t>
            </w:r>
          </w:p>
          <w:p w14:paraId="7BA7502A">
            <w:pPr>
              <w:rPr>
                <w:lang w:eastAsia="zh-CN"/>
              </w:rPr>
            </w:pPr>
          </w:p>
          <w:p w14:paraId="06030C20">
            <w:pPr>
              <w:rPr>
                <w:lang w:eastAsia="zh-CN"/>
              </w:rPr>
            </w:pPr>
          </w:p>
          <w:p w14:paraId="1433EE49">
            <w:pPr>
              <w:rPr>
                <w:rFonts w:ascii="Segoe UI" w:hAnsi="Segoe UI" w:eastAsia="Segoe UI" w:cs="Segoe UI"/>
                <w:color w:val="0F1115"/>
                <w:sz w:val="24"/>
                <w:szCs w:val="24"/>
                <w:shd w:val="clear" w:color="auto" w:fill="FFFFFF"/>
                <w:lang w:eastAsia="zh-CN"/>
              </w:rPr>
            </w:pPr>
            <w:r>
              <w:rPr>
                <w:rFonts w:hint="eastAsia" w:ascii="Segoe UI" w:hAnsi="Segoe UI" w:eastAsia="宋体" w:cs="Segoe UI"/>
                <w:color w:val="0F1115"/>
                <w:sz w:val="24"/>
                <w:szCs w:val="24"/>
                <w:shd w:val="clear" w:color="auto" w:fill="FFFFFF"/>
                <w:lang w:eastAsia="zh-CN"/>
              </w:rPr>
              <w:t>依据ODC-SOP-CRO-01-012《临床研究组样品接收处理制度》执行，分析完成后样本保留期限遵循临床试验方案、伦理批准和客户方要求长期保留直至项目结束。</w:t>
            </w:r>
          </w:p>
        </w:tc>
      </w:tr>
      <w:tr w14:paraId="0D8D4B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03" w:hRule="atLeast"/>
        </w:trPr>
        <w:tc>
          <w:tcPr>
            <w:tcW w:w="2089" w:type="pct"/>
            <w:shd w:val="clear" w:color="auto" w:fill="F1F1F1" w:themeFill="background1" w:themeFillShade="F2"/>
          </w:tcPr>
          <w:p w14:paraId="7A00409A">
            <w:pPr>
              <w:pStyle w:val="130"/>
            </w:pPr>
            <w:commentRangeStart w:id="4"/>
            <w:r>
              <w:rPr>
                <w:rFonts w:ascii="宋体" w:hAnsi="宋体" w:eastAsia="宋体" w:cs="宋体"/>
                <w:highlight w:val="yellow"/>
              </w:rPr>
              <w:t>贵公司是否建立样本销毁 / 处置的流程？</w:t>
            </w:r>
            <w:commentRangeEnd w:id="4"/>
            <w:r>
              <w:commentReference w:id="4"/>
            </w:r>
          </w:p>
          <w:p w14:paraId="181E8EDE">
            <w:pPr>
              <w:pStyle w:val="130"/>
              <w:rPr>
                <w:lang w:val="en-US" w:eastAsia="zh-CN"/>
              </w:rPr>
            </w:pPr>
          </w:p>
        </w:tc>
        <w:tc>
          <w:tcPr>
            <w:tcW w:w="394" w:type="pct"/>
            <w:vAlign w:val="center"/>
          </w:tcPr>
          <w:p w14:paraId="4A52BE1E">
            <w:pPr>
              <w:pStyle w:val="130"/>
              <w:jc w:val="center"/>
              <w:rPr>
                <w:highlight w:val="lightGray"/>
                <w:lang w:val="en-US"/>
              </w:rPr>
            </w:pPr>
            <w:r>
              <w:rPr>
                <w:sz w:val="28"/>
                <w:szCs w:val="28"/>
              </w:rPr>
              <w:sym w:font="Wingdings" w:char="00FE"/>
            </w:r>
          </w:p>
        </w:tc>
        <w:tc>
          <w:tcPr>
            <w:tcW w:w="374" w:type="pct"/>
            <w:vAlign w:val="center"/>
          </w:tcPr>
          <w:p w14:paraId="0B222C02">
            <w:pPr>
              <w:pStyle w:val="130"/>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281" w:type="pct"/>
            <w:vAlign w:val="center"/>
          </w:tcPr>
          <w:p w14:paraId="1B5925A9">
            <w:pPr>
              <w:pStyle w:val="130"/>
              <w:jc w:val="center"/>
              <w:rPr>
                <w:highlight w:val="lightGray"/>
                <w:lang w:val="en-US"/>
              </w:rPr>
            </w:pPr>
            <w:r>
              <w:rPr>
                <w:sz w:val="22"/>
                <w:szCs w:val="22"/>
                <w:highlight w:val="lightGray"/>
                <w:lang w:val="en-US"/>
              </w:rPr>
              <w:fldChar w:fldCharType="begin">
                <w:ffData>
                  <w:name w:val="Check4"/>
                  <w:enabled/>
                  <w:calcOnExit w:val="0"/>
                  <w:checkBox>
                    <w:sizeAuto/>
                    <w:default w:val="0"/>
                    <w:checked w:val="0"/>
                  </w:checkBox>
                </w:ffData>
              </w:fldChar>
            </w:r>
            <w:r>
              <w:rPr>
                <w:sz w:val="22"/>
                <w:szCs w:val="22"/>
                <w:highlight w:val="lightGray"/>
                <w:lang w:val="en-US"/>
              </w:rPr>
              <w:instrText xml:space="preserve"> FORMCHECKBOX </w:instrText>
            </w:r>
            <w:r>
              <w:rPr>
                <w:sz w:val="22"/>
                <w:szCs w:val="22"/>
                <w:highlight w:val="lightGray"/>
                <w:lang w:val="en-US"/>
              </w:rPr>
              <w:fldChar w:fldCharType="separate"/>
            </w:r>
            <w:r>
              <w:rPr>
                <w:sz w:val="22"/>
                <w:szCs w:val="22"/>
                <w:highlight w:val="lightGray"/>
                <w:lang w:val="en-US"/>
              </w:rPr>
              <w:fldChar w:fldCharType="end"/>
            </w:r>
          </w:p>
        </w:tc>
        <w:tc>
          <w:tcPr>
            <w:tcW w:w="1860" w:type="pct"/>
          </w:tcPr>
          <w:p w14:paraId="295BD9BE"/>
          <w:p w14:paraId="63669DDE"/>
          <w:p w14:paraId="0AC20187">
            <w:pPr>
              <w:rPr>
                <w:rFonts w:ascii="Times New Roman" w:hAnsi="Arial" w:eastAsia="微软雅黑" w:cs="Arial"/>
                <w:i/>
                <w:color w:val="000000"/>
                <w:lang w:eastAsia="zh-CN"/>
              </w:rPr>
            </w:pPr>
            <w:r>
              <w:rPr>
                <w:rFonts w:hint="eastAsia" w:ascii="Segoe UI" w:hAnsi="Segoe UI" w:eastAsia="宋体" w:cs="Segoe UI"/>
                <w:color w:val="0F1115"/>
                <w:sz w:val="24"/>
                <w:szCs w:val="24"/>
                <w:shd w:val="clear" w:color="auto" w:fill="FFFFFF"/>
                <w:lang w:eastAsia="zh-CN"/>
              </w:rPr>
              <w:t>依据</w:t>
            </w:r>
            <w:r>
              <w:rPr>
                <w:rFonts w:ascii="Segoe UI" w:hAnsi="Segoe UI" w:eastAsia="Segoe UI" w:cs="Segoe UI"/>
                <w:color w:val="0F1115"/>
                <w:sz w:val="24"/>
                <w:szCs w:val="24"/>
                <w:shd w:val="clear" w:color="auto" w:fill="FFFFFF"/>
                <w:lang w:val="zh-CN" w:eastAsia="zh-CN"/>
              </w:rPr>
              <w:t>ODC-SOP-</w:t>
            </w:r>
            <w:r>
              <w:rPr>
                <w:rFonts w:ascii="Segoe UI" w:hAnsi="Segoe UI" w:eastAsia="Segoe UI" w:cs="Segoe UI"/>
                <w:color w:val="0F1115"/>
                <w:sz w:val="24"/>
                <w:szCs w:val="24"/>
                <w:shd w:val="clear" w:color="auto" w:fill="FFFFFF"/>
                <w:lang w:eastAsia="zh-CN"/>
              </w:rPr>
              <w:t>CRO</w:t>
            </w:r>
            <w:r>
              <w:rPr>
                <w:rFonts w:ascii="Segoe UI" w:hAnsi="Segoe UI" w:eastAsia="Segoe UI" w:cs="Segoe UI"/>
                <w:color w:val="0F1115"/>
                <w:sz w:val="24"/>
                <w:szCs w:val="24"/>
                <w:shd w:val="clear" w:color="auto" w:fill="FFFFFF"/>
                <w:lang w:val="zh-CN" w:eastAsia="zh-CN"/>
              </w:rPr>
              <w:t>-01-0</w:t>
            </w:r>
            <w:r>
              <w:rPr>
                <w:rFonts w:ascii="Segoe UI" w:hAnsi="Segoe UI" w:eastAsia="Segoe UI" w:cs="Segoe UI"/>
                <w:color w:val="0F1115"/>
                <w:sz w:val="24"/>
                <w:szCs w:val="24"/>
                <w:shd w:val="clear" w:color="auto" w:fill="FFFFFF"/>
                <w:lang w:eastAsia="zh-CN"/>
              </w:rPr>
              <w:t>19《</w:t>
            </w:r>
            <w:r>
              <w:rPr>
                <w:rFonts w:ascii="Segoe UI" w:hAnsi="Segoe UI" w:eastAsia="Segoe UI" w:cs="Segoe UI"/>
                <w:color w:val="0F1115"/>
                <w:sz w:val="24"/>
                <w:szCs w:val="24"/>
                <w:shd w:val="clear" w:color="auto" w:fill="FFFFFF"/>
                <w:lang w:val="zh-CN" w:eastAsia="zh-CN"/>
              </w:rPr>
              <w:t>临床研究组检验后样品管理制度</w:t>
            </w:r>
            <w:r>
              <w:rPr>
                <w:rFonts w:ascii="Segoe UI" w:hAnsi="Segoe UI" w:eastAsia="Segoe UI" w:cs="Segoe UI"/>
                <w:color w:val="0F1115"/>
                <w:sz w:val="24"/>
                <w:szCs w:val="24"/>
                <w:shd w:val="clear" w:color="auto" w:fill="FFFFFF"/>
                <w:lang w:eastAsia="zh-CN"/>
              </w:rPr>
              <w:t>》执行，超过保存周期的样品，由各专业组作为医疗废弃物安全处置。</w:t>
            </w:r>
          </w:p>
        </w:tc>
      </w:tr>
      <w:tr w14:paraId="400FA8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384645E7">
            <w:pPr>
              <w:pStyle w:val="130"/>
              <w:rPr>
                <w:rFonts w:eastAsia="宋体"/>
                <w:sz w:val="22"/>
                <w:szCs w:val="22"/>
                <w:lang w:val="en-US" w:eastAsia="zh-CN"/>
              </w:rPr>
            </w:pPr>
            <w:r>
              <w:rPr>
                <w:rFonts w:hint="eastAsia" w:ascii="Times New Roman" w:eastAsia="微软雅黑"/>
                <w:sz w:val="22"/>
                <w:szCs w:val="22"/>
                <w:lang w:val="en-US" w:eastAsia="zh-CN"/>
              </w:rPr>
              <w:t>是否配备温度监测系统？</w:t>
            </w:r>
          </w:p>
        </w:tc>
        <w:tc>
          <w:tcPr>
            <w:tcW w:w="394" w:type="pct"/>
            <w:vAlign w:val="center"/>
          </w:tcPr>
          <w:p w14:paraId="14CF2DAF">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7E97EB62">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1B47A33F">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6C1D5CC6"/>
          <w:p w14:paraId="3B09C3A7">
            <w:pPr>
              <w:autoSpaceDE w:val="0"/>
              <w:autoSpaceDN w:val="0"/>
              <w:adjustRightInd w:val="0"/>
              <w:rPr>
                <w:lang w:eastAsia="zh-CN"/>
              </w:rPr>
            </w:pPr>
            <w:r>
              <w:rPr>
                <w:rFonts w:ascii="Segoe UI" w:hAnsi="Segoe UI" w:eastAsia="Segoe UI" w:cs="Segoe UI"/>
                <w:color w:val="0F1115"/>
                <w:sz w:val="24"/>
                <w:szCs w:val="24"/>
                <w:shd w:val="clear" w:color="auto" w:fill="FFFFFF"/>
                <w:lang w:eastAsia="zh-CN"/>
              </w:rPr>
              <w:t>依据ODC-CX-32《应急预案管理程序》，实验室存储设备均配备远程温湿度实时监控系统。同时，依据ODC-CX-10《设施和环境管理程序》，各专业组须按仪器及试剂要求，对温湿度进行日常监控与记录，一旦发现失控须立即处理。</w:t>
            </w:r>
          </w:p>
        </w:tc>
      </w:tr>
      <w:tr w14:paraId="017C41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47800395">
            <w:pPr>
              <w:rPr>
                <w:rFonts w:eastAsia="宋体"/>
                <w:lang w:eastAsia="zh-CN"/>
              </w:rPr>
            </w:pPr>
            <w:r>
              <w:rPr>
                <w:rFonts w:hint="eastAsia" w:ascii="Times New Roman" w:hAnsi="Arial" w:eastAsia="微软雅黑" w:cs="Arial"/>
                <w:lang w:eastAsia="zh-CN"/>
              </w:rPr>
              <w:t>提供哪些存储温度选项？</w:t>
            </w:r>
          </w:p>
        </w:tc>
        <w:tc>
          <w:tcPr>
            <w:tcW w:w="2910" w:type="pct"/>
            <w:gridSpan w:val="4"/>
            <w:vAlign w:val="center"/>
          </w:tcPr>
          <w:p w14:paraId="3F3F6C97">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室温</w:t>
            </w:r>
          </w:p>
          <w:p w14:paraId="0FA4889E">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2 – 8 °C</w:t>
            </w:r>
          </w:p>
          <w:p w14:paraId="64313392">
            <w:pPr>
              <w:pStyle w:val="130"/>
              <w:jc w:val="both"/>
              <w:rPr>
                <w:rFonts w:eastAsia="宋体"/>
                <w:sz w:val="22"/>
                <w:szCs w:val="22"/>
                <w:lang w:val="en-GB"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-20 °C</w:t>
            </w:r>
          </w:p>
          <w:p w14:paraId="215B7E26">
            <w:pPr>
              <w:pStyle w:val="130"/>
              <w:jc w:val="both"/>
              <w:rPr>
                <w:rFonts w:eastAsia="宋体"/>
                <w:lang w:val="en-US" w:eastAsia="zh-CN"/>
              </w:rPr>
            </w:pPr>
            <w:r>
              <w:rPr>
                <w:rFonts w:hint="eastAsia" w:ascii="Times New Roman" w:eastAsia="微软雅黑"/>
                <w:lang w:val="en-US" w:eastAsia="zh-CN"/>
              </w:rPr>
              <w:sym w:font="Wingdings" w:char="00FE"/>
            </w:r>
            <w:r>
              <w:rPr>
                <w:rFonts w:hint="eastAsia" w:ascii="Times New Roman" w:eastAsia="微软雅黑"/>
                <w:lang w:val="en-US" w:eastAsia="zh-CN"/>
              </w:rPr>
              <w:t xml:space="preserve">  -80 °C</w:t>
            </w:r>
          </w:p>
          <w:p w14:paraId="5A1F4563">
            <w:pPr>
              <w:pStyle w:val="130"/>
              <w:jc w:val="both"/>
              <w:rPr>
                <w:rFonts w:eastAsia="宋体"/>
                <w:sz w:val="22"/>
                <w:szCs w:val="22"/>
                <w:lang w:val="en-GB" w:eastAsia="zh-CN"/>
              </w:rPr>
            </w:pPr>
            <w:r>
              <w:rPr>
                <w:rFonts w:hint="eastAsia" w:ascii="Times New Roman" w:eastAsia="微软雅黑"/>
                <w:sz w:val="22"/>
                <w:szCs w:val="22"/>
                <w:lang w:val="en-GB" w:eastAsia="zh-CN"/>
              </w:rPr>
              <w:t>☐ 气相液氮</w:t>
            </w:r>
          </w:p>
          <w:p w14:paraId="5940AAC0">
            <w:pPr>
              <w:pStyle w:val="130"/>
              <w:jc w:val="both"/>
              <w:rPr>
                <w:sz w:val="22"/>
                <w:szCs w:val="22"/>
                <w:lang w:val="en-GB"/>
              </w:rPr>
            </w:pPr>
          </w:p>
        </w:tc>
      </w:tr>
      <w:tr w14:paraId="5E238C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22C5FA0C">
            <w:pPr>
              <w:rPr>
                <w:rFonts w:ascii="Arial" w:hAnsi="Arial" w:eastAsia="宋体" w:cs="Arial"/>
                <w:lang w:eastAsia="zh-CN"/>
              </w:rPr>
            </w:pPr>
            <w:r>
              <w:rPr>
                <w:rFonts w:hint="eastAsia" w:ascii="Times New Roman" w:hAnsi="Arial" w:eastAsia="微软雅黑" w:cs="Arial"/>
                <w:lang w:eastAsia="zh-CN"/>
              </w:rPr>
              <w:t>是否有对冰箱、冷冻柜、房间等进行持续温度监测的系统？</w:t>
            </w:r>
          </w:p>
          <w:p w14:paraId="05312352">
            <w:pPr>
              <w:rPr>
                <w:rFonts w:eastAsia="宋体"/>
                <w:lang w:eastAsia="zh-CN"/>
              </w:rPr>
            </w:pPr>
            <w:r>
              <w:rPr>
                <w:rFonts w:hint="eastAsia" w:ascii="Times New Roman" w:hAnsi="Arial" w:eastAsia="微软雅黑" w:cs="Arial"/>
                <w:lang w:eastAsia="zh-CN"/>
              </w:rPr>
              <w:t>若是，该温度监测系统是否与</w:t>
            </w:r>
            <w:r>
              <w:rPr>
                <w:rFonts w:ascii="Arial" w:hAnsi="Arial" w:cs="Arial"/>
                <w:lang w:eastAsia="zh-CN"/>
              </w:rPr>
              <w:t xml:space="preserve">24/7 </w:t>
            </w:r>
            <w:r>
              <w:rPr>
                <w:rFonts w:hint="eastAsia" w:ascii="Times New Roman" w:hAnsi="Arial" w:eastAsia="微软雅黑" w:cs="Arial"/>
                <w:lang w:eastAsia="zh-CN"/>
              </w:rPr>
              <w:t>全天候报警系统相连？</w:t>
            </w:r>
          </w:p>
        </w:tc>
        <w:tc>
          <w:tcPr>
            <w:tcW w:w="394" w:type="pct"/>
            <w:vAlign w:val="center"/>
          </w:tcPr>
          <w:p w14:paraId="25CB04CA">
            <w:pPr>
              <w:ind w:left="102"/>
              <w:rPr>
                <w:rFonts w:ascii="Arial" w:hAnsi="Arial" w:cs="Arial"/>
                <w:highlight w:val="lightGray"/>
              </w:rPr>
            </w:pPr>
            <w:r>
              <w:rPr>
                <w:rFonts w:ascii="Arial" w:hAnsi="Arial" w:cs="Arial"/>
                <w:sz w:val="28"/>
                <w:szCs w:val="28"/>
              </w:rPr>
              <w:sym w:font="Wingdings" w:char="00FE"/>
            </w:r>
          </w:p>
          <w:p w14:paraId="353F0E74">
            <w:pPr>
              <w:ind w:left="102"/>
              <w:rPr>
                <w:rFonts w:ascii="Arial" w:hAnsi="Arial" w:cs="Arial"/>
                <w:highlight w:val="lightGray"/>
              </w:rPr>
            </w:pPr>
          </w:p>
          <w:p w14:paraId="13AB3D76">
            <w:pPr>
              <w:ind w:left="102"/>
              <w:rPr>
                <w:rFonts w:ascii="Arial" w:hAnsi="Arial" w:cs="Arial"/>
                <w:highlight w:val="lightGray"/>
              </w:rPr>
            </w:pPr>
          </w:p>
        </w:tc>
        <w:tc>
          <w:tcPr>
            <w:tcW w:w="374" w:type="pct"/>
            <w:vAlign w:val="center"/>
          </w:tcPr>
          <w:p w14:paraId="5A0CCA2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797C3263">
            <w:pPr>
              <w:ind w:left="83"/>
              <w:rPr>
                <w:rFonts w:ascii="Arial" w:hAnsi="Arial" w:cs="Arial"/>
                <w:highlight w:val="lightGray"/>
              </w:rPr>
            </w:pPr>
          </w:p>
          <w:p w14:paraId="73EC2B3E">
            <w:pPr>
              <w:ind w:left="83"/>
              <w:rPr>
                <w:rFonts w:ascii="Arial" w:hAnsi="Arial" w:cs="Arial"/>
                <w:highlight w:val="lightGray"/>
              </w:rPr>
            </w:pPr>
          </w:p>
        </w:tc>
        <w:tc>
          <w:tcPr>
            <w:tcW w:w="281" w:type="pct"/>
            <w:vAlign w:val="center"/>
          </w:tcPr>
          <w:p w14:paraId="28BB9D4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p w14:paraId="66887A2E">
            <w:pPr>
              <w:ind w:left="101"/>
              <w:rPr>
                <w:rFonts w:ascii="Arial" w:hAnsi="Arial" w:cs="Arial"/>
                <w:highlight w:val="lightGray"/>
              </w:rPr>
            </w:pPr>
          </w:p>
          <w:p w14:paraId="47ED51DF">
            <w:pPr>
              <w:ind w:left="101"/>
              <w:rPr>
                <w:rFonts w:ascii="Arial" w:hAnsi="Arial" w:cs="Arial"/>
                <w:highlight w:val="lightGray"/>
              </w:rPr>
            </w:pPr>
          </w:p>
        </w:tc>
        <w:tc>
          <w:tcPr>
            <w:tcW w:w="1860" w:type="pct"/>
          </w:tcPr>
          <w:p w14:paraId="463D804E"/>
          <w:p w14:paraId="06AC9F1D">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依据ODC-CX-32《应急预案管理程序》，实验室存储设备配备远程温湿度实时监控系统。当设备故障导致温度升至警戒值时，系统将通过微信同时向多人发送报警信息，实现24小时全天候监控预警。</w:t>
            </w:r>
          </w:p>
        </w:tc>
      </w:tr>
      <w:tr w14:paraId="6C2687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37" w:hRule="atLeast"/>
        </w:trPr>
        <w:tc>
          <w:tcPr>
            <w:tcW w:w="2089" w:type="pct"/>
            <w:shd w:val="clear" w:color="auto" w:fill="F1F1F1" w:themeFill="background1" w:themeFillShade="F2"/>
          </w:tcPr>
          <w:p w14:paraId="11555AA4">
            <w:pPr>
              <w:rPr>
                <w:rFonts w:ascii="Arial" w:hAnsi="Arial" w:eastAsia="宋体" w:cs="Arial"/>
                <w:lang w:eastAsia="zh-CN"/>
              </w:rPr>
            </w:pPr>
            <w:r>
              <w:rPr>
                <w:rFonts w:hint="eastAsia" w:ascii="Times New Roman" w:hAnsi="Arial" w:eastAsia="微软雅黑" w:cs="Arial"/>
                <w:lang w:eastAsia="zh-CN"/>
              </w:rPr>
              <w:t>是否已制定溢出处理程序？</w:t>
            </w:r>
          </w:p>
        </w:tc>
        <w:tc>
          <w:tcPr>
            <w:tcW w:w="394" w:type="pct"/>
            <w:vAlign w:val="center"/>
          </w:tcPr>
          <w:p w14:paraId="534F19BB">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7B7E0901">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5073D5B9">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12F657DB"/>
          <w:p w14:paraId="393FEFAB">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依据ODC-CX-10《设施和环境管理程序》，发生污染物泄漏或撒漏时，须对所有污染部位（如桌面、地面、墙壁等）及空气按程序进行消毒。若涉及化学品泄漏，则按《安全手册》中的应急流程处置（依据ODC-CX-32《应急预案管理程序》）。</w:t>
            </w:r>
          </w:p>
        </w:tc>
      </w:tr>
      <w:tr w14:paraId="0E9E5C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05" w:hRule="atLeast"/>
          <w:tblHeader/>
        </w:trPr>
        <w:tc>
          <w:tcPr>
            <w:tcW w:w="5000" w:type="pct"/>
            <w:gridSpan w:val="5"/>
            <w:vAlign w:val="center"/>
          </w:tcPr>
          <w:p w14:paraId="052501A0">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所用设备及设备验证</w:t>
            </w:r>
          </w:p>
        </w:tc>
      </w:tr>
      <w:tr w14:paraId="3DB66F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08" w:hRule="atLeast"/>
        </w:trPr>
        <w:tc>
          <w:tcPr>
            <w:tcW w:w="2089" w:type="pct"/>
            <w:shd w:val="clear" w:color="auto" w:fill="F1F1F1" w:themeFill="background1" w:themeFillShade="F2"/>
          </w:tcPr>
          <w:p w14:paraId="2CD6C270">
            <w:pPr>
              <w:pStyle w:val="130"/>
              <w:rPr>
                <w:rFonts w:eastAsia="宋体"/>
                <w:sz w:val="22"/>
                <w:szCs w:val="22"/>
                <w:lang w:val="en-US" w:eastAsia="zh-CN"/>
              </w:rPr>
            </w:pPr>
            <w:r>
              <w:rPr>
                <w:rFonts w:hint="eastAsia" w:ascii="Times New Roman" w:eastAsia="微软雅黑"/>
                <w:sz w:val="22"/>
                <w:szCs w:val="22"/>
                <w:lang w:val="en-US" w:eastAsia="zh-CN"/>
              </w:rPr>
              <w:t>是否有维护设备数据库？</w:t>
            </w:r>
          </w:p>
        </w:tc>
        <w:tc>
          <w:tcPr>
            <w:tcW w:w="394" w:type="pct"/>
            <w:vAlign w:val="center"/>
          </w:tcPr>
          <w:p w14:paraId="78C573BB">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205DDE4">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4507801">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589B924F"/>
          <w:p w14:paraId="56531A85">
            <w:pPr>
              <w:autoSpaceDE w:val="0"/>
              <w:autoSpaceDN w:val="0"/>
              <w:adjustRightInd w:val="0"/>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依据ODC-CX-12《仪器设备管理程序》，实验室须建立《仪器设备一览表》及《仪器设备基本情况登记表》，档案内容涵盖设备标识、制造商信息、校准记录及维护维修记录等。所有档案由各专业组或综合管理部分工负责管理。</w:t>
            </w:r>
          </w:p>
        </w:tc>
      </w:tr>
      <w:tr w14:paraId="4181E5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30" w:hRule="atLeast"/>
        </w:trPr>
        <w:tc>
          <w:tcPr>
            <w:tcW w:w="5000" w:type="pct"/>
            <w:gridSpan w:val="5"/>
            <w:shd w:val="clear" w:color="auto" w:fill="F1F1F1" w:themeFill="background1" w:themeFillShade="F2"/>
          </w:tcPr>
          <w:p w14:paraId="1CEE59B2">
            <w:pPr>
              <w:pStyle w:val="136"/>
              <w:rPr>
                <w:rFonts w:ascii="Arial" w:hAnsi="Arial" w:eastAsia="宋体"/>
                <w:i/>
                <w:sz w:val="22"/>
                <w:szCs w:val="22"/>
                <w:lang w:val="en-US" w:eastAsia="zh-CN"/>
              </w:rPr>
            </w:pPr>
            <w:r>
              <w:rPr>
                <w:rFonts w:hint="eastAsia" w:ascii="Times New Roman" w:hAnsi="Arial" w:eastAsia="微软雅黑"/>
                <w:i/>
                <w:sz w:val="22"/>
                <w:szCs w:val="22"/>
                <w:highlight w:val="yellow"/>
                <w:lang w:val="en-US" w:eastAsia="zh-CN"/>
              </w:rPr>
              <w:t>请附上设备清单。</w:t>
            </w:r>
          </w:p>
        </w:tc>
      </w:tr>
      <w:tr w14:paraId="2DDAEB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3" w:hRule="atLeast"/>
        </w:trPr>
        <w:tc>
          <w:tcPr>
            <w:tcW w:w="2089" w:type="pct"/>
            <w:shd w:val="clear" w:color="auto" w:fill="F1F1F1" w:themeFill="background1" w:themeFillShade="F2"/>
          </w:tcPr>
          <w:p w14:paraId="7FCAEA04">
            <w:pPr>
              <w:pStyle w:val="136"/>
              <w:rPr>
                <w:rFonts w:ascii="Arial" w:hAnsi="Arial" w:eastAsia="宋体"/>
                <w:sz w:val="22"/>
                <w:szCs w:val="22"/>
                <w:lang w:val="en-US" w:eastAsia="zh-CN"/>
              </w:rPr>
            </w:pPr>
            <w:r>
              <w:rPr>
                <w:rFonts w:hint="eastAsia" w:ascii="Times New Roman" w:hAnsi="Arial" w:eastAsia="微软雅黑"/>
                <w:sz w:val="22"/>
                <w:szCs w:val="22"/>
                <w:highlight w:val="yellow"/>
                <w:lang w:val="en-US" w:eastAsia="zh-CN"/>
              </w:rPr>
              <w:t>所有实验室仪器在使用前均经过验证吗？</w:t>
            </w:r>
          </w:p>
        </w:tc>
        <w:tc>
          <w:tcPr>
            <w:tcW w:w="394" w:type="pct"/>
            <w:vAlign w:val="center"/>
          </w:tcPr>
          <w:p w14:paraId="200DC7BD">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24A9FCEA">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6E7CA9E3">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7DFE2765"/>
          <w:p w14:paraId="66E662F4">
            <w:pPr>
              <w:autoSpaceDE w:val="0"/>
              <w:autoSpaceDN w:val="0"/>
              <w:adjustRightInd w:val="0"/>
              <w:rPr>
                <w:rFonts w:ascii="Arial" w:hAnsi="Arial" w:eastAsia="宋体" w:cs="Arial"/>
                <w:i/>
                <w:color w:val="000000"/>
                <w:lang w:eastAsia="zh-CN"/>
              </w:rPr>
            </w:pPr>
            <w:r>
              <w:rPr>
                <w:rFonts w:ascii="Segoe UI" w:hAnsi="Segoe UI" w:eastAsia="Segoe UI" w:cs="Segoe UI"/>
                <w:color w:val="0F1115"/>
                <w:sz w:val="24"/>
                <w:szCs w:val="24"/>
                <w:shd w:val="clear" w:color="auto" w:fill="FFFFFF"/>
                <w:lang w:eastAsia="zh-CN"/>
              </w:rPr>
              <w:t>依据ODC-CX-12《仪器设备管理程序》，新购设备须经验收及性能验证，设备维修后亦需验证合格方可使用。同时，依据ODC-CX-20《检验程序的选择、验证和确认管理程序》，所有检验程序在常规应用前须进行独立验证。</w:t>
            </w:r>
          </w:p>
        </w:tc>
      </w:tr>
      <w:tr w14:paraId="649765C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78" w:hRule="atLeast"/>
        </w:trPr>
        <w:tc>
          <w:tcPr>
            <w:tcW w:w="2089" w:type="pct"/>
            <w:shd w:val="clear" w:color="auto" w:fill="F1F1F1" w:themeFill="background1" w:themeFillShade="F2"/>
          </w:tcPr>
          <w:p w14:paraId="17BC2A7C">
            <w:pPr>
              <w:pStyle w:val="130"/>
              <w:rPr>
                <w:rFonts w:eastAsia="宋体"/>
                <w:sz w:val="22"/>
                <w:szCs w:val="22"/>
                <w:lang w:val="en-US" w:eastAsia="zh-CN"/>
              </w:rPr>
            </w:pPr>
            <w:r>
              <w:rPr>
                <w:rFonts w:hint="eastAsia" w:ascii="Times New Roman" w:eastAsia="微软雅黑"/>
                <w:sz w:val="22"/>
                <w:szCs w:val="22"/>
                <w:highlight w:val="yellow"/>
                <w:lang w:val="en-US" w:eastAsia="zh-CN"/>
              </w:rPr>
              <w:t>所有实验室仪器是否均符合</w:t>
            </w:r>
            <w:r>
              <w:rPr>
                <w:sz w:val="22"/>
                <w:szCs w:val="22"/>
                <w:highlight w:val="yellow"/>
                <w:lang w:val="en-US"/>
              </w:rPr>
              <w:t>21CFR Part 11</w:t>
            </w:r>
            <w:r>
              <w:rPr>
                <w:rFonts w:hint="eastAsia" w:ascii="Times New Roman" w:eastAsia="微软雅黑"/>
                <w:sz w:val="22"/>
                <w:szCs w:val="22"/>
                <w:highlight w:val="yellow"/>
                <w:lang w:val="en-US" w:eastAsia="zh-CN"/>
              </w:rPr>
              <w:t>规定，或是否已根据该部分要求进行了评估？</w:t>
            </w:r>
          </w:p>
        </w:tc>
        <w:tc>
          <w:tcPr>
            <w:tcW w:w="394" w:type="pct"/>
            <w:vAlign w:val="center"/>
          </w:tcPr>
          <w:p w14:paraId="47D349D6">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5B193105">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421CA0F9">
            <w:pPr>
              <w:ind w:left="101"/>
              <w:jc w:val="center"/>
              <w:rPr>
                <w:rFonts w:ascii="Arial" w:hAnsi="Arial" w:cs="Arial"/>
                <w:highlight w:val="lightGray"/>
              </w:rPr>
            </w:pPr>
            <w:bookmarkStart w:id="4" w:name="OLE_LINK4"/>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bookmarkEnd w:id="4"/>
          </w:p>
        </w:tc>
        <w:tc>
          <w:tcPr>
            <w:tcW w:w="1860" w:type="pct"/>
          </w:tcPr>
          <w:p w14:paraId="08B46824">
            <w:pPr>
              <w:rPr>
                <w:lang w:eastAsia="zh-CN"/>
              </w:rPr>
            </w:pPr>
            <w:r>
              <w:rPr>
                <w:rFonts w:hint="eastAsia" w:ascii="Segoe UI" w:hAnsi="Segoe UI" w:eastAsia="宋体" w:cs="Segoe UI"/>
                <w:color w:val="0F1115"/>
                <w:sz w:val="24"/>
                <w:szCs w:val="24"/>
                <w:shd w:val="clear" w:color="auto" w:fill="FFFFFF"/>
                <w:lang w:eastAsia="zh-CN"/>
              </w:rPr>
              <w:t>实验相关的ABI7500PCR仪器，ABI3500DX测序仪，酶标仪等设备均已符合21CFR Part 11规定。</w:t>
            </w:r>
          </w:p>
          <w:p w14:paraId="69F68133">
            <w:pPr>
              <w:autoSpaceDE w:val="0"/>
              <w:autoSpaceDN w:val="0"/>
              <w:adjustRightInd w:val="0"/>
              <w:rPr>
                <w:rFonts w:ascii="Arial" w:hAnsi="Arial" w:eastAsia="宋体" w:cs="Arial"/>
                <w:i/>
                <w:color w:val="000000"/>
                <w:lang w:eastAsia="zh-CN"/>
              </w:rPr>
            </w:pPr>
          </w:p>
        </w:tc>
      </w:tr>
      <w:tr w14:paraId="7005DE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648F7288">
            <w:pPr>
              <w:pStyle w:val="136"/>
              <w:widowControl w:val="0"/>
              <w:rPr>
                <w:rFonts w:ascii="Arial" w:hAnsi="Arial"/>
                <w:sz w:val="22"/>
                <w:szCs w:val="22"/>
                <w:lang w:val="en-US"/>
              </w:rPr>
            </w:pPr>
            <w:r>
              <w:rPr>
                <w:rFonts w:ascii="宋体" w:hAnsi="宋体" w:eastAsia="宋体" w:cs="宋体"/>
                <w:highlight w:val="yellow"/>
              </w:rPr>
              <w:t>如果试验进行中途发生仪器更换，贵公司是否有对应的流程？</w:t>
            </w:r>
          </w:p>
        </w:tc>
        <w:tc>
          <w:tcPr>
            <w:tcW w:w="394" w:type="pct"/>
            <w:vAlign w:val="center"/>
          </w:tcPr>
          <w:p w14:paraId="7308594F">
            <w:pPr>
              <w:pStyle w:val="136"/>
              <w:widowControl w:val="0"/>
              <w:ind w:left="1"/>
              <w:jc w:val="center"/>
              <w:rPr>
                <w:rFonts w:ascii="Arial" w:hAnsi="Arial"/>
                <w:highlight w:val="lightGray"/>
              </w:rPr>
            </w:pPr>
            <w:r>
              <w:rPr>
                <w:rFonts w:ascii="Arial" w:hAnsi="Arial"/>
                <w:sz w:val="28"/>
                <w:szCs w:val="28"/>
              </w:rPr>
              <w:sym w:font="Wingdings" w:char="00FE"/>
            </w:r>
          </w:p>
        </w:tc>
        <w:tc>
          <w:tcPr>
            <w:tcW w:w="374" w:type="pct"/>
            <w:vAlign w:val="center"/>
          </w:tcPr>
          <w:p w14:paraId="02057AE5">
            <w:pPr>
              <w:pStyle w:val="136"/>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281" w:type="pct"/>
            <w:vAlign w:val="center"/>
          </w:tcPr>
          <w:p w14:paraId="10FCDAED">
            <w:pPr>
              <w:pStyle w:val="136"/>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5E26E1C8"/>
          <w:p w14:paraId="58782C8E">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依据ODC-CX-32《应急预案管理程序》，仪器故障由供应商提供相同型号设备作为应急替代，则该设备须完成性能验证后方可投入使用。</w:t>
            </w:r>
          </w:p>
        </w:tc>
      </w:tr>
      <w:tr w14:paraId="35EF0DB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5000" w:type="pct"/>
            <w:gridSpan w:val="5"/>
            <w:vAlign w:val="center"/>
          </w:tcPr>
          <w:p w14:paraId="706C30F3">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方法学验证</w:t>
            </w:r>
          </w:p>
        </w:tc>
      </w:tr>
      <w:tr w14:paraId="2BBAB23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1" w:hRule="atLeast"/>
        </w:trPr>
        <w:tc>
          <w:tcPr>
            <w:tcW w:w="2089" w:type="pct"/>
            <w:shd w:val="clear" w:color="auto" w:fill="F1F1F1" w:themeFill="background1" w:themeFillShade="F2"/>
          </w:tcPr>
          <w:p w14:paraId="5310F5CD">
            <w:pPr>
              <w:pStyle w:val="130"/>
              <w:rPr>
                <w:rFonts w:eastAsia="宋体"/>
                <w:sz w:val="22"/>
                <w:szCs w:val="22"/>
                <w:lang w:val="en-US" w:eastAsia="zh-CN"/>
              </w:rPr>
            </w:pPr>
            <w:r>
              <w:rPr>
                <w:rFonts w:hint="eastAsia" w:ascii="Times New Roman" w:eastAsia="微软雅黑"/>
                <w:sz w:val="22"/>
                <w:szCs w:val="22"/>
                <w:lang w:val="en-US" w:eastAsia="zh-CN"/>
              </w:rPr>
              <w:t>是否已制定针对检测的方法学验证程序？</w:t>
            </w:r>
          </w:p>
        </w:tc>
        <w:tc>
          <w:tcPr>
            <w:tcW w:w="394" w:type="pct"/>
            <w:vAlign w:val="center"/>
          </w:tcPr>
          <w:p w14:paraId="399E3F30">
            <w:pPr>
              <w:ind w:left="102"/>
              <w:rPr>
                <w:rFonts w:ascii="Arial" w:hAnsi="Arial" w:cs="Arial"/>
                <w:highlight w:val="lightGray"/>
              </w:rPr>
            </w:pPr>
            <w:r>
              <w:rPr>
                <w:rFonts w:ascii="Arial" w:hAnsi="Arial" w:cs="Arial"/>
                <w:sz w:val="28"/>
                <w:szCs w:val="28"/>
              </w:rPr>
              <w:sym w:font="Wingdings" w:char="00FE"/>
            </w:r>
          </w:p>
        </w:tc>
        <w:tc>
          <w:tcPr>
            <w:tcW w:w="374" w:type="pct"/>
            <w:vAlign w:val="center"/>
          </w:tcPr>
          <w:p w14:paraId="339236D0">
            <w:pPr>
              <w:ind w:left="83"/>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281" w:type="pct"/>
            <w:vAlign w:val="center"/>
          </w:tcPr>
          <w:p w14:paraId="27978046">
            <w:pPr>
              <w:ind w:left="101"/>
              <w:rPr>
                <w:rFonts w:ascii="Arial" w:hAnsi="Arial" w:cs="Arial"/>
                <w:highlight w:val="lightGray"/>
              </w:rPr>
            </w:pPr>
            <w:r>
              <w:rPr>
                <w:rFonts w:ascii="Arial" w:hAnsi="Arial" w:cs="Arial"/>
                <w:highlight w:val="lightGray"/>
              </w:rPr>
              <w:fldChar w:fldCharType="begin">
                <w:ffData>
                  <w:name w:val="Check4"/>
                  <w:enabled/>
                  <w:calcOnExit w:val="0"/>
                  <w:checkBox>
                    <w:sizeAuto/>
                    <w:default w:val="0"/>
                    <w:checked w:val="0"/>
                  </w:checkBox>
                </w:ffData>
              </w:fldChar>
            </w:r>
            <w:r>
              <w:rPr>
                <w:rFonts w:ascii="Arial" w:hAnsi="Arial" w:cs="Arial"/>
                <w:highlight w:val="lightGray"/>
              </w:rPr>
              <w:instrText xml:space="preserve"> FORMCHECKBOX </w:instrText>
            </w:r>
            <w:r>
              <w:rPr>
                <w:rFonts w:ascii="Arial" w:hAnsi="Arial" w:cs="Arial"/>
                <w:highlight w:val="lightGray"/>
              </w:rPr>
              <w:fldChar w:fldCharType="separate"/>
            </w:r>
            <w:r>
              <w:rPr>
                <w:rFonts w:ascii="Arial" w:hAnsi="Arial" w:cs="Arial"/>
                <w:highlight w:val="lightGray"/>
              </w:rPr>
              <w:fldChar w:fldCharType="end"/>
            </w:r>
          </w:p>
        </w:tc>
        <w:tc>
          <w:tcPr>
            <w:tcW w:w="1860" w:type="pct"/>
          </w:tcPr>
          <w:p w14:paraId="3272D4DD"/>
          <w:p w14:paraId="05D67828">
            <w:pPr>
              <w:autoSpaceDE w:val="0"/>
              <w:autoSpaceDN w:val="0"/>
              <w:adjustRightInd w:val="0"/>
              <w:rPr>
                <w:rFonts w:ascii="Times New Roman" w:hAnsi="Arial" w:eastAsia="微软雅黑" w:cs="Arial"/>
                <w:i/>
                <w:color w:val="000000"/>
                <w:lang w:eastAsia="zh-CN"/>
              </w:rPr>
            </w:pPr>
            <w:r>
              <w:rPr>
                <w:rFonts w:ascii="Segoe UI" w:hAnsi="Segoe UI" w:eastAsia="Segoe UI" w:cs="Segoe UI"/>
                <w:color w:val="0F1115"/>
                <w:sz w:val="24"/>
                <w:szCs w:val="24"/>
                <w:shd w:val="clear" w:color="auto" w:fill="FFFFFF"/>
                <w:lang w:eastAsia="zh-CN"/>
              </w:rPr>
              <w:t>制定了ODC-CX-20《检验程序选择、验证和确认管理程序》，规定了方法验证和确认的要求。</w:t>
            </w:r>
          </w:p>
        </w:tc>
      </w:tr>
      <w:tr w14:paraId="4890DA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13" w:hRule="atLeast"/>
        </w:trPr>
        <w:tc>
          <w:tcPr>
            <w:tcW w:w="2089" w:type="pct"/>
            <w:shd w:val="clear" w:color="auto" w:fill="F1F1F1" w:themeFill="background1" w:themeFillShade="F2"/>
          </w:tcPr>
          <w:p w14:paraId="0417C766">
            <w:pPr>
              <w:pStyle w:val="130"/>
              <w:rPr>
                <w:rFonts w:eastAsia="宋体"/>
                <w:sz w:val="22"/>
                <w:szCs w:val="22"/>
                <w:lang w:val="en-US" w:eastAsia="zh-CN"/>
              </w:rPr>
            </w:pPr>
            <w:r>
              <w:rPr>
                <w:rFonts w:hint="eastAsia" w:ascii="Times New Roman" w:eastAsia="微软雅黑"/>
                <w:sz w:val="22"/>
                <w:szCs w:val="22"/>
                <w:lang w:val="en-US" w:eastAsia="zh-CN"/>
              </w:rPr>
              <w:t>请描述您的方法验证流程？</w:t>
            </w:r>
          </w:p>
        </w:tc>
        <w:tc>
          <w:tcPr>
            <w:tcW w:w="2910" w:type="pct"/>
            <w:gridSpan w:val="4"/>
            <w:vAlign w:val="center"/>
          </w:tcPr>
          <w:p w14:paraId="029005F7">
            <w:pPr>
              <w:rPr>
                <w:lang w:eastAsia="zh-CN"/>
              </w:rPr>
            </w:pPr>
          </w:p>
          <w:p w14:paraId="7E2D78A4">
            <w:pPr>
              <w:autoSpaceDE w:val="0"/>
              <w:autoSpaceDN w:val="0"/>
              <w:adjustRightInd w:val="0"/>
              <w:rPr>
                <w:rFonts w:ascii="Times New Roman" w:hAnsi="Arial" w:eastAsia="宋体" w:cs="Arial"/>
                <w:i/>
                <w:color w:val="000000"/>
                <w:lang w:eastAsia="zh-CN"/>
              </w:rPr>
            </w:pPr>
            <w:r>
              <w:rPr>
                <w:rFonts w:ascii="Segoe UI" w:hAnsi="Segoe UI" w:eastAsia="Segoe UI" w:cs="Segoe UI"/>
                <w:color w:val="0F1115"/>
                <w:sz w:val="24"/>
                <w:szCs w:val="24"/>
                <w:shd w:val="clear" w:color="auto" w:fill="FFFFFF"/>
                <w:lang w:eastAsia="zh-CN"/>
              </w:rPr>
              <w:t>依据ODC-CX-20《检验程序选择、验证和确认管理程序》，验证/确认流程如下：制定方案（含性能指标及接受标准）→ 技术负责人批准 → 授权人员实施并保存原始记录 → 起草验证/确认报告 → 专业组长审核 → 技术负责人批准。</w:t>
            </w:r>
          </w:p>
        </w:tc>
      </w:tr>
      <w:tr w14:paraId="27BD61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66" w:hRule="atLeast"/>
        </w:trPr>
        <w:tc>
          <w:tcPr>
            <w:tcW w:w="2089" w:type="pct"/>
            <w:shd w:val="clear" w:color="auto" w:fill="F1F1F1" w:themeFill="background1" w:themeFillShade="F2"/>
            <w:vAlign w:val="center"/>
          </w:tcPr>
          <w:p w14:paraId="61EB98B3">
            <w:pPr>
              <w:pStyle w:val="130"/>
              <w:rPr>
                <w:rFonts w:eastAsia="宋体"/>
                <w:sz w:val="22"/>
                <w:szCs w:val="22"/>
                <w:lang w:val="en-US" w:eastAsia="zh-CN"/>
              </w:rPr>
            </w:pPr>
            <w:r>
              <w:rPr>
                <w:rFonts w:hint="eastAsia" w:ascii="Times New Roman" w:eastAsia="微软雅黑"/>
                <w:sz w:val="22"/>
                <w:szCs w:val="22"/>
                <w:lang w:val="en-US" w:eastAsia="zh-CN"/>
              </w:rPr>
              <w:t>您的实验室针对所执行的每项测试或每个参数，是否均配有相应的验证计划与验证报告？</w:t>
            </w:r>
          </w:p>
          <w:p w14:paraId="3B211ACF">
            <w:pPr>
              <w:pStyle w:val="130"/>
              <w:rPr>
                <w:sz w:val="22"/>
                <w:szCs w:val="22"/>
                <w:lang w:val="en-US"/>
              </w:rPr>
            </w:pPr>
          </w:p>
        </w:tc>
        <w:tc>
          <w:tcPr>
            <w:tcW w:w="394" w:type="pct"/>
            <w:vAlign w:val="center"/>
          </w:tcPr>
          <w:p w14:paraId="2FB26561">
            <w:pPr>
              <w:pStyle w:val="136"/>
              <w:ind w:left="1"/>
              <w:jc w:val="center"/>
              <w:rPr>
                <w:rFonts w:ascii="Arial" w:hAnsi="Arial"/>
                <w:highlight w:val="lightGray"/>
                <w:lang w:val="en-US"/>
              </w:rPr>
            </w:pPr>
            <w:r>
              <w:rPr>
                <w:rFonts w:ascii="Arial" w:hAnsi="Arial"/>
                <w:sz w:val="28"/>
                <w:szCs w:val="28"/>
              </w:rPr>
              <w:sym w:font="Wingdings" w:char="00FE"/>
            </w:r>
          </w:p>
        </w:tc>
        <w:tc>
          <w:tcPr>
            <w:tcW w:w="374" w:type="pct"/>
            <w:vAlign w:val="center"/>
          </w:tcPr>
          <w:p w14:paraId="721787AA">
            <w:pPr>
              <w:pStyle w:val="136"/>
              <w:ind w:left="36"/>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281" w:type="pct"/>
            <w:vAlign w:val="center"/>
          </w:tcPr>
          <w:p w14:paraId="3D79BB1B">
            <w:pPr>
              <w:pStyle w:val="136"/>
              <w:ind w:left="14"/>
              <w:jc w:val="center"/>
              <w:rPr>
                <w:rFonts w:ascii="Arial" w:hAnsi="Arial"/>
                <w:highlight w:val="lightGray"/>
                <w:lang w:val="en-US"/>
              </w:rPr>
            </w:pPr>
            <w:r>
              <w:rPr>
                <w:rFonts w:ascii="Arial" w:hAnsi="Arial"/>
                <w:lang w:val="en-US"/>
              </w:rPr>
              <w:fldChar w:fldCharType="begin">
                <w:ffData>
                  <w:name w:val="Check4"/>
                  <w:enabled/>
                  <w:calcOnExit w:val="0"/>
                  <w:checkBox>
                    <w:sizeAuto/>
                    <w:default w:val="0"/>
                    <w:checked w:val="0"/>
                  </w:checkBox>
                </w:ffData>
              </w:fldChar>
            </w:r>
            <w:r>
              <w:rPr>
                <w:rFonts w:ascii="Arial" w:hAnsi="Arial"/>
                <w:lang w:val="en-US"/>
              </w:rPr>
              <w:instrText xml:space="preserve"> FORMCHECKBOX </w:instrText>
            </w:r>
            <w:r>
              <w:rPr>
                <w:rFonts w:ascii="Arial" w:hAnsi="Arial"/>
                <w:lang w:val="en-US"/>
              </w:rPr>
              <w:fldChar w:fldCharType="separate"/>
            </w:r>
            <w:r>
              <w:rPr>
                <w:rFonts w:ascii="Arial" w:hAnsi="Arial"/>
                <w:lang w:val="en-US"/>
              </w:rPr>
              <w:fldChar w:fldCharType="end"/>
            </w:r>
          </w:p>
        </w:tc>
        <w:tc>
          <w:tcPr>
            <w:tcW w:w="1860" w:type="pct"/>
          </w:tcPr>
          <w:p w14:paraId="25DA390E"/>
          <w:p w14:paraId="7F99C01A">
            <w:pPr>
              <w:rPr>
                <w:rFonts w:ascii="Arial" w:hAnsi="Arial"/>
                <w:highlight w:val="lightGray"/>
                <w:lang w:eastAsia="zh-CN"/>
              </w:rPr>
            </w:pPr>
            <w:r>
              <w:rPr>
                <w:rFonts w:ascii="Segoe UI" w:hAnsi="Segoe UI" w:eastAsia="Segoe UI" w:cs="Segoe UI"/>
                <w:color w:val="0F1115"/>
                <w:sz w:val="24"/>
                <w:szCs w:val="24"/>
                <w:shd w:val="clear" w:color="auto" w:fill="FFFFFF"/>
                <w:lang w:eastAsia="zh-CN"/>
              </w:rPr>
              <w:t>依据ODC-CX-20《检验程序选择、验证和确认管理程序》，每项新检验项目须编写《检测程序的分析性能验证报告》或《检测程序的分析性能确认报告》，并经审核批准后实施。已批准的项目，其检验程序性能须每年至少评审一次。</w:t>
            </w:r>
          </w:p>
        </w:tc>
      </w:tr>
      <w:tr w14:paraId="5771D8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CB8CB56">
            <w:pPr>
              <w:pStyle w:val="130"/>
              <w:rPr>
                <w:rFonts w:eastAsia="宋体"/>
                <w:sz w:val="22"/>
                <w:szCs w:val="22"/>
                <w:lang w:val="en-US" w:eastAsia="zh-CN"/>
              </w:rPr>
            </w:pPr>
            <w:r>
              <w:rPr>
                <w:rFonts w:hint="eastAsia" w:ascii="Times New Roman" w:eastAsia="微软雅黑"/>
                <w:sz w:val="22"/>
                <w:szCs w:val="22"/>
                <w:lang w:val="en-US" w:eastAsia="zh-CN"/>
              </w:rPr>
              <w:t>请解释在何种情况下应进行验证、在何种情况下不应进行验证，并说明其依据。</w:t>
            </w:r>
          </w:p>
        </w:tc>
        <w:tc>
          <w:tcPr>
            <w:tcW w:w="2910" w:type="pct"/>
            <w:gridSpan w:val="4"/>
            <w:vAlign w:val="center"/>
          </w:tcPr>
          <w:p w14:paraId="1EEE5303">
            <w:pPr>
              <w:rPr>
                <w:lang w:eastAsia="zh-CN"/>
              </w:rPr>
            </w:pPr>
          </w:p>
          <w:p w14:paraId="6830D140">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依据ODC-CX-20《检验程序选择、验证和确认管理程序》，在以下情形下应进行</w:t>
            </w:r>
            <w:r>
              <w:rPr>
                <w:rFonts w:ascii="Segoe UI" w:hAnsi="Segoe UI" w:eastAsia="Segoe UI" w:cs="Segoe UI"/>
                <w:b/>
                <w:bCs/>
                <w:color w:val="0F1115"/>
                <w:sz w:val="24"/>
                <w:szCs w:val="24"/>
                <w:shd w:val="clear" w:color="auto" w:fill="FFFFFF"/>
                <w:lang w:eastAsia="zh-CN"/>
              </w:rPr>
              <w:t>验证</w:t>
            </w:r>
            <w:r>
              <w:rPr>
                <w:rFonts w:ascii="Segoe UI" w:hAnsi="Segoe UI" w:eastAsia="Segoe UI" w:cs="Segoe UI"/>
                <w:color w:val="0F1115"/>
                <w:sz w:val="24"/>
                <w:szCs w:val="24"/>
                <w:shd w:val="clear" w:color="auto" w:fill="FFFFFF"/>
                <w:lang w:eastAsia="zh-CN"/>
              </w:rPr>
              <w:t>：常规应用前、严重影响分析性能情况后（如仪器主要部件故障、搬迁、环境严重失控等），以及检测系统要素发生变更时（如试剂升级、仪器更新、校准品溯源性改变等）。以下情形则需进行</w:t>
            </w:r>
            <w:r>
              <w:rPr>
                <w:rFonts w:ascii="Segoe UI" w:hAnsi="Segoe UI" w:eastAsia="Segoe UI" w:cs="Segoe UI"/>
                <w:b/>
                <w:bCs/>
                <w:color w:val="0F1115"/>
                <w:sz w:val="24"/>
                <w:szCs w:val="24"/>
                <w:shd w:val="clear" w:color="auto" w:fill="FFFFFF"/>
                <w:lang w:eastAsia="zh-CN"/>
              </w:rPr>
              <w:t>确认</w:t>
            </w:r>
            <w:r>
              <w:rPr>
                <w:rFonts w:ascii="Segoe UI" w:hAnsi="Segoe UI" w:eastAsia="Segoe UI" w:cs="Segoe UI"/>
                <w:color w:val="0F1115"/>
                <w:sz w:val="24"/>
                <w:szCs w:val="24"/>
                <w:shd w:val="clear" w:color="auto" w:fill="FFFFFF"/>
                <w:lang w:eastAsia="zh-CN"/>
              </w:rPr>
              <w:t>：非标准方法、实验室自建方法、超出预定范围的标准方法，以及修改过的确认方法。</w:t>
            </w:r>
          </w:p>
        </w:tc>
      </w:tr>
      <w:tr w14:paraId="58723A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27523EFA">
            <w:pPr>
              <w:pStyle w:val="136"/>
              <w:rPr>
                <w:rFonts w:ascii="Arial" w:hAnsi="Arial" w:eastAsia="宋体"/>
                <w:sz w:val="22"/>
                <w:szCs w:val="22"/>
                <w:lang w:val="en-US" w:eastAsia="zh-CN"/>
              </w:rPr>
            </w:pPr>
            <w:r>
              <w:rPr>
                <w:rFonts w:hint="eastAsia" w:ascii="Times New Roman" w:hAnsi="Arial" w:eastAsia="微软雅黑"/>
                <w:sz w:val="22"/>
                <w:szCs w:val="22"/>
                <w:highlight w:val="yellow"/>
                <w:lang w:val="en-US" w:eastAsia="zh-CN"/>
              </w:rPr>
              <w:t>如有需要，请问您能否提供相关测试/参数的验证报告？</w:t>
            </w:r>
          </w:p>
        </w:tc>
        <w:tc>
          <w:tcPr>
            <w:tcW w:w="394" w:type="pct"/>
            <w:vAlign w:val="center"/>
          </w:tcPr>
          <w:p w14:paraId="27EFB89D">
            <w:pPr>
              <w:ind w:left="1"/>
              <w:jc w:val="center"/>
              <w:rPr>
                <w:rFonts w:ascii="Arial" w:hAnsi="Arial" w:cs="Arial"/>
              </w:rPr>
            </w:pPr>
            <w:r>
              <w:rPr>
                <w:rFonts w:ascii="Arial" w:hAnsi="Arial" w:cs="Arial"/>
                <w:sz w:val="28"/>
                <w:szCs w:val="28"/>
              </w:rPr>
              <w:sym w:font="Wingdings" w:char="00FE"/>
            </w:r>
          </w:p>
        </w:tc>
        <w:tc>
          <w:tcPr>
            <w:tcW w:w="374" w:type="pct"/>
            <w:vAlign w:val="center"/>
          </w:tcPr>
          <w:p w14:paraId="7E23B97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A371EE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326FB8B2"/>
          <w:p w14:paraId="24254906">
            <w:pPr>
              <w:rPr>
                <w:rFonts w:ascii="Arial" w:hAnsi="Arial"/>
              </w:rPr>
            </w:pPr>
            <w:r>
              <w:rPr>
                <w:rFonts w:ascii="Segoe UI" w:hAnsi="Segoe UI" w:eastAsia="Segoe UI" w:cs="Segoe UI"/>
                <w:color w:val="0F1115"/>
                <w:sz w:val="24"/>
                <w:szCs w:val="24"/>
                <w:shd w:val="clear" w:color="auto" w:fill="FFFFFF"/>
                <w:lang w:eastAsia="zh-CN"/>
              </w:rPr>
              <w:t>可以。依据 ODC-CX-20《检验程序选择、验证和确认管理程序》，相关验证报告由检验项目负责人编写，专业组长审核，技术负责人批准，最终由文件管理员归档保存。</w:t>
            </w:r>
            <w:r>
              <w:rPr>
                <w:rFonts w:ascii="Segoe UI" w:hAnsi="Segoe UI" w:eastAsia="Segoe UI" w:cs="Segoe UI"/>
                <w:color w:val="0F1115"/>
                <w:sz w:val="24"/>
                <w:szCs w:val="24"/>
                <w:shd w:val="clear" w:color="auto" w:fill="FFFFFF"/>
              </w:rPr>
              <w:t>如需要，我方可提供相应报告。</w:t>
            </w:r>
          </w:p>
        </w:tc>
      </w:tr>
      <w:tr w14:paraId="4BBF03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5EC28234">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是否存在相关政策规定，明确禁止向客户或</w:t>
            </w:r>
            <w:commentRangeStart w:id="5"/>
            <w:r>
              <w:rPr>
                <w:rFonts w:hint="eastAsia" w:ascii="Times New Roman" w:hAnsi="Arial" w:eastAsia="微软雅黑"/>
                <w:sz w:val="22"/>
                <w:szCs w:val="22"/>
                <w:lang w:val="en-US" w:eastAsia="zh-CN"/>
              </w:rPr>
              <w:t>试验主文件（TMF）</w:t>
            </w:r>
            <w:commentRangeEnd w:id="5"/>
            <w:r>
              <w:commentReference w:id="5"/>
            </w:r>
            <w:r>
              <w:rPr>
                <w:rFonts w:hint="eastAsia" w:ascii="Times New Roman" w:hAnsi="Arial" w:eastAsia="微软雅黑"/>
                <w:sz w:val="22"/>
                <w:szCs w:val="22"/>
                <w:lang w:val="en-US" w:eastAsia="zh-CN"/>
              </w:rPr>
              <w:t>提供验证报告？</w:t>
            </w:r>
          </w:p>
          <w:p w14:paraId="53996E9D">
            <w:pPr>
              <w:pStyle w:val="136"/>
              <w:rPr>
                <w:rFonts w:ascii="Arial" w:hAnsi="Arial"/>
                <w:sz w:val="22"/>
                <w:szCs w:val="22"/>
                <w:lang w:val="en-US"/>
              </w:rPr>
            </w:pPr>
          </w:p>
        </w:tc>
        <w:tc>
          <w:tcPr>
            <w:tcW w:w="394" w:type="pct"/>
            <w:vAlign w:val="center"/>
          </w:tcPr>
          <w:p w14:paraId="4B02E0B6">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7534FCF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CF45590">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6B421D1B">
            <w:r>
              <w:rPr>
                <w:rFonts w:hint="eastAsia" w:ascii="Times New Roman" w:hAnsi="Arial" w:eastAsia="微软雅黑" w:cs="Arial"/>
                <w:iCs/>
                <w:color w:val="000000"/>
                <w:highlight w:val="yellow"/>
                <w:lang w:eastAsia="zh-CN"/>
              </w:rPr>
              <w:t>留VCB回答。</w:t>
            </w:r>
          </w:p>
          <w:p w14:paraId="3241B7D0">
            <w:pPr>
              <w:autoSpaceDE w:val="0"/>
              <w:autoSpaceDN w:val="0"/>
              <w:adjustRightInd w:val="0"/>
              <w:rPr>
                <w:rFonts w:ascii="Arial" w:hAnsi="Arial" w:eastAsia="宋体" w:cs="Arial"/>
                <w:i/>
                <w:color w:val="000000"/>
                <w:lang w:eastAsia="zh-CN"/>
              </w:rPr>
            </w:pPr>
          </w:p>
        </w:tc>
      </w:tr>
      <w:tr w14:paraId="50588E6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47" w:hRule="atLeast"/>
          <w:tblHeader/>
        </w:trPr>
        <w:tc>
          <w:tcPr>
            <w:tcW w:w="5000" w:type="pct"/>
            <w:gridSpan w:val="5"/>
            <w:vAlign w:val="center"/>
          </w:tcPr>
          <w:p w14:paraId="672E2F75">
            <w:pPr>
              <w:spacing w:after="0"/>
              <w:ind w:left="13"/>
              <w:jc w:val="center"/>
              <w:outlineLvl w:val="2"/>
              <w:rPr>
                <w:rFonts w:ascii="Arial" w:hAnsi="Arial" w:eastAsia="宋体" w:cs="Arial"/>
                <w:b/>
                <w:lang w:eastAsia="zh-CN"/>
              </w:rPr>
            </w:pPr>
            <w:r>
              <w:rPr>
                <w:rFonts w:hint="eastAsia" w:ascii="Times New Roman" w:hAnsi="Arial" w:eastAsia="微软雅黑" w:cs="Arial"/>
                <w:b/>
                <w:lang w:eastAsia="zh-CN"/>
              </w:rPr>
              <w:t>分析程序</w:t>
            </w:r>
          </w:p>
        </w:tc>
      </w:tr>
      <w:tr w14:paraId="64A7DE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0" w:hRule="atLeast"/>
        </w:trPr>
        <w:tc>
          <w:tcPr>
            <w:tcW w:w="2089" w:type="pct"/>
            <w:shd w:val="clear" w:color="auto" w:fill="F1F1F1" w:themeFill="background1" w:themeFillShade="F2"/>
            <w:vAlign w:val="center"/>
          </w:tcPr>
          <w:p w14:paraId="0CFD35B8">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您所有检测项目/参数的SOP是否符合 GCP /ISO 15189/CAP- CLIA 法规要求？</w:t>
            </w:r>
          </w:p>
        </w:tc>
        <w:tc>
          <w:tcPr>
            <w:tcW w:w="394" w:type="pct"/>
            <w:vAlign w:val="center"/>
          </w:tcPr>
          <w:p w14:paraId="4CAE812B">
            <w:pPr>
              <w:ind w:left="1"/>
              <w:jc w:val="center"/>
              <w:rPr>
                <w:rFonts w:ascii="Arial" w:hAnsi="Arial" w:cs="Arial"/>
              </w:rPr>
            </w:pPr>
            <w:r>
              <w:rPr>
                <w:rFonts w:ascii="Arial" w:hAnsi="Arial" w:cs="Arial"/>
                <w:sz w:val="28"/>
                <w:szCs w:val="28"/>
              </w:rPr>
              <w:sym w:font="Wingdings" w:char="00FE"/>
            </w:r>
          </w:p>
        </w:tc>
        <w:tc>
          <w:tcPr>
            <w:tcW w:w="374" w:type="pct"/>
            <w:vAlign w:val="center"/>
          </w:tcPr>
          <w:p w14:paraId="104A26E4">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BDA9B7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04290728"/>
          <w:p w14:paraId="451DCB54">
            <w:pPr>
              <w:autoSpaceDE w:val="0"/>
              <w:autoSpaceDN w:val="0"/>
              <w:adjustRightInd w:val="0"/>
              <w:rPr>
                <w:rFonts w:ascii="Arial" w:hAnsi="Arial" w:eastAsia="Calibri" w:cs="Arial"/>
                <w:i/>
                <w:color w:val="000000"/>
                <w:lang w:eastAsia="nl-BE"/>
              </w:rPr>
            </w:pPr>
            <w:r>
              <w:rPr>
                <w:rFonts w:hint="eastAsia" w:ascii="Times New Roman" w:hAnsi="Arial" w:eastAsia="微软雅黑" w:cs="Arial"/>
                <w:color w:val="000000"/>
                <w:lang w:eastAsia="zh-CN"/>
              </w:rPr>
              <w:t>符合ISO 15189要求。</w:t>
            </w:r>
          </w:p>
        </w:tc>
      </w:tr>
      <w:tr w14:paraId="188CFF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C7EA676">
            <w:pPr>
              <w:pStyle w:val="136"/>
              <w:rPr>
                <w:rFonts w:ascii="Arial" w:hAnsi="Arial" w:eastAsia="宋体"/>
                <w:sz w:val="22"/>
                <w:szCs w:val="22"/>
                <w:highlight w:val="yellow"/>
                <w:lang w:val="en-US" w:eastAsia="zh-CN"/>
              </w:rPr>
            </w:pPr>
            <w:r>
              <w:rPr>
                <w:rFonts w:hint="eastAsia" w:ascii="Times New Roman" w:hAnsi="Arial" w:eastAsia="微软雅黑"/>
                <w:sz w:val="22"/>
                <w:szCs w:val="22"/>
                <w:highlight w:val="yellow"/>
                <w:lang w:val="en-US" w:eastAsia="zh-CN"/>
              </w:rPr>
              <w:t>您能否提供用于检测/参数的方法、仪器、样本要求及检测样本量？</w:t>
            </w:r>
          </w:p>
          <w:p w14:paraId="5D40501A">
            <w:pPr>
              <w:pStyle w:val="136"/>
              <w:rPr>
                <w:rFonts w:ascii="Arial" w:hAnsi="Arial" w:eastAsia="宋体"/>
                <w:sz w:val="22"/>
                <w:szCs w:val="22"/>
                <w:lang w:val="en-US" w:eastAsia="zh-CN"/>
              </w:rPr>
            </w:pPr>
          </w:p>
        </w:tc>
        <w:tc>
          <w:tcPr>
            <w:tcW w:w="394" w:type="pct"/>
            <w:vAlign w:val="center"/>
          </w:tcPr>
          <w:p w14:paraId="50A94140">
            <w:pPr>
              <w:ind w:left="1"/>
              <w:jc w:val="center"/>
              <w:rPr>
                <w:rFonts w:ascii="Arial" w:hAnsi="Arial" w:cs="Arial"/>
              </w:rPr>
            </w:pPr>
            <w:r>
              <w:rPr>
                <w:rFonts w:ascii="Arial" w:hAnsi="Arial" w:cs="Arial"/>
                <w:sz w:val="28"/>
                <w:szCs w:val="28"/>
              </w:rPr>
              <w:sym w:font="Wingdings" w:char="00FE"/>
            </w:r>
          </w:p>
        </w:tc>
        <w:tc>
          <w:tcPr>
            <w:tcW w:w="374" w:type="pct"/>
            <w:vAlign w:val="center"/>
          </w:tcPr>
          <w:p w14:paraId="7BF3B967">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08ED7A3F">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2407338B">
            <w:pPr>
              <w:rPr>
                <w:lang w:eastAsia="zh-CN"/>
              </w:rPr>
            </w:pPr>
            <w:r>
              <w:rPr>
                <w:rFonts w:ascii="Segoe UI" w:hAnsi="Segoe UI" w:eastAsia="Segoe UI" w:cs="Segoe UI"/>
                <w:color w:val="0F1115"/>
                <w:sz w:val="24"/>
                <w:szCs w:val="24"/>
                <w:shd w:val="clear" w:color="auto" w:fill="FFFFFF"/>
                <w:lang w:eastAsia="zh-CN"/>
              </w:rPr>
              <w:t>相关信息的具体要求，规定于ODC-XMSC《项目手册》及相应的作业指导书中（依据ODC-CX-18《原始样品采集和运输管理程序》、ODC-CX-17《检验申请管理程序》）。</w:t>
            </w:r>
            <w:r>
              <w:commentReference w:id="6"/>
            </w:r>
          </w:p>
          <w:p w14:paraId="5C5606C3">
            <w:pPr>
              <w:rPr>
                <w:rFonts w:ascii="Arial" w:hAnsi="Arial"/>
                <w:lang w:eastAsia="zh-CN"/>
              </w:rPr>
            </w:pPr>
          </w:p>
        </w:tc>
      </w:tr>
      <w:tr w14:paraId="6B9D5F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94" w:hRule="atLeast"/>
        </w:trPr>
        <w:tc>
          <w:tcPr>
            <w:tcW w:w="2089" w:type="pct"/>
            <w:shd w:val="clear" w:color="auto" w:fill="F1F1F1" w:themeFill="background1" w:themeFillShade="F2"/>
            <w:vAlign w:val="center"/>
          </w:tcPr>
          <w:p w14:paraId="15E36461">
            <w:pPr>
              <w:pStyle w:val="136"/>
              <w:rPr>
                <w:rFonts w:ascii="Arial" w:hAnsi="Arial" w:eastAsia="宋体"/>
                <w:sz w:val="22"/>
                <w:szCs w:val="22"/>
                <w:lang w:val="en-US" w:eastAsia="zh-CN"/>
              </w:rPr>
            </w:pPr>
            <w:r>
              <w:rPr>
                <w:rFonts w:ascii="宋体" w:hAnsi="宋体" w:eastAsia="宋体" w:cs="宋体"/>
              </w:rPr>
              <w:t>针对检测项目 / 检测参数，是否存在检测再验证的程序文件？</w:t>
            </w:r>
          </w:p>
        </w:tc>
        <w:tc>
          <w:tcPr>
            <w:tcW w:w="394" w:type="pct"/>
            <w:vAlign w:val="center"/>
          </w:tcPr>
          <w:p w14:paraId="50D0D93A">
            <w:pPr>
              <w:ind w:left="1"/>
              <w:jc w:val="center"/>
              <w:rPr>
                <w:rFonts w:ascii="Arial" w:hAnsi="Arial" w:cs="Arial"/>
              </w:rPr>
            </w:pPr>
            <w:r>
              <w:rPr>
                <w:rFonts w:ascii="Arial" w:hAnsi="Arial" w:cs="Arial"/>
                <w:sz w:val="28"/>
                <w:szCs w:val="28"/>
              </w:rPr>
              <w:sym w:font="Wingdings" w:char="00FE"/>
            </w:r>
          </w:p>
        </w:tc>
        <w:tc>
          <w:tcPr>
            <w:tcW w:w="374" w:type="pct"/>
            <w:vAlign w:val="center"/>
          </w:tcPr>
          <w:p w14:paraId="6E4BD4FD">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C5246AA">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1088420F"/>
          <w:p w14:paraId="7B13B077">
            <w:pPr>
              <w:rPr>
                <w:rFonts w:ascii="Arial" w:hAnsi="Arial"/>
                <w:i/>
                <w:lang w:eastAsia="zh-CN"/>
              </w:rPr>
            </w:pPr>
            <w:r>
              <w:rPr>
                <w:rFonts w:ascii="Segoe UI" w:hAnsi="Segoe UI" w:eastAsia="Segoe UI" w:cs="Segoe UI"/>
                <w:color w:val="0F1115"/>
                <w:sz w:val="24"/>
                <w:szCs w:val="24"/>
                <w:shd w:val="clear" w:color="auto" w:fill="FFFFFF"/>
                <w:lang w:eastAsia="zh-CN"/>
              </w:rPr>
              <w:t>依据相关程序规定，以下变更情形须执行相应验证或调整：检验程序变更时，须重新验证或确认（ODC-CX-20《检验程序选择、验证和确认管理程序》）；试剂批号变更时，须进行验证（ODC-CX-14《试剂和耗材的管理程序》）；质控批号变更时，须重新累积均值和标准差（ODC-CX-23《内部质量控制管理程序》）。</w:t>
            </w:r>
          </w:p>
        </w:tc>
      </w:tr>
      <w:tr w14:paraId="0C3D8B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67" w:hRule="atLeast"/>
        </w:trPr>
        <w:tc>
          <w:tcPr>
            <w:tcW w:w="2089" w:type="pct"/>
            <w:shd w:val="clear" w:color="auto" w:fill="F1F1F1" w:themeFill="background1" w:themeFillShade="F2"/>
            <w:vAlign w:val="center"/>
          </w:tcPr>
          <w:p w14:paraId="36AC55F1">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如果为“是”；这种情况发生频率？</w:t>
            </w:r>
          </w:p>
        </w:tc>
        <w:tc>
          <w:tcPr>
            <w:tcW w:w="2910" w:type="pct"/>
            <w:gridSpan w:val="4"/>
            <w:vAlign w:val="center"/>
          </w:tcPr>
          <w:p w14:paraId="5C7F5736">
            <w:pPr>
              <w:rPr>
                <w:lang w:eastAsia="zh-CN"/>
              </w:rPr>
            </w:pPr>
          </w:p>
          <w:p w14:paraId="45B0C0A6">
            <w:pPr>
              <w:autoSpaceDE w:val="0"/>
              <w:autoSpaceDN w:val="0"/>
              <w:adjustRightInd w:val="0"/>
              <w:rPr>
                <w:rFonts w:hint="eastAsia" w:ascii="宋体" w:hAnsi="宋体" w:eastAsia="宋体" w:cs="宋体"/>
                <w:lang w:eastAsia="zh-CN"/>
              </w:rPr>
            </w:pPr>
            <w:r>
              <w:rPr>
                <w:rFonts w:hint="eastAsia" w:ascii="宋体" w:hAnsi="宋体" w:eastAsia="宋体" w:cs="宋体"/>
                <w:color w:val="0F1115"/>
                <w:sz w:val="24"/>
                <w:szCs w:val="24"/>
                <w:shd w:val="clear" w:color="auto" w:fill="FFFFFF"/>
                <w:lang w:eastAsia="zh-CN"/>
              </w:rPr>
              <w:t>检验程序变更：不定期（按需触发）</w:t>
            </w:r>
          </w:p>
          <w:p w14:paraId="32063EAF">
            <w:pPr>
              <w:pStyle w:val="29"/>
              <w:numPr>
                <w:ilvl w:val="0"/>
                <w:numId w:val="24"/>
              </w:numPr>
              <w:spacing w:beforeAutospacing="0" w:afterAutospacing="0"/>
              <w:rPr>
                <w:rFonts w:hint="eastAsia" w:ascii="宋体" w:hAnsi="宋体" w:eastAsia="宋体" w:cs="宋体"/>
              </w:rPr>
            </w:pPr>
            <w:r>
              <w:rPr>
                <w:rFonts w:hint="eastAsia" w:ascii="宋体" w:hAnsi="宋体" w:eastAsia="宋体" w:cs="宋体"/>
                <w:color w:val="0F1115"/>
                <w:szCs w:val="24"/>
                <w:shd w:val="clear" w:color="auto" w:fill="FFFFFF"/>
              </w:rPr>
              <w:t>试剂批号变更：每批更换时</w:t>
            </w:r>
          </w:p>
          <w:p w14:paraId="45312E88">
            <w:pPr>
              <w:pStyle w:val="29"/>
              <w:numPr>
                <w:ilvl w:val="0"/>
                <w:numId w:val="24"/>
              </w:numPr>
              <w:spacing w:beforeAutospacing="0" w:afterAutospacing="0"/>
              <w:rPr>
                <w:rFonts w:ascii="Arial" w:hAnsi="Arial"/>
                <w:i/>
                <w:lang w:val="en-GB"/>
              </w:rPr>
            </w:pPr>
            <w:r>
              <w:rPr>
                <w:rFonts w:hint="eastAsia" w:ascii="宋体" w:hAnsi="宋体" w:eastAsia="宋体" w:cs="宋体"/>
                <w:color w:val="0F1115"/>
                <w:szCs w:val="24"/>
                <w:shd w:val="clear" w:color="auto" w:fill="FFFFFF"/>
              </w:rPr>
              <w:t>质控批号变更：每批更换时（需累积20天数据重新评估）</w:t>
            </w:r>
          </w:p>
        </w:tc>
      </w:tr>
      <w:tr w14:paraId="0A587F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04" w:hRule="atLeast"/>
        </w:trPr>
        <w:tc>
          <w:tcPr>
            <w:tcW w:w="2089" w:type="pct"/>
            <w:shd w:val="clear" w:color="auto" w:fill="F1F1F1" w:themeFill="background1" w:themeFillShade="F2"/>
            <w:vAlign w:val="center"/>
          </w:tcPr>
          <w:p w14:paraId="1A883C0D">
            <w:pPr>
              <w:pStyle w:val="136"/>
              <w:rPr>
                <w:rFonts w:ascii="Arial" w:hAnsi="Arial" w:eastAsia="宋体"/>
                <w:sz w:val="22"/>
                <w:szCs w:val="22"/>
                <w:lang w:val="en-US" w:eastAsia="zh-CN"/>
              </w:rPr>
            </w:pPr>
            <w:r>
              <w:rPr>
                <w:rFonts w:ascii="宋体" w:hAnsi="宋体" w:eastAsia="宋体" w:cs="宋体"/>
              </w:rPr>
              <w:t>贵实验室开展的检测项目 / 参数，是否参加外部质量评价项目？</w:t>
            </w:r>
          </w:p>
        </w:tc>
        <w:tc>
          <w:tcPr>
            <w:tcW w:w="394" w:type="pct"/>
            <w:vAlign w:val="center"/>
          </w:tcPr>
          <w:p w14:paraId="1F484849">
            <w:pPr>
              <w:ind w:left="1"/>
              <w:jc w:val="center"/>
              <w:rPr>
                <w:rFonts w:ascii="Arial" w:hAnsi="Arial" w:cs="Arial"/>
              </w:rPr>
            </w:pPr>
            <w:r>
              <w:rPr>
                <w:rFonts w:ascii="Arial" w:hAnsi="Arial" w:cs="Arial"/>
                <w:sz w:val="28"/>
                <w:szCs w:val="28"/>
              </w:rPr>
              <w:sym w:font="Wingdings" w:char="00FE"/>
            </w:r>
          </w:p>
        </w:tc>
        <w:tc>
          <w:tcPr>
            <w:tcW w:w="374" w:type="pct"/>
            <w:vAlign w:val="center"/>
          </w:tcPr>
          <w:p w14:paraId="0479BC1B">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30E1F913">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0C55DB95"/>
          <w:p w14:paraId="1DE2E165">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依据ODC-CX-24《能力验证和室间比对管理程序》，实验室应优先参加国家卫健委临床检验中心及上海市临床检验中心组织的能力验证/室间质评计划。</w:t>
            </w:r>
          </w:p>
        </w:tc>
      </w:tr>
      <w:tr w14:paraId="3E0CE1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07" w:hRule="atLeast"/>
        </w:trPr>
        <w:tc>
          <w:tcPr>
            <w:tcW w:w="2089" w:type="pct"/>
            <w:shd w:val="clear" w:color="auto" w:fill="F1F1F1" w:themeFill="background1" w:themeFillShade="F2"/>
            <w:vAlign w:val="center"/>
          </w:tcPr>
          <w:p w14:paraId="1ABD066F">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请解释并说明开展外部质量评估（EQA）样本检测的适用情形及不适用情形。</w:t>
            </w:r>
          </w:p>
          <w:p w14:paraId="6A297289">
            <w:pPr>
              <w:pStyle w:val="136"/>
              <w:rPr>
                <w:rFonts w:ascii="Arial" w:hAnsi="Arial"/>
                <w:sz w:val="22"/>
                <w:szCs w:val="22"/>
                <w:lang w:val="en-US"/>
              </w:rPr>
            </w:pPr>
          </w:p>
        </w:tc>
        <w:tc>
          <w:tcPr>
            <w:tcW w:w="2910" w:type="pct"/>
            <w:gridSpan w:val="4"/>
            <w:vAlign w:val="center"/>
          </w:tcPr>
          <w:p w14:paraId="444524A8">
            <w:pPr>
              <w:rPr>
                <w:lang w:eastAsia="zh-CN"/>
              </w:rPr>
            </w:pPr>
          </w:p>
          <w:p w14:paraId="09364580">
            <w:pPr>
              <w:autoSpaceDE w:val="0"/>
              <w:autoSpaceDN w:val="0"/>
              <w:adjustRightInd w:val="0"/>
              <w:rPr>
                <w:rFonts w:ascii="Arial" w:hAnsi="Arial" w:eastAsia="Calibri" w:cs="Arial"/>
                <w:i/>
                <w:color w:val="000000"/>
                <w:lang w:eastAsia="nl-BE"/>
              </w:rPr>
            </w:pPr>
            <w:r>
              <w:rPr>
                <w:rFonts w:ascii="Segoe UI" w:hAnsi="Segoe UI" w:eastAsia="Segoe UI" w:cs="Segoe UI"/>
                <w:color w:val="0F1115"/>
                <w:sz w:val="24"/>
                <w:szCs w:val="24"/>
                <w:shd w:val="clear" w:color="auto" w:fill="FFFFFF"/>
                <w:lang w:eastAsia="zh-CN"/>
              </w:rPr>
              <w:t>依据ODC-CX-24《能力验证和室间比对管理程序》，适用情形为：有EQA/PT计划的项目及新开展项目（新项目优先选择测量审核或实验室间比对）；不适用情形为：无能力验证计划且不适于实验室间比对时，经许可后可选择其他替代方案，并形成文件记录。</w:t>
            </w:r>
          </w:p>
        </w:tc>
      </w:tr>
      <w:tr w14:paraId="22DDA0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vAlign w:val="center"/>
          </w:tcPr>
          <w:p w14:paraId="66BB78BA">
            <w:pPr>
              <w:pStyle w:val="136"/>
              <w:rPr>
                <w:rFonts w:ascii="Arial" w:hAnsi="Arial" w:eastAsia="宋体"/>
                <w:sz w:val="22"/>
                <w:szCs w:val="22"/>
                <w:lang w:val="en-US" w:eastAsia="zh-CN"/>
              </w:rPr>
            </w:pPr>
            <w:r>
              <w:rPr>
                <w:rFonts w:ascii="宋体" w:hAnsi="宋体" w:eastAsia="宋体" w:cs="宋体"/>
              </w:rPr>
              <w:t>实验室开展的检测项目 / 参数，是否执行室内质量控制（IQC）？</w:t>
            </w:r>
          </w:p>
          <w:p w14:paraId="1EFE9143">
            <w:pPr>
              <w:pStyle w:val="136"/>
              <w:rPr>
                <w:rFonts w:ascii="Arial" w:hAnsi="Arial" w:eastAsia="宋体"/>
                <w:sz w:val="22"/>
                <w:szCs w:val="22"/>
                <w:lang w:val="en-US" w:eastAsia="zh-CN"/>
              </w:rPr>
            </w:pPr>
          </w:p>
        </w:tc>
        <w:tc>
          <w:tcPr>
            <w:tcW w:w="394" w:type="pct"/>
            <w:vAlign w:val="center"/>
          </w:tcPr>
          <w:p w14:paraId="1E266631">
            <w:pPr>
              <w:ind w:left="1"/>
              <w:jc w:val="center"/>
              <w:rPr>
                <w:rFonts w:ascii="Arial" w:hAnsi="Arial" w:cs="Arial"/>
              </w:rPr>
            </w:pPr>
            <w:r>
              <w:rPr>
                <w:rFonts w:ascii="Arial" w:hAnsi="Arial" w:cs="Arial"/>
                <w:sz w:val="28"/>
                <w:szCs w:val="28"/>
              </w:rPr>
              <w:sym w:font="Wingdings" w:char="00FE"/>
            </w:r>
          </w:p>
        </w:tc>
        <w:tc>
          <w:tcPr>
            <w:tcW w:w="374" w:type="pct"/>
            <w:vAlign w:val="center"/>
          </w:tcPr>
          <w:p w14:paraId="6B43C4B8">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4BD6AEFC">
            <w:pPr>
              <w:ind w:left="14"/>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22BCCF66"/>
          <w:p w14:paraId="778D5053">
            <w:pPr>
              <w:autoSpaceDE w:val="0"/>
              <w:autoSpaceDN w:val="0"/>
              <w:adjustRightInd w:val="0"/>
              <w:rPr>
                <w:rFonts w:ascii="Arial" w:hAnsi="Arial" w:cs="Arial"/>
                <w:lang w:eastAsia="zh-CN"/>
              </w:rPr>
            </w:pPr>
            <w:r>
              <w:rPr>
                <w:rFonts w:ascii="Segoe UI" w:hAnsi="Segoe UI" w:eastAsia="Segoe UI" w:cs="Segoe UI"/>
                <w:color w:val="0F1115"/>
                <w:sz w:val="24"/>
                <w:szCs w:val="24"/>
                <w:shd w:val="clear" w:color="auto" w:fill="FFFFFF"/>
                <w:lang w:eastAsia="zh-CN"/>
              </w:rPr>
              <w:t>依据ODC-CX-23《内部质量控制管理程序》，原则上所有开展的检验项目均须实施室内质控，每个检测日或每个分析批至少进行1次质控测定。</w:t>
            </w:r>
          </w:p>
        </w:tc>
      </w:tr>
      <w:tr w14:paraId="622776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28" w:hRule="atLeast"/>
        </w:trPr>
        <w:tc>
          <w:tcPr>
            <w:tcW w:w="2089" w:type="pct"/>
            <w:shd w:val="clear" w:color="auto" w:fill="F1F1F1" w:themeFill="background1" w:themeFillShade="F2"/>
          </w:tcPr>
          <w:p w14:paraId="069BF07D">
            <w:pPr>
              <w:pStyle w:val="136"/>
              <w:rPr>
                <w:rFonts w:ascii="Arial" w:hAnsi="Arial" w:eastAsia="宋体"/>
                <w:sz w:val="22"/>
                <w:szCs w:val="22"/>
                <w:lang w:val="en-US" w:eastAsia="zh-CN"/>
              </w:rPr>
            </w:pPr>
            <w:r>
              <w:rPr>
                <w:rFonts w:ascii="宋体" w:hAnsi="宋体" w:eastAsia="宋体" w:cs="宋体"/>
              </w:rPr>
              <w:t>实验室开展的检测项目 / 参数，是否执行室内质量控制（IQC）？</w:t>
            </w:r>
          </w:p>
          <w:p w14:paraId="1D084310">
            <w:pPr>
              <w:pStyle w:val="136"/>
              <w:rPr>
                <w:rFonts w:ascii="Arial" w:hAnsi="Arial" w:eastAsia="宋体"/>
                <w:sz w:val="22"/>
                <w:szCs w:val="22"/>
                <w:lang w:val="en-US" w:eastAsia="zh-CN"/>
              </w:rPr>
            </w:pPr>
          </w:p>
        </w:tc>
        <w:tc>
          <w:tcPr>
            <w:tcW w:w="2910" w:type="pct"/>
            <w:gridSpan w:val="4"/>
            <w:vAlign w:val="center"/>
          </w:tcPr>
          <w:p w14:paraId="6E1391FD">
            <w:pPr>
              <w:rPr>
                <w:lang w:eastAsia="zh-CN"/>
              </w:rPr>
            </w:pPr>
          </w:p>
          <w:p w14:paraId="735D7135">
            <w:pPr>
              <w:rPr>
                <w:i/>
                <w:lang w:eastAsia="zh-CN"/>
              </w:rPr>
            </w:pPr>
            <w:r>
              <w:rPr>
                <w:rFonts w:ascii="Segoe UI" w:hAnsi="Segoe UI" w:eastAsia="Segoe UI" w:cs="Segoe UI"/>
                <w:color w:val="0F1115"/>
                <w:sz w:val="24"/>
                <w:szCs w:val="24"/>
                <w:shd w:val="clear" w:color="auto" w:fill="FFFFFF"/>
                <w:lang w:eastAsia="zh-CN"/>
              </w:rPr>
              <w:t>依据ODC-CX-23《内部质量控制管理程序》，原则上所有开展的检验项目均须实施室内质控，每个检测日或每个分析批至少进行1次质控测定。</w:t>
            </w:r>
          </w:p>
        </w:tc>
      </w:tr>
      <w:tr w14:paraId="2219C8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tcPr>
          <w:p w14:paraId="021AB787">
            <w:pPr>
              <w:tabs>
                <w:tab w:val="center" w:pos="4536"/>
                <w:tab w:val="right" w:pos="9072"/>
              </w:tabs>
              <w:spacing w:before="60" w:after="120"/>
              <w:rPr>
                <w:rFonts w:ascii="Arial" w:hAnsi="Arial" w:eastAsia="宋体" w:cs="Arial"/>
                <w:lang w:eastAsia="zh-CN"/>
              </w:rPr>
            </w:pPr>
            <w:r>
              <w:rPr>
                <w:rFonts w:hint="eastAsia" w:ascii="Times New Roman" w:hAnsi="Arial" w:eastAsia="微软雅黑" w:cs="Arial"/>
                <w:lang w:eastAsia="zh-CN"/>
              </w:rPr>
              <w:t>是否有任何分析仪器与您的 LIMS 直接连接？</w:t>
            </w:r>
          </w:p>
        </w:tc>
        <w:tc>
          <w:tcPr>
            <w:tcW w:w="394" w:type="pct"/>
            <w:vAlign w:val="center"/>
          </w:tcPr>
          <w:p w14:paraId="39C3C59F">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7FCEFA8C">
            <w:pPr>
              <w:ind w:left="1"/>
              <w:jc w:val="center"/>
              <w:rPr>
                <w:rFonts w:ascii="Arial" w:hAnsi="Arial" w:cs="Arial"/>
              </w:rPr>
            </w:pPr>
            <w:r>
              <w:rPr>
                <w:rFonts w:ascii="Arial" w:hAnsi="Arial" w:cs="Arial"/>
                <w:sz w:val="28"/>
                <w:szCs w:val="28"/>
              </w:rPr>
              <w:sym w:font="Wingdings" w:char="00FE"/>
            </w:r>
          </w:p>
        </w:tc>
        <w:tc>
          <w:tcPr>
            <w:tcW w:w="281" w:type="pct"/>
            <w:vAlign w:val="center"/>
          </w:tcPr>
          <w:p w14:paraId="39AB0E02">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1860" w:type="pct"/>
          </w:tcPr>
          <w:p w14:paraId="146F9085">
            <w:pPr>
              <w:rPr>
                <w:lang w:eastAsia="zh-CN"/>
              </w:rPr>
            </w:pPr>
            <w:r>
              <w:rPr>
                <w:rFonts w:ascii="Segoe UI" w:hAnsi="Segoe UI" w:eastAsia="Segoe UI" w:cs="Segoe UI"/>
                <w:color w:val="0F1115"/>
                <w:sz w:val="24"/>
                <w:szCs w:val="24"/>
                <w:shd w:val="clear" w:color="auto" w:fill="FFFFFF"/>
                <w:lang w:eastAsia="zh-CN"/>
              </w:rPr>
              <w:t>分析仪器</w:t>
            </w:r>
          </w:p>
          <w:p w14:paraId="6D7AC2DA">
            <w:pPr>
              <w:rPr>
                <w:rFonts w:ascii="Arial" w:hAnsi="Arial" w:eastAsia="宋体"/>
                <w:i/>
                <w:lang w:eastAsia="zh-CN"/>
              </w:rPr>
            </w:pPr>
            <w:r>
              <w:rPr>
                <w:rFonts w:ascii="Segoe UI" w:hAnsi="Segoe UI" w:eastAsia="Segoe UI" w:cs="Segoe UI"/>
                <w:color w:val="0F1115"/>
                <w:sz w:val="24"/>
                <w:szCs w:val="24"/>
                <w:shd w:val="clear" w:color="auto" w:fill="FFFFFF"/>
                <w:lang w:eastAsia="zh-CN"/>
              </w:rPr>
              <w:t>不与LIMS直接连接。</w:t>
            </w:r>
          </w:p>
        </w:tc>
      </w:tr>
      <w:tr w14:paraId="7707D5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343" w:hRule="atLeast"/>
        </w:trPr>
        <w:tc>
          <w:tcPr>
            <w:tcW w:w="2089" w:type="pct"/>
            <w:shd w:val="clear" w:color="auto" w:fill="F1F1F1" w:themeFill="background1" w:themeFillShade="F2"/>
          </w:tcPr>
          <w:p w14:paraId="4D040D6A">
            <w:pPr>
              <w:pStyle w:val="136"/>
              <w:rPr>
                <w:rFonts w:ascii="Arial" w:hAnsi="Arial" w:eastAsia="宋体"/>
                <w:sz w:val="22"/>
                <w:szCs w:val="22"/>
                <w:lang w:val="en-US" w:eastAsia="zh-CN"/>
              </w:rPr>
            </w:pPr>
            <w:r>
              <w:rPr>
                <w:rFonts w:hint="eastAsia" w:ascii="Times New Roman" w:hAnsi="Arial" w:eastAsia="微软雅黑"/>
                <w:sz w:val="22"/>
                <w:szCs w:val="22"/>
                <w:lang w:val="en-US" w:eastAsia="zh-CN"/>
              </w:rPr>
              <w:t>数据是以何种格式传输至 Cerba Research 或其他供应商的？</w:t>
            </w:r>
          </w:p>
        </w:tc>
        <w:tc>
          <w:tcPr>
            <w:tcW w:w="2910" w:type="pct"/>
            <w:gridSpan w:val="4"/>
            <w:vAlign w:val="center"/>
          </w:tcPr>
          <w:p w14:paraId="283A983E">
            <w:pPr>
              <w:rPr>
                <w:lang w:eastAsia="zh-CN"/>
              </w:rPr>
            </w:pPr>
          </w:p>
          <w:p w14:paraId="3A81AEC0">
            <w:pPr>
              <w:autoSpaceDE w:val="0"/>
              <w:autoSpaceDN w:val="0"/>
              <w:adjustRightInd w:val="0"/>
              <w:rPr>
                <w:rFonts w:ascii="Arial" w:hAnsi="Arial"/>
                <w:lang w:eastAsia="zh-CN"/>
              </w:rPr>
            </w:pPr>
            <w:r>
              <w:rPr>
                <w:rFonts w:ascii="Segoe UI" w:hAnsi="Segoe UI" w:eastAsia="Segoe UI" w:cs="Segoe UI"/>
                <w:color w:val="0F1115"/>
                <w:sz w:val="24"/>
                <w:szCs w:val="24"/>
                <w:shd w:val="clear" w:color="auto" w:fill="FFFFFF"/>
                <w:lang w:eastAsia="zh-CN"/>
              </w:rPr>
              <w:t>以PDF和JPG等格式数据通过Datalink网站进行数据传输。</w:t>
            </w:r>
          </w:p>
        </w:tc>
      </w:tr>
      <w:tr w14:paraId="199BF79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2089" w:type="pct"/>
            <w:shd w:val="clear" w:color="auto" w:fill="F1F1F1" w:themeFill="background1" w:themeFillShade="F2"/>
          </w:tcPr>
          <w:p w14:paraId="15F650E9">
            <w:pPr>
              <w:pStyle w:val="136"/>
              <w:rPr>
                <w:rFonts w:ascii="Arial" w:hAnsi="Arial" w:eastAsia="宋体"/>
                <w:sz w:val="22"/>
                <w:szCs w:val="22"/>
                <w:lang w:val="en-US" w:eastAsia="zh-CN"/>
              </w:rPr>
            </w:pPr>
            <w:r>
              <w:rPr>
                <w:rFonts w:ascii="宋体" w:hAnsi="宋体" w:eastAsia="宋体" w:cs="宋体"/>
                <w:highlight w:val="yellow"/>
              </w:rPr>
              <w:t>是否针对实验室人员执行分析操作的能力开展周期性评估？</w:t>
            </w:r>
            <w:r>
              <w:rPr>
                <w:rFonts w:hint="eastAsia" w:ascii="宋体" w:hAnsi="宋体" w:eastAsia="宋体" w:cs="宋体"/>
                <w:highlight w:val="yellow"/>
                <w:lang w:eastAsia="zh-CN"/>
              </w:rPr>
              <w:t>（</w:t>
            </w:r>
            <w:r>
              <w:rPr>
                <w:rFonts w:hint="eastAsia" w:ascii="宋体" w:hAnsi="宋体" w:eastAsia="宋体" w:cs="宋体"/>
                <w:highlight w:val="yellow"/>
                <w:lang w:val="en-US" w:eastAsia="zh-CN"/>
              </w:rPr>
              <w:t>应该勾选是，是否增加vcb对技术员评估）</w:t>
            </w:r>
          </w:p>
        </w:tc>
        <w:tc>
          <w:tcPr>
            <w:tcW w:w="394" w:type="pct"/>
            <w:vAlign w:val="center"/>
          </w:tcPr>
          <w:p w14:paraId="73F30A7D">
            <w:pPr>
              <w:ind w:left="1"/>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374" w:type="pct"/>
            <w:vAlign w:val="center"/>
          </w:tcPr>
          <w:p w14:paraId="319D187C">
            <w:pPr>
              <w:ind w:left="36"/>
              <w:jc w:val="center"/>
              <w:rPr>
                <w:rFonts w:ascii="Arial" w:hAnsi="Arial" w:cs="Arial"/>
              </w:rPr>
            </w:pPr>
            <w:r>
              <w:rPr>
                <w:rFonts w:ascii="Arial" w:hAnsi="Arial" w:cs="Arial"/>
              </w:rPr>
              <w:fldChar w:fldCharType="begin">
                <w:ffData>
                  <w:name w:val="Check4"/>
                  <w:enabled/>
                  <w:calcOnExit w:val="0"/>
                  <w:checkBox>
                    <w:sizeAuto/>
                    <w:default w:val="0"/>
                    <w:checked w:val="0"/>
                  </w:checkBox>
                </w:ffData>
              </w:fldChar>
            </w:r>
            <w:r>
              <w:rPr>
                <w:rFonts w:ascii="Arial" w:hAnsi="Arial" w:cs="Arial"/>
              </w:rPr>
              <w:instrText xml:space="preserve"> FORMCHECKBOX </w:instrText>
            </w:r>
            <w:r>
              <w:rPr>
                <w:rFonts w:ascii="Arial" w:hAnsi="Arial" w:cs="Arial"/>
              </w:rPr>
              <w:fldChar w:fldCharType="separate"/>
            </w:r>
            <w:r>
              <w:rPr>
                <w:rFonts w:ascii="Arial" w:hAnsi="Arial" w:cs="Arial"/>
              </w:rPr>
              <w:fldChar w:fldCharType="end"/>
            </w:r>
          </w:p>
        </w:tc>
        <w:tc>
          <w:tcPr>
            <w:tcW w:w="281" w:type="pct"/>
            <w:vAlign w:val="center"/>
          </w:tcPr>
          <w:p w14:paraId="2BBD198C">
            <w:pPr>
              <w:ind w:left="14"/>
              <w:jc w:val="center"/>
              <w:rPr>
                <w:rFonts w:ascii="Arial" w:hAnsi="Arial" w:cs="Arial"/>
              </w:rPr>
            </w:pPr>
            <w:r>
              <w:rPr>
                <w:rFonts w:ascii="Arial" w:hAnsi="Arial" w:cs="Arial"/>
                <w:sz w:val="28"/>
                <w:szCs w:val="28"/>
              </w:rPr>
              <w:sym w:font="Wingdings" w:char="00FE"/>
            </w:r>
          </w:p>
        </w:tc>
        <w:tc>
          <w:tcPr>
            <w:tcW w:w="1860" w:type="pct"/>
          </w:tcPr>
          <w:p w14:paraId="3D2F35DC"/>
          <w:p w14:paraId="1E85F9E2">
            <w:p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根据</w:t>
            </w:r>
            <w:r>
              <w:rPr>
                <w:rFonts w:hint="eastAsia" w:ascii="宋体" w:hAnsi="宋体" w:eastAsia="宋体" w:cs="宋体"/>
                <w:color w:val="0F1115"/>
                <w:szCs w:val="24"/>
                <w:shd w:val="clear" w:color="auto" w:fill="FFFFFF"/>
                <w:lang w:eastAsia="zh-CN"/>
              </w:rPr>
              <w:t>ODC-CX-09《人力资源管理程序》</w:t>
            </w:r>
            <w:r>
              <w:rPr>
                <w:rFonts w:hint="eastAsia" w:ascii="宋体" w:hAnsi="宋体" w:eastAsia="宋体" w:cs="宋体"/>
                <w:color w:val="0F1115"/>
                <w:sz w:val="24"/>
                <w:szCs w:val="24"/>
                <w:shd w:val="clear" w:color="auto" w:fill="FFFFFF"/>
                <w:lang w:eastAsia="zh-CN"/>
              </w:rPr>
              <w:t>明确要求对实验室人员的分析操作能力进行周期性评估：</w:t>
            </w:r>
          </w:p>
          <w:p w14:paraId="3C835AF4">
            <w:pPr>
              <w:numPr>
                <w:ilvl w:val="0"/>
                <w:numId w:val="25"/>
              </w:num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老员工：每年至少一次能力评估。</w:t>
            </w:r>
          </w:p>
          <w:p w14:paraId="49A1C087">
            <w:pPr>
              <w:numPr>
                <w:ilvl w:val="0"/>
                <w:numId w:val="25"/>
              </w:numPr>
              <w:spacing w:after="0"/>
              <w:rPr>
                <w:rFonts w:hint="eastAsia" w:ascii="宋体" w:hAnsi="宋体" w:eastAsia="宋体" w:cs="宋体"/>
                <w:color w:val="0F1115"/>
                <w:szCs w:val="24"/>
                <w:shd w:val="clear" w:color="auto" w:fill="FFFFFF"/>
                <w:lang w:eastAsia="zh-CN"/>
              </w:rPr>
            </w:pPr>
            <w:r>
              <w:rPr>
                <w:rFonts w:hint="eastAsia" w:ascii="宋体" w:hAnsi="宋体" w:eastAsia="宋体" w:cs="宋体"/>
                <w:color w:val="0F1115"/>
                <w:sz w:val="24"/>
                <w:szCs w:val="24"/>
                <w:shd w:val="clear" w:color="auto" w:fill="FFFFFF"/>
                <w:lang w:eastAsia="zh-CN"/>
              </w:rPr>
              <w:t>新员工：最初6个月内至少两次能力评审。</w:t>
            </w:r>
          </w:p>
          <w:p w14:paraId="195C36F5">
            <w:pPr>
              <w:numPr>
                <w:ilvl w:val="0"/>
                <w:numId w:val="25"/>
              </w:numPr>
              <w:rPr>
                <w:rFonts w:ascii="Arial" w:hAnsi="Arial" w:eastAsia="宋体"/>
                <w:lang w:eastAsia="zh-CN"/>
              </w:rPr>
            </w:pPr>
            <w:commentRangeStart w:id="7"/>
            <w:r>
              <w:rPr>
                <w:rFonts w:hint="eastAsia" w:ascii="宋体" w:hAnsi="宋体" w:eastAsia="宋体" w:cs="宋体"/>
                <w:color w:val="0F1115"/>
                <w:sz w:val="24"/>
                <w:szCs w:val="24"/>
                <w:shd w:val="clear" w:color="auto" w:fill="FFFFFF"/>
                <w:lang w:eastAsia="zh-CN"/>
              </w:rPr>
              <w:t>评估内容涵盖专业技能、理论知识等，未通过者需再培训、再评审后方可上岗。</w:t>
            </w:r>
            <w:commentRangeEnd w:id="7"/>
            <w:r>
              <w:commentReference w:id="7"/>
            </w:r>
          </w:p>
          <w:p w14:paraId="041CBAED">
            <w:pPr>
              <w:numPr>
                <w:ilvl w:val="0"/>
                <w:numId w:val="25"/>
              </w:numPr>
              <w:rPr>
                <w:rFonts w:ascii="Arial" w:hAnsi="Arial" w:eastAsia="宋体"/>
                <w:lang w:eastAsia="zh-CN"/>
              </w:rPr>
            </w:pPr>
            <w:r>
              <w:rPr>
                <w:rFonts w:ascii="宋体" w:hAnsi="宋体" w:eastAsia="宋体" w:cs="宋体"/>
                <w:sz w:val="24"/>
                <w:szCs w:val="24"/>
                <w:lang w:eastAsia="zh-CN"/>
              </w:rPr>
              <w:t>在项目开展前期，客户负责对我方实验室技术人员进行专项培训与能力评估。培训将覆盖项目专属实验方法、样本接收与处置、原始数据记录、合规要求、实验偏差处理等内容。通过理论与实操考核的人员，由客户完成资格授权。仅取得授权的人员能够执行本项目相关实验；未授权人员禁止独立开展实验操作。如后续实验方法、项目要求发生变更，客户可安排补充培训与复核考核，确保操作人员持续满足项目能力要求。</w:t>
            </w:r>
          </w:p>
        </w:tc>
      </w:tr>
      <w:tr w14:paraId="0D1BB0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89" w:type="pct"/>
            <w:shd w:val="clear" w:color="auto" w:fill="F1F1F1" w:themeFill="background1" w:themeFillShade="F2"/>
            <w:vAlign w:val="center"/>
          </w:tcPr>
          <w:p w14:paraId="2C1D48BC">
            <w:pPr>
              <w:pStyle w:val="136"/>
              <w:widowControl w:val="0"/>
              <w:rPr>
                <w:rFonts w:ascii="Arial" w:hAnsi="Arial" w:eastAsia="宋体"/>
                <w:sz w:val="22"/>
                <w:szCs w:val="22"/>
                <w:lang w:val="en-US" w:eastAsia="zh-CN"/>
              </w:rPr>
            </w:pPr>
            <w:r>
              <w:rPr>
                <w:rFonts w:ascii="宋体" w:hAnsi="宋体" w:eastAsia="宋体" w:cs="宋体"/>
              </w:rPr>
              <w:t>针对本次委托的检测项目，贵方是否还具备其他相关科学专业能力？</w:t>
            </w:r>
          </w:p>
        </w:tc>
        <w:tc>
          <w:tcPr>
            <w:tcW w:w="394" w:type="pct"/>
            <w:vAlign w:val="center"/>
          </w:tcPr>
          <w:p w14:paraId="55B9DA27">
            <w:pPr>
              <w:pStyle w:val="136"/>
              <w:widowControl w:val="0"/>
              <w:ind w:left="1"/>
              <w:jc w:val="center"/>
              <w:rPr>
                <w:rFonts w:ascii="Arial" w:hAnsi="Arial"/>
                <w:highlight w:val="lightGray"/>
              </w:rPr>
            </w:pPr>
            <w:r>
              <w:rPr>
                <w:rFonts w:ascii="Arial" w:hAnsi="Arial"/>
                <w:sz w:val="28"/>
                <w:szCs w:val="28"/>
              </w:rPr>
              <w:sym w:font="Wingdings" w:char="00FE"/>
            </w:r>
          </w:p>
        </w:tc>
        <w:tc>
          <w:tcPr>
            <w:tcW w:w="374" w:type="pct"/>
            <w:vAlign w:val="center"/>
          </w:tcPr>
          <w:p w14:paraId="22729561">
            <w:pPr>
              <w:pStyle w:val="136"/>
              <w:widowControl w:val="0"/>
              <w:ind w:left="36"/>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281" w:type="pct"/>
            <w:vAlign w:val="center"/>
          </w:tcPr>
          <w:p w14:paraId="45E7BD7F">
            <w:pPr>
              <w:pStyle w:val="136"/>
              <w:widowControl w:val="0"/>
              <w:ind w:left="14"/>
              <w:jc w:val="center"/>
              <w:rPr>
                <w:rFonts w:ascii="Arial" w:hAnsi="Arial"/>
                <w:highlight w:val="lightGray"/>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7621BDA9"/>
          <w:p w14:paraId="40BF0010">
            <w:pPr>
              <w:pStyle w:val="136"/>
              <w:rPr>
                <w:rFonts w:ascii="Segoe UI" w:hAnsi="Segoe UI" w:eastAsia="Segoe UI" w:cs="Segoe UI"/>
                <w:color w:val="0F1115"/>
                <w:shd w:val="clear" w:color="auto" w:fill="FFFFFF"/>
              </w:rPr>
            </w:pPr>
            <w:r>
              <w:rPr>
                <w:rFonts w:ascii="Segoe UI" w:hAnsi="Segoe UI" w:eastAsia="Segoe UI" w:cs="Segoe UI"/>
                <w:color w:val="0F1115"/>
                <w:shd w:val="clear" w:color="auto" w:fill="FFFFFF"/>
              </w:rPr>
              <w:t>实验室具备检验程序选择、验证、确认、内部质控、能力验证、内部比对等完整技术能力（见ODC-CX-20、ODC-CX-23、ODC-CX-24、ODC-CX-25等</w:t>
            </w:r>
            <w:r>
              <w:rPr>
                <w:rFonts w:hint="eastAsia" w:ascii="Segoe UI" w:hAnsi="Segoe UI" w:eastAsia="宋体" w:cs="Segoe UI"/>
                <w:color w:val="0F1115"/>
                <w:shd w:val="clear" w:color="auto" w:fill="FFFFFF"/>
                <w:lang w:val="en-US" w:eastAsia="zh-CN"/>
              </w:rPr>
              <w:t>文件</w:t>
            </w:r>
            <w:r>
              <w:rPr>
                <w:rFonts w:ascii="Segoe UI" w:hAnsi="Segoe UI" w:eastAsia="Segoe UI" w:cs="Segoe UI"/>
                <w:color w:val="0F1115"/>
                <w:shd w:val="clear" w:color="auto" w:fill="FFFFFF"/>
              </w:rPr>
              <w:t>）。</w:t>
            </w:r>
          </w:p>
          <w:p w14:paraId="6276DA80">
            <w:pPr>
              <w:pStyle w:val="136"/>
              <w:rPr>
                <w:rFonts w:ascii="Arial" w:hAnsi="Arial"/>
                <w:color w:val="000000" w:themeColor="text1"/>
                <w14:textFill>
                  <w14:solidFill>
                    <w14:schemeClr w14:val="tx1"/>
                  </w14:solidFill>
                </w14:textFill>
              </w:rPr>
            </w:pPr>
            <w:r>
              <w:rPr>
                <w:rFonts w:ascii="Segoe UI" w:hAnsi="Segoe UI" w:eastAsia="Segoe UI" w:cs="Segoe UI"/>
                <w:color w:val="0F1115"/>
                <w:shd w:val="clear" w:color="auto" w:fill="FFFFFF"/>
              </w:rPr>
              <w:t xml:space="preserve">具体专业领域涵盖分子组、病理组、微生物组、临床研究组等（ODC-CX-33 </w:t>
            </w:r>
            <w:r>
              <w:rPr>
                <w:rFonts w:hint="eastAsia" w:ascii="Segoe UI" w:hAnsi="Segoe UI" w:eastAsia="Segoe UI" w:cs="Segoe UI"/>
                <w:color w:val="0F1115"/>
                <w:shd w:val="clear" w:color="auto" w:fill="FFFFFF"/>
              </w:rPr>
              <w:t>文件控制程序</w:t>
            </w:r>
            <w:r>
              <w:rPr>
                <w:rFonts w:ascii="Segoe UI" w:hAnsi="Segoe UI" w:eastAsia="Segoe UI" w:cs="Segoe UI"/>
                <w:color w:val="0F1115"/>
                <w:shd w:val="clear" w:color="auto" w:fill="FFFFFF"/>
              </w:rPr>
              <w:t>）。</w:t>
            </w:r>
          </w:p>
        </w:tc>
      </w:tr>
      <w:tr w14:paraId="33A17F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898" w:hRule="atLeast"/>
        </w:trPr>
        <w:tc>
          <w:tcPr>
            <w:tcW w:w="2089" w:type="pct"/>
            <w:shd w:val="clear" w:color="auto" w:fill="F1F1F1" w:themeFill="background1" w:themeFillShade="F2"/>
            <w:vAlign w:val="center"/>
          </w:tcPr>
          <w:p w14:paraId="300E709D">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您是否正在与其它分包商合作，为 Cerba Research 执行特定的测试？</w:t>
            </w:r>
          </w:p>
        </w:tc>
        <w:tc>
          <w:tcPr>
            <w:tcW w:w="394" w:type="pct"/>
            <w:vAlign w:val="center"/>
          </w:tcPr>
          <w:p w14:paraId="57A52937">
            <w:pPr>
              <w:pStyle w:val="136"/>
              <w:widowControl w:val="0"/>
              <w:ind w:left="1"/>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374" w:type="pct"/>
            <w:vAlign w:val="center"/>
          </w:tcPr>
          <w:p w14:paraId="68994CE8">
            <w:pPr>
              <w:pStyle w:val="136"/>
              <w:widowControl w:val="0"/>
              <w:ind w:left="1"/>
              <w:jc w:val="center"/>
              <w:rPr>
                <w:rFonts w:ascii="Arial" w:hAnsi="Arial"/>
                <w:highlight w:val="lightGray"/>
                <w:lang w:val="en-US"/>
              </w:rPr>
            </w:pPr>
            <w:r>
              <w:rPr>
                <w:rFonts w:ascii="Arial" w:hAnsi="Arial"/>
                <w:sz w:val="28"/>
                <w:szCs w:val="28"/>
              </w:rPr>
              <w:sym w:font="Wingdings" w:char="00FE"/>
            </w:r>
          </w:p>
        </w:tc>
        <w:tc>
          <w:tcPr>
            <w:tcW w:w="281" w:type="pct"/>
            <w:vAlign w:val="center"/>
          </w:tcPr>
          <w:p w14:paraId="1BF5DB92">
            <w:pPr>
              <w:pStyle w:val="136"/>
              <w:widowControl w:val="0"/>
              <w:ind w:left="36"/>
              <w:jc w:val="center"/>
              <w:rPr>
                <w:rFonts w:ascii="Arial" w:hAnsi="Arial"/>
                <w:highlight w:val="lightGray"/>
                <w:lang w:val="en-US"/>
              </w:rPr>
            </w:pPr>
            <w:r>
              <w:rPr>
                <w:rFonts w:ascii="Arial" w:hAnsi="Arial"/>
                <w:highlight w:val="lightGray"/>
              </w:rPr>
              <w:fldChar w:fldCharType="begin">
                <w:ffData>
                  <w:name w:val="Check4"/>
                  <w:enabled/>
                  <w:calcOnExit w:val="0"/>
                  <w:checkBox>
                    <w:sizeAuto/>
                    <w:default w:val="0"/>
                    <w:checked w:val="0"/>
                  </w:checkBox>
                </w:ffData>
              </w:fldChar>
            </w:r>
            <w:r>
              <w:rPr>
                <w:rFonts w:ascii="Arial" w:hAnsi="Arial"/>
                <w:highlight w:val="lightGray"/>
              </w:rPr>
              <w:instrText xml:space="preserve"> FORMCHECKBOX </w:instrText>
            </w:r>
            <w:r>
              <w:rPr>
                <w:rFonts w:ascii="Arial" w:hAnsi="Arial"/>
                <w:highlight w:val="lightGray"/>
              </w:rPr>
              <w:fldChar w:fldCharType="separate"/>
            </w:r>
            <w:r>
              <w:rPr>
                <w:rFonts w:ascii="Arial" w:hAnsi="Arial"/>
                <w:highlight w:val="lightGray"/>
              </w:rPr>
              <w:fldChar w:fldCharType="end"/>
            </w:r>
          </w:p>
        </w:tc>
        <w:tc>
          <w:tcPr>
            <w:tcW w:w="1860" w:type="pct"/>
          </w:tcPr>
          <w:p w14:paraId="4E931D9E">
            <w:pPr>
              <w:pStyle w:val="136"/>
              <w:rPr>
                <w:rFonts w:ascii="Arial" w:hAnsi="Arial" w:eastAsia="宋体"/>
                <w:i/>
                <w:color w:val="000000" w:themeColor="text1"/>
                <w:lang w:val="en-US" w:eastAsia="zh-CN"/>
                <w14:textFill>
                  <w14:solidFill>
                    <w14:schemeClr w14:val="tx1"/>
                  </w14:solidFill>
                </w14:textFill>
              </w:rPr>
            </w:pPr>
            <w:r>
              <w:rPr>
                <w:rFonts w:hint="eastAsia" w:ascii="Arial" w:hAnsi="Arial" w:eastAsia="宋体"/>
                <w:iCs/>
                <w:color w:val="000000" w:themeColor="text1"/>
                <w:lang w:val="en-US" w:eastAsia="zh-CN"/>
                <w14:textFill>
                  <w14:solidFill>
                    <w14:schemeClr w14:val="tx1"/>
                  </w14:solidFill>
                </w14:textFill>
              </w:rPr>
              <w:t>NA</w:t>
            </w:r>
          </w:p>
        </w:tc>
      </w:tr>
      <w:tr w14:paraId="5D1A278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81" w:hRule="atLeast"/>
        </w:trPr>
        <w:tc>
          <w:tcPr>
            <w:tcW w:w="2089" w:type="pct"/>
            <w:vMerge w:val="restart"/>
            <w:shd w:val="clear" w:color="auto" w:fill="F1F1F1" w:themeFill="background1" w:themeFillShade="F2"/>
            <w:vAlign w:val="center"/>
          </w:tcPr>
          <w:p w14:paraId="0B16E2B3">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如果是,</w:t>
            </w:r>
          </w:p>
          <w:p w14:paraId="746986B2">
            <w:pPr>
              <w:pStyle w:val="136"/>
              <w:widowControl w:val="0"/>
              <w:rPr>
                <w:rFonts w:ascii="Arial" w:hAnsi="Arial" w:eastAsia="宋体"/>
                <w:sz w:val="22"/>
                <w:szCs w:val="22"/>
                <w:lang w:val="en-US" w:eastAsia="zh-CN"/>
              </w:rPr>
            </w:pPr>
            <w:r>
              <w:rPr>
                <w:rFonts w:hint="eastAsia" w:ascii="Times New Roman" w:hAnsi="Arial" w:eastAsia="微软雅黑"/>
                <w:sz w:val="22"/>
                <w:szCs w:val="22"/>
                <w:lang w:val="en-US" w:eastAsia="zh-CN"/>
              </w:rPr>
              <w:t>确定需采用分包商进行的测试项目，并明确相关分包商的名单；Cerba Research 同样需对这些分包商进行资质审核。</w:t>
            </w:r>
          </w:p>
          <w:p w14:paraId="06FD9F55">
            <w:pPr>
              <w:pStyle w:val="136"/>
              <w:widowControl w:val="0"/>
              <w:rPr>
                <w:rFonts w:ascii="Arial" w:hAnsi="Arial"/>
                <w:sz w:val="22"/>
                <w:szCs w:val="22"/>
                <w:lang w:val="en-US"/>
              </w:rPr>
            </w:pPr>
          </w:p>
          <w:p w14:paraId="71C67321">
            <w:pPr>
              <w:pStyle w:val="136"/>
              <w:widowControl w:val="0"/>
              <w:rPr>
                <w:rFonts w:ascii="Arial" w:hAnsi="Arial"/>
                <w:sz w:val="22"/>
                <w:szCs w:val="22"/>
                <w:lang w:val="en-US"/>
              </w:rPr>
            </w:pPr>
          </w:p>
          <w:p w14:paraId="263C7527">
            <w:pPr>
              <w:pStyle w:val="136"/>
              <w:widowControl w:val="0"/>
              <w:rPr>
                <w:rFonts w:ascii="Arial" w:hAnsi="Arial"/>
                <w:sz w:val="22"/>
                <w:szCs w:val="22"/>
                <w:lang w:val="en-US"/>
              </w:rPr>
            </w:pPr>
          </w:p>
        </w:tc>
        <w:tc>
          <w:tcPr>
            <w:tcW w:w="1050" w:type="pct"/>
            <w:gridSpan w:val="3"/>
            <w:shd w:val="clear" w:color="auto" w:fill="F1F1F1" w:themeFill="background1" w:themeFillShade="F2"/>
            <w:vAlign w:val="center"/>
          </w:tcPr>
          <w:p w14:paraId="0E70FB0A">
            <w:pPr>
              <w:pStyle w:val="136"/>
              <w:widowControl w:val="0"/>
              <w:ind w:left="14"/>
              <w:jc w:val="center"/>
              <w:rPr>
                <w:rFonts w:ascii="Arial" w:hAnsi="Arial" w:eastAsia="宋体"/>
                <w:sz w:val="22"/>
                <w:szCs w:val="22"/>
                <w:highlight w:val="lightGray"/>
                <w:lang w:val="en-US" w:eastAsia="zh-CN"/>
              </w:rPr>
            </w:pPr>
            <w:r>
              <w:rPr>
                <w:rFonts w:hint="eastAsia" w:ascii="Times New Roman" w:hAnsi="Arial" w:eastAsia="微软雅黑"/>
                <w:sz w:val="22"/>
                <w:szCs w:val="22"/>
                <w:lang w:val="en-US" w:eastAsia="zh-CN"/>
              </w:rPr>
              <w:t>试验</w:t>
            </w:r>
          </w:p>
        </w:tc>
        <w:tc>
          <w:tcPr>
            <w:tcW w:w="1860" w:type="pct"/>
            <w:shd w:val="clear" w:color="auto" w:fill="F1F1F1" w:themeFill="background1" w:themeFillShade="F2"/>
          </w:tcPr>
          <w:p w14:paraId="393823E6">
            <w:pPr>
              <w:pStyle w:val="136"/>
              <w:jc w:val="center"/>
              <w:rPr>
                <w:rFonts w:ascii="Arial" w:hAnsi="Arial" w:eastAsia="宋体"/>
                <w:color w:val="000000" w:themeColor="text1"/>
                <w:sz w:val="22"/>
                <w:szCs w:val="22"/>
                <w:lang w:val="en-US" w:eastAsia="zh-CN"/>
                <w14:textFill>
                  <w14:solidFill>
                    <w14:schemeClr w14:val="tx1"/>
                  </w14:solidFill>
                </w14:textFill>
              </w:rPr>
            </w:pPr>
            <w:r>
              <w:rPr>
                <w:rFonts w:hint="eastAsia" w:ascii="Times New Roman" w:hAnsi="Arial" w:eastAsia="微软雅黑"/>
                <w:color w:val="000000" w:themeColor="text1"/>
                <w:sz w:val="22"/>
                <w:szCs w:val="22"/>
                <w:lang w:val="en-US" w:eastAsia="zh-CN"/>
                <w14:textFill>
                  <w14:solidFill>
                    <w14:schemeClr w14:val="tx1"/>
                  </w14:solidFill>
                </w14:textFill>
              </w:rPr>
              <w:t>分包商</w:t>
            </w:r>
          </w:p>
        </w:tc>
      </w:tr>
      <w:tr w14:paraId="484D01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5" w:hRule="atLeast"/>
        </w:trPr>
        <w:tc>
          <w:tcPr>
            <w:tcW w:w="2089" w:type="pct"/>
            <w:vMerge w:val="continue"/>
            <w:shd w:val="clear" w:color="auto" w:fill="F1F1F1" w:themeFill="background1" w:themeFillShade="F2"/>
            <w:vAlign w:val="center"/>
          </w:tcPr>
          <w:p w14:paraId="69FCB638">
            <w:pPr>
              <w:pStyle w:val="136"/>
              <w:widowControl w:val="0"/>
              <w:rPr>
                <w:rFonts w:ascii="Arial" w:hAnsi="Arial"/>
                <w:lang w:val="en-US"/>
              </w:rPr>
            </w:pPr>
          </w:p>
        </w:tc>
        <w:tc>
          <w:tcPr>
            <w:tcW w:w="1050" w:type="pct"/>
            <w:gridSpan w:val="3"/>
            <w:vAlign w:val="center"/>
          </w:tcPr>
          <w:p w14:paraId="5B45F85A">
            <w:pPr>
              <w:pStyle w:val="136"/>
              <w:widowControl w:val="0"/>
              <w:ind w:left="14"/>
              <w:jc w:val="center"/>
              <w:rPr>
                <w:rFonts w:ascii="Arial" w:hAnsi="Arial" w:eastAsia="宋体"/>
                <w:highlight w:val="lightGray"/>
                <w:lang w:val="en-US" w:eastAsia="zh-CN"/>
              </w:rPr>
            </w:pPr>
            <w:r>
              <w:rPr>
                <w:rFonts w:hint="eastAsia" w:ascii="Arial" w:hAnsi="Arial" w:eastAsia="宋体"/>
                <w:highlight w:val="lightGray"/>
                <w:lang w:val="en-US" w:eastAsia="zh-CN"/>
              </w:rPr>
              <w:t>N/A</w:t>
            </w:r>
          </w:p>
        </w:tc>
        <w:tc>
          <w:tcPr>
            <w:tcW w:w="1860" w:type="pct"/>
          </w:tcPr>
          <w:p w14:paraId="31F0A72B">
            <w:pPr>
              <w:pStyle w:val="136"/>
              <w:jc w:val="center"/>
              <w:rPr>
                <w:rFonts w:ascii="Arial" w:hAnsi="Arial"/>
                <w:i/>
                <w:color w:val="000000" w:themeColor="text1"/>
                <w:lang w:val="en-US"/>
                <w14:textFill>
                  <w14:solidFill>
                    <w14:schemeClr w14:val="tx1"/>
                  </w14:solidFill>
                </w14:textFill>
              </w:rPr>
            </w:pPr>
            <w:r>
              <w:rPr>
                <w:rFonts w:hint="eastAsia" w:ascii="Arial" w:hAnsi="Arial" w:eastAsia="宋体"/>
                <w:highlight w:val="lightGray"/>
                <w:lang w:val="en-US" w:eastAsia="zh-CN"/>
              </w:rPr>
              <w:t>N/A</w:t>
            </w:r>
          </w:p>
        </w:tc>
      </w:tr>
      <w:tr w14:paraId="421EBC2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421" w:hRule="atLeast"/>
        </w:trPr>
        <w:tc>
          <w:tcPr>
            <w:tcW w:w="2089" w:type="pct"/>
            <w:vMerge w:val="continue"/>
            <w:shd w:val="clear" w:color="auto" w:fill="F1F1F1" w:themeFill="background1" w:themeFillShade="F2"/>
            <w:vAlign w:val="center"/>
          </w:tcPr>
          <w:p w14:paraId="6179A032">
            <w:pPr>
              <w:pStyle w:val="136"/>
              <w:widowControl w:val="0"/>
              <w:rPr>
                <w:rFonts w:ascii="Arial" w:hAnsi="Arial"/>
                <w:lang w:val="en-US"/>
              </w:rPr>
            </w:pPr>
          </w:p>
        </w:tc>
        <w:tc>
          <w:tcPr>
            <w:tcW w:w="1050" w:type="pct"/>
            <w:gridSpan w:val="3"/>
            <w:vAlign w:val="center"/>
          </w:tcPr>
          <w:p w14:paraId="27C961EA">
            <w:pPr>
              <w:pStyle w:val="136"/>
              <w:widowControl w:val="0"/>
              <w:ind w:left="14"/>
              <w:jc w:val="center"/>
              <w:rPr>
                <w:rFonts w:ascii="Arial" w:hAnsi="Arial"/>
                <w:highlight w:val="lightGray"/>
                <w:lang w:val="en-US"/>
              </w:rPr>
            </w:pPr>
            <w:r>
              <w:rPr>
                <w:rFonts w:hint="eastAsia" w:ascii="Arial" w:hAnsi="Arial" w:eastAsia="宋体"/>
                <w:highlight w:val="lightGray"/>
                <w:lang w:val="en-US" w:eastAsia="zh-CN"/>
              </w:rPr>
              <w:t>N/A</w:t>
            </w:r>
          </w:p>
        </w:tc>
        <w:tc>
          <w:tcPr>
            <w:tcW w:w="1860" w:type="pct"/>
          </w:tcPr>
          <w:p w14:paraId="24527E82">
            <w:pPr>
              <w:pStyle w:val="136"/>
              <w:jc w:val="center"/>
              <w:rPr>
                <w:rFonts w:ascii="Arial" w:hAnsi="Arial"/>
                <w:i/>
                <w:color w:val="000000" w:themeColor="text1"/>
                <w:lang w:val="en-US"/>
                <w14:textFill>
                  <w14:solidFill>
                    <w14:schemeClr w14:val="tx1"/>
                  </w14:solidFill>
                </w14:textFill>
              </w:rPr>
            </w:pPr>
            <w:r>
              <w:rPr>
                <w:rFonts w:hint="eastAsia" w:ascii="Arial" w:hAnsi="Arial" w:eastAsia="宋体"/>
                <w:highlight w:val="lightGray"/>
                <w:lang w:val="en-US" w:eastAsia="zh-CN"/>
              </w:rPr>
              <w:t>N/A</w:t>
            </w:r>
          </w:p>
        </w:tc>
      </w:tr>
      <w:tr w14:paraId="74175B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4" w:hRule="atLeast"/>
        </w:trPr>
        <w:tc>
          <w:tcPr>
            <w:tcW w:w="2089" w:type="pct"/>
            <w:vMerge w:val="continue"/>
            <w:shd w:val="clear" w:color="auto" w:fill="F1F1F1" w:themeFill="background1" w:themeFillShade="F2"/>
          </w:tcPr>
          <w:p w14:paraId="570DBAD5">
            <w:pPr>
              <w:pStyle w:val="136"/>
              <w:rPr>
                <w:rFonts w:ascii="Arial" w:hAnsi="Arial"/>
                <w:lang w:val="en-US"/>
              </w:rPr>
            </w:pPr>
          </w:p>
        </w:tc>
        <w:tc>
          <w:tcPr>
            <w:tcW w:w="1050" w:type="pct"/>
            <w:gridSpan w:val="3"/>
            <w:vAlign w:val="center"/>
          </w:tcPr>
          <w:p w14:paraId="75E5DE6A">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c>
          <w:tcPr>
            <w:tcW w:w="1860" w:type="pct"/>
            <w:vAlign w:val="center"/>
          </w:tcPr>
          <w:p w14:paraId="43DACB98">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r>
      <w:tr w14:paraId="00353C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91" w:hRule="atLeast"/>
        </w:trPr>
        <w:tc>
          <w:tcPr>
            <w:tcW w:w="2089" w:type="pct"/>
            <w:vMerge w:val="continue"/>
            <w:shd w:val="clear" w:color="auto" w:fill="F1F1F1" w:themeFill="background1" w:themeFillShade="F2"/>
          </w:tcPr>
          <w:p w14:paraId="2CA6D3D0">
            <w:pPr>
              <w:pStyle w:val="136"/>
              <w:rPr>
                <w:rFonts w:ascii="Arial" w:hAnsi="Arial"/>
                <w:lang w:val="en-US"/>
              </w:rPr>
            </w:pPr>
          </w:p>
        </w:tc>
        <w:tc>
          <w:tcPr>
            <w:tcW w:w="1050" w:type="pct"/>
            <w:gridSpan w:val="3"/>
            <w:vAlign w:val="center"/>
          </w:tcPr>
          <w:p w14:paraId="45283401">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c>
          <w:tcPr>
            <w:tcW w:w="1860" w:type="pct"/>
            <w:vAlign w:val="center"/>
          </w:tcPr>
          <w:p w14:paraId="7767CB3C">
            <w:pPr>
              <w:autoSpaceDE w:val="0"/>
              <w:autoSpaceDN w:val="0"/>
              <w:adjustRightInd w:val="0"/>
              <w:jc w:val="center"/>
              <w:rPr>
                <w:rFonts w:ascii="Arial" w:hAnsi="Arial" w:eastAsia="Calibri" w:cs="Arial"/>
                <w:i/>
                <w:color w:val="000000"/>
                <w:lang w:eastAsia="nl-BE"/>
              </w:rPr>
            </w:pPr>
            <w:r>
              <w:rPr>
                <w:rFonts w:hint="eastAsia" w:ascii="Arial" w:hAnsi="Arial" w:eastAsia="宋体"/>
                <w:highlight w:val="lightGray"/>
                <w:lang w:eastAsia="zh-CN"/>
              </w:rPr>
              <w:t>N/A</w:t>
            </w:r>
          </w:p>
        </w:tc>
      </w:tr>
    </w:tbl>
    <w:p w14:paraId="09B22D41">
      <w:pPr>
        <w:rPr>
          <w:rFonts w:ascii="Arial" w:hAnsi="Arial" w:cs="Arial"/>
        </w:rPr>
      </w:pPr>
    </w:p>
    <w:sectPr>
      <w:headerReference r:id="rId9" w:type="default"/>
      <w:pgSz w:w="12240" w:h="15840"/>
      <w:pgMar w:top="1842" w:right="1440" w:bottom="1135"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安好" w:date="2026-09-10T17:07:57Z" w:initials="">
    <w:p w14:paraId="7219CF62">
      <w:pPr>
        <w:pStyle w:val="15"/>
      </w:pPr>
      <w:r>
        <w:rPr>
          <w:rFonts w:hint="eastAsia" w:ascii="Times New Roman" w:hAnsi="Arial" w:eastAsia="微软雅黑" w:cs="Arial"/>
          <w:i/>
          <w:color w:val="000000"/>
          <w:sz w:val="22"/>
          <w:szCs w:val="22"/>
          <w:lang w:val="en-US" w:eastAsia="zh-CN" w:bidi="ar-SA"/>
        </w:rPr>
        <w:t>可以包含：防火、危险化学品泄漏、社恐以及安全演练计划；公司突发事件处置标准规程（涵盖地震、水灾、火灾等情形）。</w:t>
      </w:r>
    </w:p>
  </w:comment>
  <w:comment w:id="1" w:author="安好" w:date="2026-09-10T17:09:00Z" w:initials="">
    <w:p w14:paraId="201767E9">
      <w:pPr>
        <w:pStyle w:val="15"/>
        <w:rPr>
          <w:rFonts w:eastAsia="宋体"/>
          <w:lang w:eastAsia="zh-CN"/>
        </w:rPr>
      </w:pPr>
      <w:r>
        <w:rPr>
          <w:rFonts w:hint="eastAsia" w:eastAsia="宋体"/>
          <w:lang w:eastAsia="zh-CN"/>
        </w:rPr>
        <w:t>如果之</w:t>
      </w:r>
      <w:r>
        <w:rPr>
          <w:rFonts w:hint="eastAsia" w:eastAsia="宋体"/>
          <w:u w:val="dotted"/>
          <w:lang w:eastAsia="zh-CN"/>
        </w:rPr>
        <w:t>前没有GCP、GCLP培训，建议后期加上</w:t>
      </w:r>
      <w:r>
        <w:rPr>
          <w:rFonts w:hint="eastAsia" w:eastAsia="宋体"/>
          <w:lang w:eastAsia="zh-CN"/>
        </w:rPr>
        <w:t xml:space="preserve"> </w:t>
      </w:r>
    </w:p>
  </w:comment>
  <w:comment w:id="2" w:author="安好" w:date="2026-09-07T14:55:00Z" w:initials="">
    <w:p w14:paraId="3D9E7153">
      <w:pPr>
        <w:pStyle w:val="15"/>
      </w:pPr>
      <w:r>
        <w:rPr>
          <w:rFonts w:hint="eastAsia" w:ascii="Times New Roman" w:eastAsia="微软雅黑" w:cs="Arial"/>
          <w:sz w:val="22"/>
          <w:szCs w:val="22"/>
          <w:lang w:eastAsia="zh-CN"/>
        </w:rPr>
        <w:t>豆包提示：</w:t>
      </w:r>
      <w:r>
        <w:rPr>
          <w:rFonts w:hint="eastAsia" w:ascii="Times New Roman" w:eastAsia="微软雅黑" w:cs="Arial"/>
          <w:sz w:val="22"/>
          <w:szCs w:val="22"/>
          <w:lang w:val="en-GB" w:eastAsia="zh-CN"/>
        </w:rPr>
        <w:t>（</w:t>
      </w:r>
      <w:r>
        <w:rPr>
          <w:rFonts w:hint="eastAsia" w:ascii="Times New Roman" w:eastAsia="微软雅黑" w:cs="Arial"/>
          <w:sz w:val="22"/>
          <w:szCs w:val="22"/>
          <w:lang w:eastAsia="zh-CN"/>
        </w:rPr>
        <w:t>一般</w:t>
      </w:r>
      <w:r>
        <w:rPr>
          <w:rFonts w:ascii="宋体" w:hAnsi="宋体" w:eastAsia="宋体" w:cs="宋体"/>
          <w:sz w:val="24"/>
          <w:szCs w:val="24"/>
          <w:lang w:eastAsia="zh-CN"/>
        </w:rPr>
        <w:t>指发生不符合事件后的书面调查文件：比如样本异常、OOS（结果超出预期）、样本温度偏差、数据异常、样本丢失、审计发现问题等，开展调查后输出的正式调查报告。</w:t>
      </w:r>
      <w:r>
        <w:rPr>
          <w:rFonts w:hint="eastAsia" w:ascii="宋体" w:hAnsi="宋体" w:eastAsia="宋体" w:cs="宋体"/>
          <w:sz w:val="24"/>
          <w:szCs w:val="24"/>
          <w:lang w:eastAsia="zh-CN"/>
        </w:rPr>
        <w:t>）</w:t>
      </w:r>
    </w:p>
  </w:comment>
  <w:comment w:id="3" w:author="安好" w:date="2026-09-07T14:55:00Z" w:initials="">
    <w:p w14:paraId="61CE5176">
      <w:pPr>
        <w:pStyle w:val="29"/>
      </w:pPr>
      <w:r>
        <w:rPr>
          <w:rFonts w:hint="eastAsia" w:eastAsia="宋体"/>
        </w:rPr>
        <w:t>豆包提示：</w:t>
      </w:r>
      <w:r>
        <w:t>审计想确认：</w:t>
      </w:r>
    </w:p>
    <w:p w14:paraId="5E44DE03">
      <w:pPr>
        <w:numPr>
          <w:ilvl w:val="0"/>
          <w:numId w:val="13"/>
        </w:numPr>
        <w:spacing w:beforeAutospacing="1" w:after="0" w:afterAutospacing="1"/>
        <w:rPr>
          <w:lang w:eastAsia="zh-CN"/>
        </w:rPr>
      </w:pPr>
      <w:r>
        <w:rPr>
          <w:lang w:eastAsia="zh-CN"/>
        </w:rPr>
        <w:t>调查报告做完，识别出 CAPA 之后，</w:t>
      </w:r>
      <w:r>
        <w:rPr>
          <w:rStyle w:val="35"/>
          <w:lang w:eastAsia="zh-CN"/>
        </w:rPr>
        <w:t>内外部如何传递信息</w:t>
      </w:r>
    </w:p>
    <w:p w14:paraId="4619C296">
      <w:pPr>
        <w:numPr>
          <w:ilvl w:val="0"/>
          <w:numId w:val="14"/>
        </w:numPr>
        <w:spacing w:beforeAutospacing="1" w:after="0" w:afterAutospacing="1"/>
        <w:rPr>
          <w:lang w:eastAsia="zh-CN"/>
        </w:rPr>
      </w:pPr>
      <w:r>
        <w:rPr>
          <w:lang w:eastAsia="zh-CN"/>
        </w:rPr>
        <w:t>内部：实验室内部质量、项目团队如何同步这份调查报告及 CAPA；</w:t>
      </w:r>
    </w:p>
    <w:p w14:paraId="6FE96A11">
      <w:pPr>
        <w:numPr>
          <w:ilvl w:val="0"/>
          <w:numId w:val="14"/>
        </w:numPr>
        <w:spacing w:beforeAutospacing="1" w:after="0" w:afterAutospacing="1"/>
      </w:pPr>
      <w:r>
        <w:t>外部（关键）：如果是临床试验相关偏差 / OOS，</w:t>
      </w:r>
      <w:r>
        <w:rPr>
          <w:rStyle w:val="35"/>
        </w:rPr>
        <w:t>要向申办方 Sponsor 同步调查报告以及配套 CAPA</w:t>
      </w:r>
      <w:r>
        <w:t>；</w:t>
      </w:r>
    </w:p>
    <w:p w14:paraId="4626A270">
      <w:pPr>
        <w:numPr>
          <w:ilvl w:val="0"/>
          <w:numId w:val="15"/>
        </w:numPr>
        <w:spacing w:beforeAutospacing="1" w:after="0" w:afterAutospacing="1"/>
        <w:rPr>
          <w:lang w:eastAsia="zh-CN"/>
        </w:rPr>
      </w:pPr>
      <w:r>
        <w:rPr>
          <w:lang w:eastAsia="zh-CN"/>
        </w:rPr>
        <w:t>沟通形式：书面受控文件（邮件、受控文档系统），不是口头告知；</w:t>
      </w:r>
    </w:p>
    <w:p w14:paraId="6650E698">
      <w:pPr>
        <w:numPr>
          <w:ilvl w:val="0"/>
          <w:numId w:val="15"/>
        </w:numPr>
        <w:spacing w:beforeAutospacing="1" w:after="0" w:afterAutospacing="1"/>
        <w:rPr>
          <w:lang w:eastAsia="zh-CN"/>
        </w:rPr>
      </w:pPr>
      <w:r>
        <w:rPr>
          <w:lang w:eastAsia="zh-CN"/>
        </w:rPr>
        <w:t>如果是供应商导致的事件：如何把缺陷通知供应商，接收供应商返回的 CAPA，再把信息同步申办方；</w:t>
      </w:r>
    </w:p>
    <w:p w14:paraId="5E51AEF8">
      <w:pPr>
        <w:numPr>
          <w:ilvl w:val="0"/>
          <w:numId w:val="15"/>
        </w:numPr>
        <w:spacing w:beforeAutospacing="1" w:after="0" w:afterAutospacing="1"/>
        <w:rPr>
          <w:lang w:eastAsia="zh-CN"/>
        </w:rPr>
      </w:pPr>
      <w:r>
        <w:rPr>
          <w:lang w:eastAsia="zh-CN"/>
        </w:rPr>
        <w:t>CAPA 不能只锁在实验室内部文档，相关方（申办方）需要获知事件、调查结论以及纠正预防措施。</w:t>
      </w:r>
    </w:p>
    <w:p w14:paraId="469C33C5">
      <w:pPr>
        <w:pStyle w:val="15"/>
        <w:rPr>
          <w:lang w:eastAsia="zh-CN"/>
        </w:rPr>
      </w:pPr>
    </w:p>
  </w:comment>
  <w:comment w:id="4" w:author="安好" w:date="2026-09-09T15:49:00Z" w:initials="">
    <w:p w14:paraId="3DBFCF87">
      <w:pPr>
        <w:pStyle w:val="15"/>
        <w:rPr>
          <w:rFonts w:eastAsia="宋体"/>
          <w:lang w:eastAsia="zh-CN"/>
        </w:rPr>
      </w:pPr>
      <w:r>
        <w:rPr>
          <w:rFonts w:hint="eastAsia" w:eastAsia="宋体"/>
          <w:lang w:eastAsia="zh-CN"/>
        </w:rPr>
        <w:t>需加上CRO方面内容</w:t>
      </w:r>
    </w:p>
  </w:comment>
  <w:comment w:id="5" w:author="安好" w:date="2026-09-07T16:04:00Z" w:initials="">
    <w:p w14:paraId="768DF9CC">
      <w:pPr>
        <w:pStyle w:val="29"/>
      </w:pPr>
      <w:r>
        <w:rPr>
          <w:rStyle w:val="35"/>
        </w:rPr>
        <w:t>TMF 是与一项临床试验全部相关文档的集合</w:t>
      </w:r>
      <w:r>
        <w:t>，收集、归档该试验自启动到结束、直至保存期满的所有必要文件，用来</w:t>
      </w:r>
      <w:r>
        <w:rPr>
          <w:rStyle w:val="35"/>
        </w:rPr>
        <w:t>证明该试验的实施符合法规、试验方案、SOP 要求</w:t>
      </w:r>
      <w:r>
        <w:t>。 TMF 可以是纸质、电子 eTMF（电子试验主档案，现在主流）。</w:t>
      </w:r>
    </w:p>
    <w:p w14:paraId="284DAB41">
      <w:pPr>
        <w:pStyle w:val="29"/>
        <w:ind w:left="720" w:right="720"/>
      </w:pPr>
      <w:r>
        <w:rPr>
          <w:rFonts w:hint="eastAsia" w:ascii="宋体" w:hAnsi="宋体" w:eastAsia="宋体" w:cs="宋体"/>
          <w:szCs w:val="24"/>
        </w:rPr>
        <w:t>简单大白话：</w:t>
      </w:r>
      <w:r>
        <w:rPr>
          <w:rStyle w:val="35"/>
          <w:rFonts w:hint="eastAsia" w:ascii="宋体" w:hAnsi="宋体" w:eastAsia="宋体" w:cs="宋体"/>
          <w:szCs w:val="24"/>
        </w:rPr>
        <w:t>一个临床试验完整的 “全套档案卷宗”</w:t>
      </w:r>
      <w:r>
        <w:rPr>
          <w:rFonts w:hint="eastAsia" w:ascii="宋体" w:hAnsi="宋体" w:eastAsia="宋体" w:cs="宋体"/>
          <w:szCs w:val="24"/>
        </w:rPr>
        <w:t>，监管机构 / 审计过来，要看的全部文件都应当在 TMF 里。</w:t>
      </w:r>
    </w:p>
    <w:p w14:paraId="571ED1C1">
      <w:pPr>
        <w:pStyle w:val="15"/>
        <w:rPr>
          <w:lang w:eastAsia="zh-CN"/>
        </w:rPr>
      </w:pPr>
    </w:p>
  </w:comment>
  <w:comment w:id="6" w:author="Cy. Evanyo" w:date="2026-09-11T12:39:00Z" w:initials="">
    <w:p w14:paraId="79D8B873">
      <w:pPr>
        <w:pStyle w:val="15"/>
        <w:rPr>
          <w:rFonts w:eastAsia="宋体"/>
          <w:lang w:eastAsia="zh-CN"/>
        </w:rPr>
      </w:pPr>
      <w:r>
        <w:rPr>
          <w:rFonts w:hint="eastAsia" w:eastAsia="宋体"/>
          <w:lang w:eastAsia="zh-CN"/>
        </w:rPr>
        <w:t>这里一般是指Lab protocol, 是否可以由客户提供。否则对于新项目可能不适用。</w:t>
      </w:r>
    </w:p>
  </w:comment>
  <w:comment w:id="7" w:author="安好" w:date="2026-09-09T15:58:00Z" w:initials="">
    <w:p w14:paraId="26BFB003">
      <w:pPr>
        <w:pStyle w:val="15"/>
        <w:rPr>
          <w:rFonts w:eastAsia="宋体"/>
          <w:lang w:eastAsia="zh-CN"/>
        </w:rPr>
      </w:pPr>
      <w:r>
        <w:rPr>
          <w:rFonts w:hint="eastAsia" w:eastAsia="宋体"/>
          <w:lang w:eastAsia="zh-CN"/>
        </w:rPr>
        <w:t>建议可以再加上VCB对技术员的能力评估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219CF62" w15:done="0"/>
  <w15:commentEx w15:paraId="201767E9" w15:done="0"/>
  <w15:commentEx w15:paraId="3D9E7153" w15:done="0"/>
  <w15:commentEx w15:paraId="469C33C5" w15:done="0"/>
  <w15:commentEx w15:paraId="3DBFCF87" w15:done="0"/>
  <w15:commentEx w15:paraId="571ED1C1" w15:done="0"/>
  <w15:commentEx w15:paraId="79D8B873" w15:done="0"/>
  <w15:commentEx w15:paraId="26BFB00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Wingdings 3">
    <w:altName w:val="Symbol"/>
    <w:panose1 w:val="05040102010807070707"/>
    <w:charset w:val="02"/>
    <w:family w:val="roman"/>
    <w:pitch w:val="default"/>
    <w:sig w:usb0="00000000" w:usb1="00000000" w:usb2="00000000" w:usb3="00000000" w:csb0="80000000" w:csb1="00000000"/>
  </w:font>
  <w:font w:name="Courier (W1)">
    <w:altName w:val="Segoe Print"/>
    <w:panose1 w:val="00000000000000000000"/>
    <w:charset w:val="00"/>
    <w:family w:val="moder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rial Unicode MS">
    <w:altName w:val="宋体"/>
    <w:panose1 w:val="020B0604020202020204"/>
    <w:charset w:val="86"/>
    <w:family w:val="roman"/>
    <w:pitch w:val="default"/>
    <w:sig w:usb0="00000000" w:usb1="00000000" w:usb2="0000007F" w:usb3="00000000" w:csb0="203F01FF" w:csb1="DFFF0000"/>
  </w:font>
  <w:font w:name="Arial Black">
    <w:panose1 w:val="020B0A04020102020204"/>
    <w:charset w:val="00"/>
    <w:family w:val="swiss"/>
    <w:pitch w:val="default"/>
    <w:sig w:usb0="A00002AF" w:usb1="400078FB" w:usb2="00000000" w:usb3="00000000" w:csb0="6000009F" w:csb1="DFD70000"/>
  </w:font>
  <w:font w:name="Comic Sans MS">
    <w:panose1 w:val="030F0702030302020204"/>
    <w:charset w:val="00"/>
    <w:family w:val="script"/>
    <w:pitch w:val="default"/>
    <w:sig w:usb0="00000687" w:usb1="00000013" w:usb2="00000000" w:usb3="00000000" w:csb0="2000009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Angsana New">
    <w:altName w:val="Segoe Print"/>
    <w:panose1 w:val="00000000000000000000"/>
    <w:charset w:val="00"/>
    <w:family w:val="auto"/>
    <w:pitch w:val="default"/>
    <w:sig w:usb0="00000000" w:usb1="00000000" w:usb2="00000000" w:usb3="00000000" w:csb0="00000000" w:csb1="00000000"/>
  </w:font>
  <w:font w:name="Cordia New">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19653">
    <w:pPr>
      <w:rPr>
        <w:rFonts w:eastAsia="宋体"/>
        <w:sz w:val="20"/>
        <w:szCs w:val="20"/>
        <w:lang w:eastAsia="zh-CN"/>
      </w:rPr>
    </w:pPr>
    <w:sdt>
      <w:sdtPr>
        <w:alias w:val="vault:document_number__v"/>
        <w:tag w:val="vault_mf_plaintext"/>
        <w:id w:val="-221063568"/>
        <w:placeholder>
          <w:docPart w:val="3997F1041DFB41BEA0E9A49DD913A59A"/>
        </w:placeholder>
      </w:sdtPr>
      <w:sdtContent>
        <w:r>
          <w:t>VV-QUAL-00886</w:t>
        </w:r>
      </w:sdtContent>
    </w:sdt>
    <w:r>
      <w:rPr>
        <w:sz w:val="18"/>
        <w:szCs w:val="18"/>
        <w:lang w:val="en-GB"/>
      </w:rPr>
      <w:t xml:space="preserve">, version </w:t>
    </w:r>
    <w:sdt>
      <w:sdtPr>
        <w:alias w:val="vault:major_version_number__v"/>
        <w:tag w:val="vault_mf_plaintext"/>
        <w:id w:val="1527211073"/>
        <w:placeholder>
          <w:docPart w:val="8BF9A768FC8847DEB84FE76F7F7EAD5F"/>
        </w:placeholder>
      </w:sdtPr>
      <w:sdtContent>
        <w:r>
          <w:t>4</w:t>
        </w:r>
      </w:sdtContent>
    </w:sdt>
    <w:r>
      <w:t>.</w:t>
    </w:r>
    <w:sdt>
      <w:sdtPr>
        <w:alias w:val="vault:minor_version_number__v"/>
        <w:tag w:val="vault_mf_plaintext"/>
        <w:id w:val="-2123213341"/>
        <w:placeholder>
          <w:docPart w:val="C22A4D2678984B00A05D57ECCE1BF576"/>
        </w:placeholder>
      </w:sdtPr>
      <w:sdtContent>
        <w:r>
          <w:t>0</w:t>
        </w:r>
      </w:sdtContent>
    </w:sdt>
    <w:r>
      <w:tab/>
    </w:r>
    <w:r>
      <w:rPr>
        <w:lang w:val="en-GB"/>
      </w:rPr>
      <w:tab/>
    </w:r>
    <w:r>
      <w:rPr>
        <w:lang w:val="en-GB"/>
      </w:rPr>
      <w:tab/>
    </w:r>
    <w:r>
      <w:rPr>
        <w:lang w:val="en-GB"/>
      </w:rPr>
      <w:tab/>
    </w:r>
    <w:r>
      <w:rPr>
        <w:lang w:val="en-GB"/>
      </w:rPr>
      <w:tab/>
    </w:r>
    <w:r>
      <w:rPr>
        <w:lang w:val="en-GB"/>
      </w:rPr>
      <w:tab/>
    </w:r>
    <w:r>
      <w:rPr>
        <w:lang w:val="en-GB"/>
      </w:rPr>
      <w:tab/>
    </w:r>
    <w:r>
      <w:rPr>
        <w:lang w:val="en-GB"/>
      </w:rPr>
      <w:tab/>
    </w:r>
    <w:r>
      <w:rPr>
        <w:sz w:val="20"/>
        <w:szCs w:val="20"/>
        <w:lang w:val="en-GB"/>
      </w:rPr>
      <w:t xml:space="preserve">Page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 MERGEFORMAT </w:instrText>
    </w:r>
    <w:r>
      <w:rPr>
        <w:sz w:val="20"/>
        <w:szCs w:val="20"/>
      </w:rPr>
      <w:fldChar w:fldCharType="separate"/>
    </w:r>
    <w:r>
      <w:rPr>
        <w:sz w:val="20"/>
        <w:szCs w:val="20"/>
      </w:rPr>
      <w:t>1</w:t>
    </w:r>
    <w:r>
      <w:rPr>
        <w:sz w:val="20"/>
        <w:szCs w:val="20"/>
      </w:rPr>
      <w:fldChar w:fldCharType="end"/>
    </w:r>
    <w:r>
      <w:rPr>
        <w:rFonts w:hint="eastAsia" w:eastAsia="宋体"/>
        <w:sz w:val="20"/>
        <w:szCs w:val="20"/>
        <w:lang w:eastAsia="zh-CN"/>
      </w:rPr>
      <w:t xml:space="preserve"> </w:t>
    </w:r>
    <w:r>
      <w:rPr>
        <w:rFonts w:hint="eastAsia" w:ascii="Times New Roman" w:eastAsia="微软雅黑"/>
        <w:sz w:val="20"/>
        <w:szCs w:val="20"/>
        <w:lang w:eastAsia="zh-CN"/>
      </w:rPr>
      <w:t>VV-QUAL-00886，第4.0版，第18页（共18页）</w:t>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ab/>
    </w:r>
    <w:r>
      <w:rPr>
        <w:rFonts w:hint="eastAsia" w:ascii="Times New Roman" w:eastAsia="微软雅黑"/>
        <w:sz w:val="20"/>
        <w:szCs w:val="20"/>
        <w:lang w:eastAsia="zh-CN"/>
      </w:rPr>
      <w:t>VV-QUAL-00886，第4.0版，第18页（共18页）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98D87">
    <w:pPr>
      <w:ind w:right="-138"/>
      <w:jc w:val="both"/>
    </w:pPr>
    <w:r>
      <w:rPr>
        <w:rFonts w:asciiTheme="majorHAnsi" w:hAnsiTheme="majorHAnsi"/>
        <w:sz w:val="56"/>
        <w:szCs w:val="56"/>
      </w:rPr>
      <w:drawing>
        <wp:inline distT="0" distB="0" distL="0" distR="0">
          <wp:extent cx="2438400" cy="1244600"/>
          <wp:effectExtent l="0" t="0" r="0" b="0"/>
          <wp:docPr id="1626542569" name="Picture 1" descr="A picture containing graphics, font, circ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2569" name="Picture 1" descr="A picture containing graphics, font, circle,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59922" cy="1255716"/>
                  </a:xfrm>
                  <a:prstGeom prst="rect">
                    <a:avLst/>
                  </a:prstGeom>
                </pic:spPr>
              </pic:pic>
            </a:graphicData>
          </a:graphic>
        </wp:inline>
      </w:drawing>
    </w:r>
  </w:p>
  <w:sdt>
    <w:sdtPr>
      <w:rPr>
        <w:rFonts w:ascii="Arial" w:hAnsi="Arial" w:cs="Arial"/>
        <w:sz w:val="32"/>
        <w:szCs w:val="32"/>
      </w:rPr>
      <w:alias w:val="vault:title__v"/>
      <w:tag w:val="vault_mf_plaintext"/>
      <w:id w:val="-1270853981"/>
      <w:placeholder>
        <w:docPart w:val="314427C3BC8B491BB7042590AB6EF152"/>
      </w:placeholder>
    </w:sdtPr>
    <w:sdtEndPr>
      <w:rPr>
        <w:rFonts w:ascii="Arial" w:hAnsi="Arial" w:cs="Arial"/>
        <w:sz w:val="32"/>
        <w:szCs w:val="32"/>
      </w:rPr>
    </w:sdtEndPr>
    <w:sdtContent>
      <w:p w14:paraId="27C86E9F">
        <w:pPr>
          <w:ind w:right="-138"/>
          <w:jc w:val="right"/>
          <w:rPr>
            <w:rFonts w:ascii="Arial" w:hAnsi="Arial" w:cs="Arial"/>
            <w:sz w:val="32"/>
            <w:szCs w:val="32"/>
          </w:rPr>
        </w:pPr>
        <w:r>
          <w:rPr>
            <w:rFonts w:hint="eastAsia" w:ascii="Times New Roman" w:hAnsi="Arial" w:eastAsia="微软雅黑" w:cs="Arial"/>
            <w:sz w:val="32"/>
            <w:szCs w:val="32"/>
            <w:lang w:eastAsia="zh-CN"/>
          </w:rPr>
          <w:t>供应商调查——Cerba Research 实验室</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7C9F57">
    <w:pPr>
      <w:tabs>
        <w:tab w:val="left" w:pos="6555"/>
        <w:tab w:val="left" w:pos="7170"/>
      </w:tabs>
      <w:ind w:right="-13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74848"/>
    <w:multiLevelType w:val="multilevel"/>
    <w:tmpl w:val="81874848"/>
    <w:lvl w:ilvl="0" w:tentative="0">
      <w:start w:val="0"/>
      <w:numFmt w:val="bullet"/>
      <w:lvlText w:val="-"/>
      <w:lvlJc w:val="left"/>
      <w:pPr>
        <w:ind w:left="720" w:hanging="360"/>
      </w:pPr>
      <w:rPr>
        <w:rFonts w:hint="default" w:ascii="Calibri" w:hAnsi="Calibri"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A4C96184"/>
    <w:multiLevelType w:val="singleLevel"/>
    <w:tmpl w:val="A4C96184"/>
    <w:lvl w:ilvl="0" w:tentative="0">
      <w:start w:val="1"/>
      <w:numFmt w:val="decimal"/>
      <w:lvlText w:val="%1."/>
      <w:lvlJc w:val="left"/>
      <w:pPr>
        <w:ind w:left="425" w:hanging="425"/>
      </w:pPr>
      <w:rPr>
        <w:rFonts w:hint="default"/>
      </w:rPr>
    </w:lvl>
  </w:abstractNum>
  <w:abstractNum w:abstractNumId="2">
    <w:nsid w:val="AA328D72"/>
    <w:multiLevelType w:val="multilevel"/>
    <w:tmpl w:val="AA328D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4E6EA5A"/>
    <w:multiLevelType w:val="singleLevel"/>
    <w:tmpl w:val="B4E6EA5A"/>
    <w:lvl w:ilvl="0" w:tentative="0">
      <w:start w:val="1"/>
      <w:numFmt w:val="decimal"/>
      <w:lvlText w:val="%1."/>
      <w:lvlJc w:val="left"/>
      <w:pPr>
        <w:ind w:left="425" w:hanging="425"/>
      </w:pPr>
      <w:rPr>
        <w:rFonts w:hint="default"/>
      </w:rPr>
    </w:lvl>
  </w:abstractNum>
  <w:abstractNum w:abstractNumId="4">
    <w:nsid w:val="C13E4762"/>
    <w:multiLevelType w:val="multilevel"/>
    <w:tmpl w:val="C13E47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D86158C"/>
    <w:multiLevelType w:val="multilevel"/>
    <w:tmpl w:val="DD8615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88639F7"/>
    <w:multiLevelType w:val="multilevel"/>
    <w:tmpl w:val="E88639F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09B56D"/>
    <w:multiLevelType w:val="multilevel"/>
    <w:tmpl w:val="EF09B56D"/>
    <w:lvl w:ilvl="0" w:tentative="0">
      <w:start w:val="1"/>
      <w:numFmt w:val="decimal"/>
      <w:pStyle w:val="133"/>
      <w:lvlText w:val="%1."/>
      <w:lvlJc w:val="left"/>
      <w:pPr>
        <w:ind w:left="580" w:hanging="360"/>
      </w:pPr>
      <w:rPr>
        <w:rFonts w:hint="eastAsia"/>
      </w:rPr>
    </w:lvl>
    <w:lvl w:ilvl="1" w:tentative="0">
      <w:start w:val="1"/>
      <w:numFmt w:val="lowerLetter"/>
      <w:lvlText w:val="%2."/>
      <w:lvlJc w:val="left"/>
      <w:pPr>
        <w:ind w:left="1080" w:hanging="360"/>
      </w:pPr>
      <w:rPr>
        <w:rFonts w:hint="eastAsia"/>
      </w:rPr>
    </w:lvl>
    <w:lvl w:ilvl="2" w:tentative="0">
      <w:start w:val="1"/>
      <w:numFmt w:val="chineseCounting"/>
      <w:lvlText w:val="%3."/>
      <w:lvlJc w:val="right"/>
      <w:pPr>
        <w:ind w:left="1800" w:hanging="180"/>
      </w:pPr>
      <w:rPr>
        <w:rFonts w:hint="eastAsia"/>
      </w:rPr>
    </w:lvl>
    <w:lvl w:ilvl="3" w:tentative="0">
      <w:start w:val="1"/>
      <w:numFmt w:val="decimal"/>
      <w:lvlText w:val="%4."/>
      <w:lvlJc w:val="left"/>
      <w:pPr>
        <w:ind w:left="2520" w:hanging="360"/>
      </w:pPr>
      <w:rPr>
        <w:rFonts w:hint="eastAsia"/>
      </w:rPr>
    </w:lvl>
    <w:lvl w:ilvl="4" w:tentative="0">
      <w:start w:val="1"/>
      <w:numFmt w:val="lowerLetter"/>
      <w:lvlText w:val="%5."/>
      <w:lvlJc w:val="left"/>
      <w:pPr>
        <w:ind w:left="3240" w:hanging="360"/>
      </w:pPr>
      <w:rPr>
        <w:rFonts w:hint="eastAsia"/>
      </w:rPr>
    </w:lvl>
    <w:lvl w:ilvl="5" w:tentative="0">
      <w:start w:val="1"/>
      <w:numFmt w:val="chineseCounting"/>
      <w:lvlText w:val="%6."/>
      <w:lvlJc w:val="right"/>
      <w:pPr>
        <w:ind w:left="3960" w:hanging="180"/>
      </w:pPr>
      <w:rPr>
        <w:rFonts w:hint="eastAsia"/>
      </w:rPr>
    </w:lvl>
    <w:lvl w:ilvl="6" w:tentative="0">
      <w:start w:val="1"/>
      <w:numFmt w:val="decimal"/>
      <w:lvlText w:val="%7."/>
      <w:lvlJc w:val="left"/>
      <w:pPr>
        <w:ind w:left="4680" w:hanging="360"/>
      </w:pPr>
      <w:rPr>
        <w:rFonts w:hint="eastAsia"/>
      </w:rPr>
    </w:lvl>
    <w:lvl w:ilvl="7" w:tentative="0">
      <w:start w:val="1"/>
      <w:numFmt w:val="lowerLetter"/>
      <w:lvlText w:val="%8."/>
      <w:lvlJc w:val="left"/>
      <w:pPr>
        <w:ind w:left="5400" w:hanging="360"/>
      </w:pPr>
      <w:rPr>
        <w:rFonts w:hint="eastAsia"/>
      </w:rPr>
    </w:lvl>
    <w:lvl w:ilvl="8" w:tentative="0">
      <w:start w:val="1"/>
      <w:numFmt w:val="chineseCounting"/>
      <w:lvlText w:val="%9."/>
      <w:lvlJc w:val="right"/>
      <w:pPr>
        <w:ind w:left="6120" w:hanging="180"/>
      </w:pPr>
      <w:rPr>
        <w:rFonts w:hint="eastAsia"/>
      </w:rPr>
    </w:lvl>
  </w:abstractNum>
  <w:abstractNum w:abstractNumId="8">
    <w:nsid w:val="0C9E4622"/>
    <w:multiLevelType w:val="multilevel"/>
    <w:tmpl w:val="0C9E4622"/>
    <w:lvl w:ilvl="0" w:tentative="0">
      <w:start w:val="1"/>
      <w:numFmt w:val="decimal"/>
      <w:pStyle w:val="2"/>
      <w:lvlText w:val="%1."/>
      <w:lvlJc w:val="left"/>
      <w:pPr>
        <w:tabs>
          <w:tab w:val="left" w:pos="757"/>
        </w:tabs>
        <w:ind w:left="754" w:hanging="357"/>
      </w:pPr>
      <w:rPr>
        <w:rFonts w:hint="default"/>
      </w:rPr>
    </w:lvl>
    <w:lvl w:ilvl="1" w:tentative="0">
      <w:start w:val="1"/>
      <w:numFmt w:val="decimal"/>
      <w:pStyle w:val="4"/>
      <w:suff w:val="space"/>
      <w:lvlText w:val="%1.%2."/>
      <w:lvlJc w:val="left"/>
      <w:pPr>
        <w:ind w:left="737" w:hanging="340"/>
      </w:pPr>
      <w:rPr>
        <w:rFonts w:hint="default"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pStyle w:val="6"/>
      <w:lvlText w:val="%1.%2.%3."/>
      <w:lvlJc w:val="left"/>
      <w:pPr>
        <w:tabs>
          <w:tab w:val="left" w:pos="1477"/>
        </w:tabs>
        <w:ind w:left="1077" w:hanging="680"/>
      </w:pPr>
      <w:rPr>
        <w:rFonts w:hint="default"/>
      </w:rPr>
    </w:lvl>
    <w:lvl w:ilvl="3" w:tentative="0">
      <w:start w:val="1"/>
      <w:numFmt w:val="decimal"/>
      <w:pStyle w:val="7"/>
      <w:lvlText w:val="%1.%2.%3.%4."/>
      <w:lvlJc w:val="left"/>
      <w:pPr>
        <w:tabs>
          <w:tab w:val="left" w:pos="1477"/>
        </w:tabs>
        <w:ind w:left="1077" w:hanging="680"/>
      </w:pPr>
      <w:rPr>
        <w:rFonts w:hint="default"/>
        <w:u w:val="none"/>
      </w:rPr>
    </w:lvl>
    <w:lvl w:ilvl="4" w:tentative="0">
      <w:start w:val="1"/>
      <w:numFmt w:val="decimal"/>
      <w:pStyle w:val="8"/>
      <w:lvlText w:val="%1.%2.%3.%4.%5."/>
      <w:lvlJc w:val="left"/>
      <w:pPr>
        <w:tabs>
          <w:tab w:val="left" w:pos="2594"/>
        </w:tabs>
        <w:ind w:left="1077" w:hanging="283"/>
      </w:pPr>
      <w:rPr>
        <w:rFonts w:hint="default"/>
      </w:rPr>
    </w:lvl>
    <w:lvl w:ilvl="5" w:tentative="0">
      <w:start w:val="1"/>
      <w:numFmt w:val="decimal"/>
      <w:pStyle w:val="9"/>
      <w:lvlText w:val="%6)"/>
      <w:lvlJc w:val="left"/>
      <w:pPr>
        <w:tabs>
          <w:tab w:val="left" w:pos="1154"/>
        </w:tabs>
        <w:ind w:left="1077" w:hanging="283"/>
      </w:pPr>
      <w:rPr>
        <w:rFonts w:hint="default"/>
      </w:rPr>
    </w:lvl>
    <w:lvl w:ilvl="6" w:tentative="0">
      <w:start w:val="1"/>
      <w:numFmt w:val="lowerLetter"/>
      <w:pStyle w:val="10"/>
      <w:lvlText w:val="%7)"/>
      <w:lvlJc w:val="left"/>
      <w:pPr>
        <w:tabs>
          <w:tab w:val="left" w:pos="1474"/>
        </w:tabs>
        <w:ind w:left="1474" w:hanging="397"/>
      </w:pPr>
      <w:rPr>
        <w:rFonts w:hint="default"/>
      </w:rPr>
    </w:lvl>
    <w:lvl w:ilvl="7" w:tentative="0">
      <w:start w:val="1"/>
      <w:numFmt w:val="decimal"/>
      <w:pStyle w:val="12"/>
      <w:lvlText w:val="(%8)"/>
      <w:lvlJc w:val="left"/>
      <w:pPr>
        <w:tabs>
          <w:tab w:val="left" w:pos="1797"/>
        </w:tabs>
        <w:ind w:left="1474" w:hanging="397"/>
      </w:pPr>
      <w:rPr>
        <w:rFonts w:hint="default"/>
      </w:rPr>
    </w:lvl>
    <w:lvl w:ilvl="8" w:tentative="0">
      <w:start w:val="1"/>
      <w:numFmt w:val="lowerLetter"/>
      <w:pStyle w:val="13"/>
      <w:suff w:val="space"/>
      <w:lvlText w:val="(%9)"/>
      <w:lvlJc w:val="left"/>
      <w:pPr>
        <w:ind w:left="1474" w:hanging="226"/>
      </w:pPr>
      <w:rPr>
        <w:rFonts w:hint="default"/>
      </w:rPr>
    </w:lvl>
  </w:abstractNum>
  <w:abstractNum w:abstractNumId="9">
    <w:nsid w:val="1FD32C4A"/>
    <w:multiLevelType w:val="multilevel"/>
    <w:tmpl w:val="1FD32C4A"/>
    <w:lvl w:ilvl="0" w:tentative="0">
      <w:start w:val="1"/>
      <w:numFmt w:val="decimal"/>
      <w:pStyle w:val="68"/>
      <w:lvlText w:val="Annex %1 "/>
      <w:lvlJc w:val="left"/>
      <w:pPr>
        <w:ind w:left="757" w:hanging="360"/>
      </w:pPr>
      <w:rPr>
        <w:rFonts w:hint="default"/>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0">
    <w:nsid w:val="2436F61B"/>
    <w:multiLevelType w:val="singleLevel"/>
    <w:tmpl w:val="2436F61B"/>
    <w:lvl w:ilvl="0" w:tentative="0">
      <w:start w:val="1"/>
      <w:numFmt w:val="decimal"/>
      <w:lvlText w:val="%1."/>
      <w:lvlJc w:val="left"/>
      <w:pPr>
        <w:ind w:left="425" w:hanging="425"/>
      </w:pPr>
      <w:rPr>
        <w:rFonts w:hint="default"/>
      </w:rPr>
    </w:lvl>
  </w:abstractNum>
  <w:abstractNum w:abstractNumId="11">
    <w:nsid w:val="29D50010"/>
    <w:multiLevelType w:val="multilevel"/>
    <w:tmpl w:val="29D50010"/>
    <w:lvl w:ilvl="0" w:tentative="0">
      <w:start w:val="1"/>
      <w:numFmt w:val="bullet"/>
      <w:lvlText w:val=""/>
      <w:lvlJc w:val="left"/>
      <w:pPr>
        <w:tabs>
          <w:tab w:val="left" w:pos="644"/>
        </w:tabs>
        <w:ind w:left="510" w:hanging="226"/>
      </w:pPr>
      <w:rPr>
        <w:rFonts w:hint="default" w:ascii="Wingdings 3" w:hAnsi="Wingdings 3"/>
        <w:color w:val="000080"/>
      </w:rPr>
    </w:lvl>
    <w:lvl w:ilvl="1" w:tentative="0">
      <w:start w:val="1"/>
      <w:numFmt w:val="bullet"/>
      <w:pStyle w:val="82"/>
      <w:lvlText w:val=""/>
      <w:lvlJc w:val="left"/>
      <w:pPr>
        <w:tabs>
          <w:tab w:val="left" w:pos="927"/>
        </w:tabs>
        <w:ind w:left="794" w:hanging="227"/>
      </w:pPr>
      <w:rPr>
        <w:rFonts w:hint="default" w:ascii="Wingdings 3" w:hAnsi="Wingdings 3"/>
        <w:color w:val="000080"/>
      </w:rPr>
    </w:lvl>
    <w:lvl w:ilvl="2" w:tentative="0">
      <w:start w:val="1"/>
      <w:numFmt w:val="bullet"/>
      <w:lvlText w:val=""/>
      <w:lvlJc w:val="left"/>
      <w:pPr>
        <w:tabs>
          <w:tab w:val="left" w:pos="1877"/>
        </w:tabs>
        <w:ind w:left="1877" w:hanging="360"/>
      </w:pPr>
      <w:rPr>
        <w:rFonts w:hint="default" w:ascii="Wingdings" w:hAnsi="Wingdings"/>
      </w:rPr>
    </w:lvl>
    <w:lvl w:ilvl="3" w:tentative="0">
      <w:start w:val="1"/>
      <w:numFmt w:val="bullet"/>
      <w:lvlText w:val=""/>
      <w:lvlJc w:val="left"/>
      <w:pPr>
        <w:tabs>
          <w:tab w:val="left" w:pos="2237"/>
        </w:tabs>
        <w:ind w:left="2237" w:hanging="360"/>
      </w:pPr>
      <w:rPr>
        <w:rFonts w:hint="default" w:ascii="Symbol" w:hAnsi="Symbol"/>
      </w:rPr>
    </w:lvl>
    <w:lvl w:ilvl="4" w:tentative="0">
      <w:start w:val="1"/>
      <w:numFmt w:val="bullet"/>
      <w:lvlText w:val=""/>
      <w:lvlJc w:val="left"/>
      <w:pPr>
        <w:tabs>
          <w:tab w:val="left" w:pos="2597"/>
        </w:tabs>
        <w:ind w:left="2597" w:hanging="360"/>
      </w:pPr>
      <w:rPr>
        <w:rFonts w:hint="default" w:ascii="Symbol" w:hAnsi="Symbol"/>
      </w:rPr>
    </w:lvl>
    <w:lvl w:ilvl="5" w:tentative="0">
      <w:start w:val="1"/>
      <w:numFmt w:val="bullet"/>
      <w:lvlText w:val=""/>
      <w:lvlJc w:val="left"/>
      <w:pPr>
        <w:tabs>
          <w:tab w:val="left" w:pos="2957"/>
        </w:tabs>
        <w:ind w:left="2957" w:hanging="360"/>
      </w:pPr>
      <w:rPr>
        <w:rFonts w:hint="default" w:ascii="Wingdings" w:hAnsi="Wingdings"/>
      </w:rPr>
    </w:lvl>
    <w:lvl w:ilvl="6" w:tentative="0">
      <w:start w:val="1"/>
      <w:numFmt w:val="bullet"/>
      <w:lvlText w:val=""/>
      <w:lvlJc w:val="left"/>
      <w:pPr>
        <w:tabs>
          <w:tab w:val="left" w:pos="3317"/>
        </w:tabs>
        <w:ind w:left="3317" w:hanging="360"/>
      </w:pPr>
      <w:rPr>
        <w:rFonts w:hint="default" w:ascii="Wingdings" w:hAnsi="Wingdings"/>
      </w:rPr>
    </w:lvl>
    <w:lvl w:ilvl="7" w:tentative="0">
      <w:start w:val="1"/>
      <w:numFmt w:val="bullet"/>
      <w:lvlText w:val=""/>
      <w:lvlJc w:val="left"/>
      <w:pPr>
        <w:tabs>
          <w:tab w:val="left" w:pos="3677"/>
        </w:tabs>
        <w:ind w:left="3677" w:hanging="360"/>
      </w:pPr>
      <w:rPr>
        <w:rFonts w:hint="default" w:ascii="Symbol" w:hAnsi="Symbol"/>
      </w:rPr>
    </w:lvl>
    <w:lvl w:ilvl="8" w:tentative="0">
      <w:start w:val="1"/>
      <w:numFmt w:val="bullet"/>
      <w:lvlText w:val=""/>
      <w:lvlJc w:val="left"/>
      <w:pPr>
        <w:tabs>
          <w:tab w:val="left" w:pos="4037"/>
        </w:tabs>
        <w:ind w:left="4037" w:hanging="360"/>
      </w:pPr>
      <w:rPr>
        <w:rFonts w:hint="default" w:ascii="Symbol" w:hAnsi="Symbol"/>
      </w:rPr>
    </w:lvl>
  </w:abstractNum>
  <w:abstractNum w:abstractNumId="12">
    <w:nsid w:val="300326FA"/>
    <w:multiLevelType w:val="multilevel"/>
    <w:tmpl w:val="300326FA"/>
    <w:lvl w:ilvl="0" w:tentative="0">
      <w:start w:val="1"/>
      <w:numFmt w:val="decimal"/>
      <w:pStyle w:val="102"/>
      <w:suff w:val="space"/>
      <w:lvlText w:val="Annex %1:"/>
      <w:lvlJc w:val="left"/>
      <w:pPr>
        <w:ind w:left="1117" w:hanging="720"/>
      </w:pPr>
      <w:rPr>
        <w:rFonts w:hint="default"/>
      </w:rPr>
    </w:lvl>
    <w:lvl w:ilvl="1" w:tentative="0">
      <w:start w:val="1"/>
      <w:numFmt w:val="decimal"/>
      <w:pStyle w:val="103"/>
      <w:suff w:val="space"/>
      <w:lvlText w:val="A%1-%2."/>
      <w:lvlJc w:val="left"/>
      <w:pPr>
        <w:ind w:left="1117" w:hanging="720"/>
      </w:pPr>
      <w:rPr>
        <w:rFonts w:hint="default"/>
      </w:rPr>
    </w:lvl>
    <w:lvl w:ilvl="2" w:tentative="0">
      <w:start w:val="1"/>
      <w:numFmt w:val="decimal"/>
      <w:pStyle w:val="104"/>
      <w:suff w:val="space"/>
      <w:lvlText w:val="A%1-%2.%3."/>
      <w:lvlJc w:val="left"/>
      <w:pPr>
        <w:ind w:left="1117" w:hanging="720"/>
      </w:pPr>
      <w:rPr>
        <w:rFonts w:hint="default"/>
      </w:rPr>
    </w:lvl>
    <w:lvl w:ilvl="3" w:tentative="0">
      <w:start w:val="1"/>
      <w:numFmt w:val="decimal"/>
      <w:pStyle w:val="108"/>
      <w:suff w:val="space"/>
      <w:lvlText w:val="A%1-%2.%3.%4"/>
      <w:lvlJc w:val="left"/>
      <w:pPr>
        <w:ind w:left="1117" w:hanging="720"/>
      </w:pPr>
      <w:rPr>
        <w:rFonts w:hint="default"/>
      </w:rPr>
    </w:lvl>
    <w:lvl w:ilvl="4" w:tentative="0">
      <w:start w:val="1"/>
      <w:numFmt w:val="decimal"/>
      <w:pStyle w:val="112"/>
      <w:suff w:val="space"/>
      <w:lvlText w:val="%5)"/>
      <w:lvlJc w:val="left"/>
      <w:pPr>
        <w:ind w:left="1117" w:hanging="720"/>
      </w:pPr>
      <w:rPr>
        <w:rFonts w:hint="default"/>
      </w:rPr>
    </w:lvl>
    <w:lvl w:ilvl="5" w:tentative="0">
      <w:start w:val="1"/>
      <w:numFmt w:val="lowerLetter"/>
      <w:pStyle w:val="113"/>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13">
    <w:nsid w:val="3FE906AA"/>
    <w:multiLevelType w:val="multilevel"/>
    <w:tmpl w:val="3FE906AA"/>
    <w:lvl w:ilvl="0" w:tentative="0">
      <w:start w:val="1"/>
      <w:numFmt w:val="decimal"/>
      <w:pStyle w:val="85"/>
      <w:lvlText w:val="Bijlage %1  "/>
      <w:lvlJc w:val="left"/>
      <w:pPr>
        <w:ind w:left="997" w:hanging="360"/>
      </w:pPr>
      <w:rPr>
        <w:rFonts w:hint="default"/>
      </w:rPr>
    </w:lvl>
    <w:lvl w:ilvl="1" w:tentative="0">
      <w:start w:val="1"/>
      <w:numFmt w:val="lowerLetter"/>
      <w:lvlText w:val="%2."/>
      <w:lvlJc w:val="left"/>
      <w:pPr>
        <w:tabs>
          <w:tab w:val="left" w:pos="2117"/>
        </w:tabs>
        <w:ind w:left="2117" w:hanging="360"/>
      </w:pPr>
    </w:lvl>
    <w:lvl w:ilvl="2" w:tentative="0">
      <w:start w:val="1"/>
      <w:numFmt w:val="lowerRoman"/>
      <w:lvlText w:val="%3."/>
      <w:lvlJc w:val="right"/>
      <w:pPr>
        <w:tabs>
          <w:tab w:val="left" w:pos="2837"/>
        </w:tabs>
        <w:ind w:left="2837" w:hanging="180"/>
      </w:pPr>
    </w:lvl>
    <w:lvl w:ilvl="3" w:tentative="0">
      <w:start w:val="1"/>
      <w:numFmt w:val="decimal"/>
      <w:lvlText w:val="%4."/>
      <w:lvlJc w:val="left"/>
      <w:pPr>
        <w:tabs>
          <w:tab w:val="left" w:pos="3557"/>
        </w:tabs>
        <w:ind w:left="3557" w:hanging="360"/>
      </w:pPr>
    </w:lvl>
    <w:lvl w:ilvl="4" w:tentative="0">
      <w:start w:val="1"/>
      <w:numFmt w:val="lowerLetter"/>
      <w:lvlText w:val="%5."/>
      <w:lvlJc w:val="left"/>
      <w:pPr>
        <w:tabs>
          <w:tab w:val="left" w:pos="4277"/>
        </w:tabs>
        <w:ind w:left="4277" w:hanging="360"/>
      </w:pPr>
    </w:lvl>
    <w:lvl w:ilvl="5" w:tentative="0">
      <w:start w:val="1"/>
      <w:numFmt w:val="lowerRoman"/>
      <w:lvlText w:val="%6."/>
      <w:lvlJc w:val="right"/>
      <w:pPr>
        <w:tabs>
          <w:tab w:val="left" w:pos="4997"/>
        </w:tabs>
        <w:ind w:left="4997" w:hanging="180"/>
      </w:pPr>
    </w:lvl>
    <w:lvl w:ilvl="6" w:tentative="0">
      <w:start w:val="1"/>
      <w:numFmt w:val="decimal"/>
      <w:lvlText w:val="%7."/>
      <w:lvlJc w:val="left"/>
      <w:pPr>
        <w:tabs>
          <w:tab w:val="left" w:pos="5717"/>
        </w:tabs>
        <w:ind w:left="5717" w:hanging="360"/>
      </w:pPr>
    </w:lvl>
    <w:lvl w:ilvl="7" w:tentative="0">
      <w:start w:val="1"/>
      <w:numFmt w:val="lowerLetter"/>
      <w:lvlText w:val="%8."/>
      <w:lvlJc w:val="left"/>
      <w:pPr>
        <w:tabs>
          <w:tab w:val="left" w:pos="6437"/>
        </w:tabs>
        <w:ind w:left="6437" w:hanging="360"/>
      </w:pPr>
    </w:lvl>
    <w:lvl w:ilvl="8" w:tentative="0">
      <w:start w:val="1"/>
      <w:numFmt w:val="lowerRoman"/>
      <w:lvlText w:val="%9."/>
      <w:lvlJc w:val="right"/>
      <w:pPr>
        <w:tabs>
          <w:tab w:val="left" w:pos="7157"/>
        </w:tabs>
        <w:ind w:left="7157" w:hanging="180"/>
      </w:pPr>
    </w:lvl>
  </w:abstractNum>
  <w:abstractNum w:abstractNumId="14">
    <w:nsid w:val="40FE037B"/>
    <w:multiLevelType w:val="multilevel"/>
    <w:tmpl w:val="40FE037B"/>
    <w:lvl w:ilvl="0" w:tentative="0">
      <w:start w:val="1"/>
      <w:numFmt w:val="bullet"/>
      <w:lvlText w:val="-"/>
      <w:lvlJc w:val="left"/>
      <w:pPr>
        <w:tabs>
          <w:tab w:val="left" w:pos="644"/>
        </w:tabs>
        <w:ind w:left="510" w:hanging="226"/>
      </w:pPr>
      <w:rPr>
        <w:rFonts w:hint="default" w:ascii="Times New Roman" w:cs="Times New Roman"/>
      </w:rPr>
    </w:lvl>
    <w:lvl w:ilvl="1" w:tentative="0">
      <w:start w:val="1"/>
      <w:numFmt w:val="bullet"/>
      <w:pStyle w:val="65"/>
      <w:lvlText w:val="-"/>
      <w:lvlJc w:val="left"/>
      <w:pPr>
        <w:tabs>
          <w:tab w:val="left" w:pos="1049"/>
        </w:tabs>
        <w:ind w:left="1049" w:hanging="369"/>
      </w:pPr>
      <w:rPr>
        <w:rFonts w:hint="default" w:ascii="Times New Roman" w:cs="Times New Roman"/>
      </w:rPr>
    </w:lvl>
    <w:lvl w:ilvl="2" w:tentative="0">
      <w:start w:val="1"/>
      <w:numFmt w:val="bullet"/>
      <w:pStyle w:val="66"/>
      <w:lvlText w:val="-"/>
      <w:lvlJc w:val="left"/>
      <w:pPr>
        <w:tabs>
          <w:tab w:val="left" w:pos="1364"/>
        </w:tabs>
        <w:ind w:left="1364" w:hanging="360"/>
      </w:pPr>
      <w:rPr>
        <w:rFonts w:hint="default" w:ascii="Times New Roman" w:cs="Times New Roman"/>
      </w:rPr>
    </w:lvl>
    <w:lvl w:ilvl="3" w:tentative="0">
      <w:start w:val="1"/>
      <w:numFmt w:val="bullet"/>
      <w:pStyle w:val="67"/>
      <w:lvlText w:val="-"/>
      <w:lvlJc w:val="left"/>
      <w:pPr>
        <w:tabs>
          <w:tab w:val="left" w:pos="1724"/>
        </w:tabs>
        <w:ind w:left="1724" w:hanging="360"/>
      </w:pPr>
      <w:rPr>
        <w:rFonts w:hint="default" w:ascii="Times New Roman" w:cs="Times New Roman"/>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15">
    <w:nsid w:val="4E6CF71E"/>
    <w:multiLevelType w:val="singleLevel"/>
    <w:tmpl w:val="4E6CF71E"/>
    <w:lvl w:ilvl="0" w:tentative="0">
      <w:start w:val="1"/>
      <w:numFmt w:val="decimal"/>
      <w:lvlText w:val="%1."/>
      <w:lvlJc w:val="left"/>
      <w:pPr>
        <w:ind w:left="425" w:hanging="425"/>
      </w:pPr>
      <w:rPr>
        <w:rFonts w:hint="default" w:ascii="宋体" w:hAnsi="宋体" w:eastAsia="宋体" w:cs="宋体"/>
        <w:i w:val="0"/>
        <w:iCs w:val="0"/>
        <w:sz w:val="24"/>
        <w:szCs w:val="24"/>
      </w:rPr>
    </w:lvl>
  </w:abstractNum>
  <w:abstractNum w:abstractNumId="16">
    <w:nsid w:val="58F20CC4"/>
    <w:multiLevelType w:val="multilevel"/>
    <w:tmpl w:val="58F20CC4"/>
    <w:lvl w:ilvl="0" w:tentative="0">
      <w:start w:val="1"/>
      <w:numFmt w:val="bullet"/>
      <w:pStyle w:val="81"/>
      <w:lvlText w:val=""/>
      <w:lvlJc w:val="left"/>
      <w:pPr>
        <w:tabs>
          <w:tab w:val="left" w:pos="644"/>
        </w:tabs>
        <w:ind w:left="510" w:hanging="226"/>
      </w:pPr>
      <w:rPr>
        <w:rFonts w:hint="default" w:ascii="Wingdings 3" w:hAnsi="Wingdings 3"/>
        <w:color w:val="000080"/>
      </w:rPr>
    </w:lvl>
    <w:lvl w:ilvl="1" w:tentative="0">
      <w:start w:val="1"/>
      <w:numFmt w:val="bullet"/>
      <w:pStyle w:val="80"/>
      <w:lvlText w:val=""/>
      <w:lvlJc w:val="left"/>
      <w:pPr>
        <w:tabs>
          <w:tab w:val="left" w:pos="1040"/>
        </w:tabs>
        <w:ind w:left="794" w:hanging="114"/>
      </w:pPr>
      <w:rPr>
        <w:rFonts w:hint="default" w:ascii="Wingdings 3" w:hAnsi="Wingdings 3"/>
        <w:color w:val="000080"/>
      </w:rPr>
    </w:lvl>
    <w:lvl w:ilvl="2" w:tentative="0">
      <w:start w:val="1"/>
      <w:numFmt w:val="bullet"/>
      <w:lvlText w:val=""/>
      <w:lvlJc w:val="left"/>
      <w:pPr>
        <w:tabs>
          <w:tab w:val="left" w:pos="1364"/>
        </w:tabs>
        <w:ind w:left="1364" w:hanging="360"/>
      </w:pPr>
      <w:rPr>
        <w:rFonts w:hint="default" w:ascii="Wingdings" w:hAnsi="Wingdings"/>
      </w:rPr>
    </w:lvl>
    <w:lvl w:ilvl="3" w:tentative="0">
      <w:start w:val="1"/>
      <w:numFmt w:val="bullet"/>
      <w:lvlText w:val=""/>
      <w:lvlJc w:val="left"/>
      <w:pPr>
        <w:tabs>
          <w:tab w:val="left" w:pos="1724"/>
        </w:tabs>
        <w:ind w:left="1724" w:hanging="360"/>
      </w:pPr>
      <w:rPr>
        <w:rFonts w:hint="default" w:ascii="Symbol" w:hAnsi="Symbol"/>
      </w:rPr>
    </w:lvl>
    <w:lvl w:ilvl="4" w:tentative="0">
      <w:start w:val="1"/>
      <w:numFmt w:val="bullet"/>
      <w:lvlText w:val=""/>
      <w:lvlJc w:val="left"/>
      <w:pPr>
        <w:tabs>
          <w:tab w:val="left" w:pos="2084"/>
        </w:tabs>
        <w:ind w:left="2084" w:hanging="360"/>
      </w:pPr>
      <w:rPr>
        <w:rFonts w:hint="default" w:ascii="Symbol" w:hAnsi="Symbol"/>
      </w:rPr>
    </w:lvl>
    <w:lvl w:ilvl="5" w:tentative="0">
      <w:start w:val="1"/>
      <w:numFmt w:val="bullet"/>
      <w:lvlText w:val=""/>
      <w:lvlJc w:val="left"/>
      <w:pPr>
        <w:tabs>
          <w:tab w:val="left" w:pos="2444"/>
        </w:tabs>
        <w:ind w:left="2444" w:hanging="360"/>
      </w:pPr>
      <w:rPr>
        <w:rFonts w:hint="default" w:ascii="Wingdings" w:hAnsi="Wingdings"/>
      </w:rPr>
    </w:lvl>
    <w:lvl w:ilvl="6" w:tentative="0">
      <w:start w:val="1"/>
      <w:numFmt w:val="bullet"/>
      <w:lvlText w:val=""/>
      <w:lvlJc w:val="left"/>
      <w:pPr>
        <w:tabs>
          <w:tab w:val="left" w:pos="2804"/>
        </w:tabs>
        <w:ind w:left="2804" w:hanging="360"/>
      </w:pPr>
      <w:rPr>
        <w:rFonts w:hint="default" w:ascii="Wingdings" w:hAnsi="Wingdings"/>
      </w:rPr>
    </w:lvl>
    <w:lvl w:ilvl="7" w:tentative="0">
      <w:start w:val="1"/>
      <w:numFmt w:val="bullet"/>
      <w:lvlText w:val=""/>
      <w:lvlJc w:val="left"/>
      <w:pPr>
        <w:tabs>
          <w:tab w:val="left" w:pos="3164"/>
        </w:tabs>
        <w:ind w:left="3164" w:hanging="360"/>
      </w:pPr>
      <w:rPr>
        <w:rFonts w:hint="default" w:ascii="Symbol" w:hAnsi="Symbol"/>
      </w:rPr>
    </w:lvl>
    <w:lvl w:ilvl="8" w:tentative="0">
      <w:start w:val="1"/>
      <w:numFmt w:val="bullet"/>
      <w:lvlText w:val=""/>
      <w:lvlJc w:val="left"/>
      <w:pPr>
        <w:tabs>
          <w:tab w:val="left" w:pos="3524"/>
        </w:tabs>
        <w:ind w:left="3524" w:hanging="360"/>
      </w:pPr>
      <w:rPr>
        <w:rFonts w:hint="default" w:ascii="Symbol" w:hAnsi="Symbol"/>
      </w:rPr>
    </w:lvl>
  </w:abstractNum>
  <w:abstractNum w:abstractNumId="17">
    <w:nsid w:val="620345FF"/>
    <w:multiLevelType w:val="multilevel"/>
    <w:tmpl w:val="620345FF"/>
    <w:lvl w:ilvl="0" w:tentative="0">
      <w:start w:val="1"/>
      <w:numFmt w:val="decimal"/>
      <w:pStyle w:val="75"/>
      <w:lvlText w:val="%1)"/>
      <w:lvlJc w:val="left"/>
      <w:pPr>
        <w:tabs>
          <w:tab w:val="left" w:pos="360"/>
        </w:tabs>
        <w:ind w:left="360" w:hanging="360"/>
      </w:pPr>
      <w:rPr>
        <w:rFonts w:hint="default"/>
      </w:rPr>
    </w:lvl>
    <w:lvl w:ilvl="1" w:tentative="0">
      <w:start w:val="1"/>
      <w:numFmt w:val="decimal"/>
      <w:pStyle w:val="77"/>
      <w:lvlText w:val="%2)"/>
      <w:lvlJc w:val="left"/>
      <w:pPr>
        <w:tabs>
          <w:tab w:val="left" w:pos="720"/>
        </w:tabs>
        <w:ind w:left="720" w:hanging="360"/>
      </w:pPr>
      <w:rPr>
        <w:rFonts w:hint="default"/>
      </w:rPr>
    </w:lvl>
    <w:lvl w:ilvl="2" w:tentative="0">
      <w:start w:val="1"/>
      <w:numFmt w:val="decimal"/>
      <w:pStyle w:val="78"/>
      <w:lvlText w:val="%3)"/>
      <w:lvlJc w:val="left"/>
      <w:pPr>
        <w:tabs>
          <w:tab w:val="left" w:pos="1080"/>
        </w:tabs>
        <w:ind w:left="1080" w:hanging="360"/>
      </w:pPr>
      <w:rPr>
        <w:rFonts w:hint="default"/>
      </w:rPr>
    </w:lvl>
    <w:lvl w:ilvl="3" w:tentative="0">
      <w:start w:val="1"/>
      <w:numFmt w:val="decimal"/>
      <w:lvlText w:val="%4)"/>
      <w:lvlJc w:val="left"/>
      <w:pPr>
        <w:tabs>
          <w:tab w:val="left" w:pos="1440"/>
        </w:tabs>
        <w:ind w:left="1440" w:hanging="360"/>
      </w:pPr>
      <w:rPr>
        <w:rFonts w:hint="default"/>
      </w:rPr>
    </w:lvl>
    <w:lvl w:ilvl="4" w:tentative="0">
      <w:start w:val="1"/>
      <w:numFmt w:val="lowerLetter"/>
      <w:lvlText w:val="(%5)"/>
      <w:lvlJc w:val="left"/>
      <w:pPr>
        <w:tabs>
          <w:tab w:val="left" w:pos="1800"/>
        </w:tabs>
        <w:ind w:left="1800" w:hanging="360"/>
      </w:pPr>
      <w:rPr>
        <w:rFonts w:hint="default"/>
      </w:rPr>
    </w:lvl>
    <w:lvl w:ilvl="5" w:tentative="0">
      <w:start w:val="1"/>
      <w:numFmt w:val="lowerRoman"/>
      <w:lvlText w:val="(%6)"/>
      <w:lvlJc w:val="left"/>
      <w:pPr>
        <w:tabs>
          <w:tab w:val="left" w:pos="2160"/>
        </w:tabs>
        <w:ind w:left="2160" w:hanging="360"/>
      </w:pPr>
      <w:rPr>
        <w:rFonts w:hint="default"/>
      </w:rPr>
    </w:lvl>
    <w:lvl w:ilvl="6" w:tentative="0">
      <w:start w:val="1"/>
      <w:numFmt w:val="decimal"/>
      <w:lvlText w:val="%7."/>
      <w:lvlJc w:val="left"/>
      <w:pPr>
        <w:tabs>
          <w:tab w:val="left" w:pos="2520"/>
        </w:tabs>
        <w:ind w:left="2520" w:hanging="360"/>
      </w:pPr>
      <w:rPr>
        <w:rFonts w:hint="default"/>
      </w:rPr>
    </w:lvl>
    <w:lvl w:ilvl="7" w:tentative="0">
      <w:start w:val="1"/>
      <w:numFmt w:val="lowerLetter"/>
      <w:lvlText w:val="%8."/>
      <w:lvlJc w:val="left"/>
      <w:pPr>
        <w:tabs>
          <w:tab w:val="left" w:pos="2880"/>
        </w:tabs>
        <w:ind w:left="2880" w:hanging="360"/>
      </w:pPr>
      <w:rPr>
        <w:rFonts w:hint="default"/>
      </w:rPr>
    </w:lvl>
    <w:lvl w:ilvl="8" w:tentative="0">
      <w:start w:val="1"/>
      <w:numFmt w:val="lowerRoman"/>
      <w:lvlText w:val="%9."/>
      <w:lvlJc w:val="left"/>
      <w:pPr>
        <w:tabs>
          <w:tab w:val="left" w:pos="3240"/>
        </w:tabs>
        <w:ind w:left="3240" w:hanging="360"/>
      </w:pPr>
      <w:rPr>
        <w:rFonts w:hint="default"/>
      </w:rPr>
    </w:lvl>
  </w:abstractNum>
  <w:abstractNum w:abstractNumId="18">
    <w:nsid w:val="623BCA39"/>
    <w:multiLevelType w:val="singleLevel"/>
    <w:tmpl w:val="623BCA39"/>
    <w:lvl w:ilvl="0" w:tentative="0">
      <w:start w:val="1"/>
      <w:numFmt w:val="decimal"/>
      <w:lvlText w:val="%1."/>
      <w:lvlJc w:val="left"/>
      <w:pPr>
        <w:ind w:left="425" w:hanging="425"/>
      </w:pPr>
      <w:rPr>
        <w:rFonts w:hint="default"/>
      </w:rPr>
    </w:lvl>
  </w:abstractNum>
  <w:abstractNum w:abstractNumId="19">
    <w:nsid w:val="67C068A7"/>
    <w:multiLevelType w:val="multilevel"/>
    <w:tmpl w:val="67C068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69A41081"/>
    <w:multiLevelType w:val="multilevel"/>
    <w:tmpl w:val="69A41081"/>
    <w:lvl w:ilvl="0" w:tentative="0">
      <w:start w:val="1"/>
      <w:numFmt w:val="decimal"/>
      <w:pStyle w:val="117"/>
      <w:suff w:val="space"/>
      <w:lvlText w:val="Bijlage %1:"/>
      <w:lvlJc w:val="left"/>
      <w:pPr>
        <w:ind w:left="1117" w:hanging="720"/>
      </w:pPr>
      <w:rPr>
        <w:rFonts w:hint="default"/>
      </w:rPr>
    </w:lvl>
    <w:lvl w:ilvl="1" w:tentative="0">
      <w:start w:val="1"/>
      <w:numFmt w:val="decimal"/>
      <w:pStyle w:val="119"/>
      <w:suff w:val="space"/>
      <w:lvlText w:val="B%1-%2."/>
      <w:lvlJc w:val="left"/>
      <w:pPr>
        <w:ind w:left="1117" w:hanging="720"/>
      </w:pPr>
      <w:rPr>
        <w:rFonts w:hint="default"/>
      </w:rPr>
    </w:lvl>
    <w:lvl w:ilvl="2" w:tentative="0">
      <w:start w:val="1"/>
      <w:numFmt w:val="decimal"/>
      <w:pStyle w:val="120"/>
      <w:suff w:val="space"/>
      <w:lvlText w:val="B%1-%2.%3."/>
      <w:lvlJc w:val="left"/>
      <w:pPr>
        <w:ind w:left="1117" w:hanging="720"/>
      </w:pPr>
      <w:rPr>
        <w:rFonts w:hint="default"/>
      </w:rPr>
    </w:lvl>
    <w:lvl w:ilvl="3" w:tentative="0">
      <w:start w:val="1"/>
      <w:numFmt w:val="decimal"/>
      <w:pStyle w:val="122"/>
      <w:suff w:val="space"/>
      <w:lvlText w:val="B%1-%2.%3.%4"/>
      <w:lvlJc w:val="left"/>
      <w:pPr>
        <w:ind w:left="1117" w:hanging="720"/>
      </w:pPr>
      <w:rPr>
        <w:rFonts w:hint="default"/>
      </w:rPr>
    </w:lvl>
    <w:lvl w:ilvl="4" w:tentative="0">
      <w:start w:val="1"/>
      <w:numFmt w:val="decimal"/>
      <w:pStyle w:val="124"/>
      <w:suff w:val="space"/>
      <w:lvlText w:val="%5)"/>
      <w:lvlJc w:val="left"/>
      <w:pPr>
        <w:ind w:left="1117" w:hanging="720"/>
      </w:pPr>
      <w:rPr>
        <w:rFonts w:hint="default"/>
      </w:rPr>
    </w:lvl>
    <w:lvl w:ilvl="5" w:tentative="0">
      <w:start w:val="1"/>
      <w:numFmt w:val="lowerLetter"/>
      <w:pStyle w:val="126"/>
      <w:suff w:val="space"/>
      <w:lvlText w:val="%6)"/>
      <w:lvlJc w:val="left"/>
      <w:pPr>
        <w:ind w:left="1117" w:hanging="720"/>
      </w:pPr>
      <w:rPr>
        <w:rFonts w:hint="default"/>
      </w:rPr>
    </w:lvl>
    <w:lvl w:ilvl="6" w:tentative="0">
      <w:start w:val="1"/>
      <w:numFmt w:val="decimal"/>
      <w:lvlText w:val="%7."/>
      <w:lvlJc w:val="left"/>
      <w:pPr>
        <w:ind w:left="1117" w:hanging="720"/>
      </w:pPr>
      <w:rPr>
        <w:rFonts w:hint="default"/>
      </w:rPr>
    </w:lvl>
    <w:lvl w:ilvl="7" w:tentative="0">
      <w:start w:val="1"/>
      <w:numFmt w:val="lowerLetter"/>
      <w:lvlText w:val="%8."/>
      <w:lvlJc w:val="left"/>
      <w:pPr>
        <w:ind w:left="1117" w:hanging="720"/>
      </w:pPr>
      <w:rPr>
        <w:rFonts w:hint="default"/>
      </w:rPr>
    </w:lvl>
    <w:lvl w:ilvl="8" w:tentative="0">
      <w:start w:val="1"/>
      <w:numFmt w:val="lowerRoman"/>
      <w:lvlText w:val="%9."/>
      <w:lvlJc w:val="left"/>
      <w:pPr>
        <w:ind w:left="1117" w:hanging="720"/>
      </w:pPr>
      <w:rPr>
        <w:rFonts w:hint="default"/>
      </w:rPr>
    </w:lvl>
  </w:abstractNum>
  <w:abstractNum w:abstractNumId="21">
    <w:nsid w:val="69EDD49C"/>
    <w:multiLevelType w:val="singleLevel"/>
    <w:tmpl w:val="69EDD49C"/>
    <w:lvl w:ilvl="0" w:tentative="0">
      <w:start w:val="1"/>
      <w:numFmt w:val="decimal"/>
      <w:lvlText w:val="%1."/>
      <w:lvlJc w:val="left"/>
      <w:pPr>
        <w:ind w:left="425" w:hanging="425"/>
      </w:pPr>
      <w:rPr>
        <w:rFonts w:hint="default" w:ascii="宋体" w:hAnsi="宋体" w:eastAsia="宋体" w:cs="宋体"/>
        <w:sz w:val="22"/>
        <w:szCs w:val="22"/>
      </w:rPr>
    </w:lvl>
  </w:abstractNum>
  <w:abstractNum w:abstractNumId="22">
    <w:nsid w:val="6A5514AD"/>
    <w:multiLevelType w:val="multilevel"/>
    <w:tmpl w:val="6A5514AD"/>
    <w:lvl w:ilvl="0" w:tentative="0">
      <w:start w:val="2"/>
      <w:numFmt w:val="bullet"/>
      <w:pStyle w:val="74"/>
      <w:lvlText w:val=":"/>
      <w:lvlJc w:val="left"/>
      <w:pPr>
        <w:ind w:left="360" w:hanging="360"/>
      </w:pPr>
      <w:rPr>
        <w:rFonts w:hint="default" w:ascii="Times New Roman" w:hAnsi="Times New Roman" w:eastAsia="Times New Roman" w:cs="Times New Roman"/>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3">
    <w:nsid w:val="7413230C"/>
    <w:multiLevelType w:val="multilevel"/>
    <w:tmpl w:val="7413230C"/>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4">
    <w:nsid w:val="791C77C6"/>
    <w:multiLevelType w:val="multilevel"/>
    <w:tmpl w:val="791C77C6"/>
    <w:lvl w:ilvl="0" w:tentative="0">
      <w:start w:val="2"/>
      <w:numFmt w:val="bullet"/>
      <w:pStyle w:val="64"/>
      <w:lvlText w:val="-"/>
      <w:lvlJc w:val="left"/>
      <w:pPr>
        <w:tabs>
          <w:tab w:val="left" w:pos="360"/>
        </w:tabs>
        <w:ind w:left="170" w:hanging="17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8"/>
  </w:num>
  <w:num w:numId="2">
    <w:abstractNumId w:val="24"/>
  </w:num>
  <w:num w:numId="3">
    <w:abstractNumId w:val="14"/>
  </w:num>
  <w:num w:numId="4">
    <w:abstractNumId w:val="9"/>
  </w:num>
  <w:num w:numId="5">
    <w:abstractNumId w:val="22"/>
  </w:num>
  <w:num w:numId="6">
    <w:abstractNumId w:val="17"/>
  </w:num>
  <w:num w:numId="7">
    <w:abstractNumId w:val="16"/>
  </w:num>
  <w:num w:numId="8">
    <w:abstractNumId w:val="11"/>
  </w:num>
  <w:num w:numId="9">
    <w:abstractNumId w:val="13"/>
  </w:num>
  <w:num w:numId="10">
    <w:abstractNumId w:val="12"/>
  </w:num>
  <w:num w:numId="11">
    <w:abstractNumId w:val="20"/>
  </w:num>
  <w:num w:numId="12">
    <w:abstractNumId w:val="7"/>
  </w:num>
  <w:num w:numId="13">
    <w:abstractNumId w:val="5"/>
  </w:num>
  <w:num w:numId="14">
    <w:abstractNumId w:val="2"/>
  </w:num>
  <w:num w:numId="15">
    <w:abstractNumId w:val="4"/>
  </w:num>
  <w:num w:numId="16">
    <w:abstractNumId w:val="6"/>
  </w:num>
  <w:num w:numId="17">
    <w:abstractNumId w:val="21"/>
  </w:num>
  <w:num w:numId="18">
    <w:abstractNumId w:val="19"/>
  </w:num>
  <w:num w:numId="19">
    <w:abstractNumId w:val="18"/>
  </w:num>
  <w:num w:numId="20">
    <w:abstractNumId w:val="3"/>
  </w:num>
  <w:num w:numId="21">
    <w:abstractNumId w:val="23"/>
  </w:num>
  <w:num w:numId="22">
    <w:abstractNumId w:val="15"/>
  </w:num>
  <w:num w:numId="23">
    <w:abstractNumId w:val="0"/>
  </w:num>
  <w:num w:numId="24">
    <w:abstractNumId w:val="10"/>
  </w:num>
  <w:num w:numId="2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安好">
    <w15:presenceInfo w15:providerId="None" w15:userId="安好"/>
  </w15:person>
  <w15:person w15:author="Cy. Evanyo">
    <w15:presenceInfo w15:providerId="None" w15:userId="Cy. Evanyo"/>
  </w15:person>
  <w15:person w15:author="庞怡璟 [2]">
    <w15:presenceInfo w15:providerId="WPS Office" w15:userId="26323740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attachedTemplate r:id="rId1"/>
  <w:trackRevisions w:val="1"/>
  <w:documentProtection w:edit="readOnly" w:enforcement="0"/>
  <w:defaultTabStop w:val="720"/>
  <w:hyphenationZone w:val="425"/>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vault:document_number__v" w:val="VV-QUAL-00886"/>
    <w:docVar w:name="vault:major_version_number__v" w:val="2"/>
    <w:docVar w:name="vault:minor_version_number__v" w:val="7"/>
    <w:docVar w:name="vault:title__v" w:val="Vendor Survey Laboratory Cerba Research"/>
  </w:docVars>
  <w:rsids>
    <w:rsidRoot w:val="00090744"/>
    <w:rsid w:val="00007809"/>
    <w:rsid w:val="0004518D"/>
    <w:rsid w:val="00060AD1"/>
    <w:rsid w:val="00061D0A"/>
    <w:rsid w:val="00090744"/>
    <w:rsid w:val="00114BDD"/>
    <w:rsid w:val="00116877"/>
    <w:rsid w:val="00135D93"/>
    <w:rsid w:val="0015152A"/>
    <w:rsid w:val="00151ABC"/>
    <w:rsid w:val="00162B47"/>
    <w:rsid w:val="00176A3B"/>
    <w:rsid w:val="001F1515"/>
    <w:rsid w:val="002060E5"/>
    <w:rsid w:val="002500D4"/>
    <w:rsid w:val="002558E2"/>
    <w:rsid w:val="00287D80"/>
    <w:rsid w:val="002C1BB3"/>
    <w:rsid w:val="002E60B0"/>
    <w:rsid w:val="00362AE8"/>
    <w:rsid w:val="003707B8"/>
    <w:rsid w:val="0037319B"/>
    <w:rsid w:val="00382E53"/>
    <w:rsid w:val="003A0EB2"/>
    <w:rsid w:val="003A5835"/>
    <w:rsid w:val="003B2BF3"/>
    <w:rsid w:val="003D3F2F"/>
    <w:rsid w:val="003E23B5"/>
    <w:rsid w:val="003E6165"/>
    <w:rsid w:val="00404060"/>
    <w:rsid w:val="00410BD3"/>
    <w:rsid w:val="00462C75"/>
    <w:rsid w:val="0047166C"/>
    <w:rsid w:val="004720C8"/>
    <w:rsid w:val="0048210F"/>
    <w:rsid w:val="004B0D7F"/>
    <w:rsid w:val="004B33C4"/>
    <w:rsid w:val="004B463C"/>
    <w:rsid w:val="004C4EF0"/>
    <w:rsid w:val="004E1B44"/>
    <w:rsid w:val="004E294B"/>
    <w:rsid w:val="00531BC6"/>
    <w:rsid w:val="005926AA"/>
    <w:rsid w:val="00662280"/>
    <w:rsid w:val="00672821"/>
    <w:rsid w:val="00697FEC"/>
    <w:rsid w:val="007042B6"/>
    <w:rsid w:val="00721573"/>
    <w:rsid w:val="00724B3D"/>
    <w:rsid w:val="00724FA5"/>
    <w:rsid w:val="00777C40"/>
    <w:rsid w:val="007D29EE"/>
    <w:rsid w:val="0081671E"/>
    <w:rsid w:val="00840654"/>
    <w:rsid w:val="00847186"/>
    <w:rsid w:val="008476C8"/>
    <w:rsid w:val="008539CB"/>
    <w:rsid w:val="008979AB"/>
    <w:rsid w:val="008C4B0D"/>
    <w:rsid w:val="008D1B24"/>
    <w:rsid w:val="008F2532"/>
    <w:rsid w:val="009116BB"/>
    <w:rsid w:val="009161A5"/>
    <w:rsid w:val="009429B1"/>
    <w:rsid w:val="00970F29"/>
    <w:rsid w:val="009D171D"/>
    <w:rsid w:val="009D332C"/>
    <w:rsid w:val="009E571E"/>
    <w:rsid w:val="009F3422"/>
    <w:rsid w:val="00A04AD9"/>
    <w:rsid w:val="00A10BC7"/>
    <w:rsid w:val="00A141B7"/>
    <w:rsid w:val="00A4700A"/>
    <w:rsid w:val="00A53CD2"/>
    <w:rsid w:val="00A84905"/>
    <w:rsid w:val="00A942A5"/>
    <w:rsid w:val="00AA3FF0"/>
    <w:rsid w:val="00AC4E19"/>
    <w:rsid w:val="00B0544F"/>
    <w:rsid w:val="00B262B8"/>
    <w:rsid w:val="00B316BE"/>
    <w:rsid w:val="00B834EF"/>
    <w:rsid w:val="00B92666"/>
    <w:rsid w:val="00BA122A"/>
    <w:rsid w:val="00BC7E25"/>
    <w:rsid w:val="00BF13DA"/>
    <w:rsid w:val="00C2080D"/>
    <w:rsid w:val="00C308ED"/>
    <w:rsid w:val="00C50F90"/>
    <w:rsid w:val="00C729FC"/>
    <w:rsid w:val="00C90BA3"/>
    <w:rsid w:val="00CB69D7"/>
    <w:rsid w:val="00CC5E11"/>
    <w:rsid w:val="00CD180A"/>
    <w:rsid w:val="00CD5759"/>
    <w:rsid w:val="00D1002D"/>
    <w:rsid w:val="00D90A36"/>
    <w:rsid w:val="00D955FA"/>
    <w:rsid w:val="00DB279B"/>
    <w:rsid w:val="00DC5CED"/>
    <w:rsid w:val="00DC798A"/>
    <w:rsid w:val="00DD77B1"/>
    <w:rsid w:val="00DE2681"/>
    <w:rsid w:val="00DE44DB"/>
    <w:rsid w:val="00DE5A93"/>
    <w:rsid w:val="00DF2038"/>
    <w:rsid w:val="00E27ACA"/>
    <w:rsid w:val="00E414C0"/>
    <w:rsid w:val="00E5289E"/>
    <w:rsid w:val="00E7706D"/>
    <w:rsid w:val="00EF21DB"/>
    <w:rsid w:val="00F02DF7"/>
    <w:rsid w:val="00F434CA"/>
    <w:rsid w:val="00F577C7"/>
    <w:rsid w:val="00F609FE"/>
    <w:rsid w:val="00F76CD3"/>
    <w:rsid w:val="00F85D3F"/>
    <w:rsid w:val="00F9547A"/>
    <w:rsid w:val="00FD50D2"/>
    <w:rsid w:val="00FD7953"/>
    <w:rsid w:val="00FF717D"/>
    <w:rsid w:val="01AC3A93"/>
    <w:rsid w:val="056544E9"/>
    <w:rsid w:val="08000695"/>
    <w:rsid w:val="0B095AB3"/>
    <w:rsid w:val="0B3A5C6C"/>
    <w:rsid w:val="0F3155D8"/>
    <w:rsid w:val="147C10A3"/>
    <w:rsid w:val="15785D0F"/>
    <w:rsid w:val="168626AD"/>
    <w:rsid w:val="1AA255DC"/>
    <w:rsid w:val="1ADC0421"/>
    <w:rsid w:val="1BED245D"/>
    <w:rsid w:val="1C4F3541"/>
    <w:rsid w:val="1C7F1FF5"/>
    <w:rsid w:val="1CBF4223"/>
    <w:rsid w:val="1D4D44BA"/>
    <w:rsid w:val="1D5C5F16"/>
    <w:rsid w:val="1E546BED"/>
    <w:rsid w:val="1EE93F77"/>
    <w:rsid w:val="1F113A7A"/>
    <w:rsid w:val="1F2E5690"/>
    <w:rsid w:val="2A6D3510"/>
    <w:rsid w:val="2D19172E"/>
    <w:rsid w:val="2EBC045D"/>
    <w:rsid w:val="30F139DA"/>
    <w:rsid w:val="32476D3D"/>
    <w:rsid w:val="32CB123D"/>
    <w:rsid w:val="333F17C2"/>
    <w:rsid w:val="35EF74CF"/>
    <w:rsid w:val="36370E76"/>
    <w:rsid w:val="36CC6E38"/>
    <w:rsid w:val="3ACA22B9"/>
    <w:rsid w:val="3B1672AC"/>
    <w:rsid w:val="3BA05290"/>
    <w:rsid w:val="3E1675C3"/>
    <w:rsid w:val="3E43485C"/>
    <w:rsid w:val="406311E6"/>
    <w:rsid w:val="428E62C2"/>
    <w:rsid w:val="429E5DDA"/>
    <w:rsid w:val="42C341BE"/>
    <w:rsid w:val="42EF0250"/>
    <w:rsid w:val="44863E47"/>
    <w:rsid w:val="44E64193"/>
    <w:rsid w:val="4A9D5369"/>
    <w:rsid w:val="4AC11D14"/>
    <w:rsid w:val="4B375749"/>
    <w:rsid w:val="4BEB6533"/>
    <w:rsid w:val="50C03AEB"/>
    <w:rsid w:val="548D462B"/>
    <w:rsid w:val="55DA73FC"/>
    <w:rsid w:val="591E2266"/>
    <w:rsid w:val="5D964551"/>
    <w:rsid w:val="5E09724A"/>
    <w:rsid w:val="5E2733FB"/>
    <w:rsid w:val="5E4D13E4"/>
    <w:rsid w:val="5F9436E6"/>
    <w:rsid w:val="5FDA725C"/>
    <w:rsid w:val="60E05AE3"/>
    <w:rsid w:val="62807530"/>
    <w:rsid w:val="64E57B6C"/>
    <w:rsid w:val="68874386"/>
    <w:rsid w:val="69D00DEB"/>
    <w:rsid w:val="6A794F02"/>
    <w:rsid w:val="6D9E4D5C"/>
    <w:rsid w:val="6DFF1C9E"/>
    <w:rsid w:val="70425E72"/>
    <w:rsid w:val="71FD4747"/>
    <w:rsid w:val="73062743"/>
    <w:rsid w:val="7A95620C"/>
    <w:rsid w:val="7AC322A6"/>
    <w:rsid w:val="7AD718AD"/>
    <w:rsid w:val="7BB8348D"/>
    <w:rsid w:val="7C680CD3"/>
    <w:rsid w:val="7E3531A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3"/>
    <w:link w:val="50"/>
    <w:qFormat/>
    <w:uiPriority w:val="0"/>
    <w:pPr>
      <w:keepNext/>
      <w:numPr>
        <w:ilvl w:val="0"/>
        <w:numId w:val="1"/>
      </w:numPr>
      <w:spacing w:before="480" w:after="240"/>
      <w:outlineLvl w:val="0"/>
    </w:pPr>
    <w:rPr>
      <w:rFonts w:cs="Arial"/>
      <w:b/>
      <w:bCs/>
      <w:color w:val="000066"/>
      <w:kern w:val="32"/>
      <w:szCs w:val="32"/>
      <w:lang w:val="en-GB"/>
    </w:rPr>
  </w:style>
  <w:style w:type="paragraph" w:styleId="4">
    <w:name w:val="heading 2"/>
    <w:basedOn w:val="2"/>
    <w:next w:val="5"/>
    <w:link w:val="107"/>
    <w:autoRedefine/>
    <w:qFormat/>
    <w:uiPriority w:val="0"/>
    <w:pPr>
      <w:numPr>
        <w:ilvl w:val="1"/>
      </w:numPr>
      <w:pBdr>
        <w:top w:val="single" w:color="auto" w:sz="4" w:space="1"/>
        <w:left w:val="single" w:color="auto" w:sz="4" w:space="4"/>
        <w:bottom w:val="single" w:color="auto" w:sz="4" w:space="1"/>
        <w:right w:val="single" w:color="auto" w:sz="4" w:space="4"/>
      </w:pBdr>
      <w:spacing w:after="180"/>
      <w:outlineLvl w:val="1"/>
    </w:pPr>
    <w:rPr>
      <w:iCs/>
      <w:color w:val="000076"/>
      <w:szCs w:val="19"/>
    </w:rPr>
  </w:style>
  <w:style w:type="paragraph" w:styleId="6">
    <w:name w:val="heading 3"/>
    <w:basedOn w:val="1"/>
    <w:next w:val="5"/>
    <w:link w:val="52"/>
    <w:qFormat/>
    <w:uiPriority w:val="0"/>
    <w:pPr>
      <w:keepNext/>
      <w:numPr>
        <w:ilvl w:val="2"/>
        <w:numId w:val="1"/>
      </w:numPr>
      <w:tabs>
        <w:tab w:val="left" w:pos="1247"/>
      </w:tabs>
      <w:spacing w:before="300" w:after="120"/>
      <w:outlineLvl w:val="2"/>
    </w:pPr>
    <w:rPr>
      <w:rFonts w:cs="Arial"/>
      <w:b/>
      <w:iCs/>
      <w:color w:val="000066"/>
      <w:sz w:val="19"/>
      <w:szCs w:val="26"/>
      <w:lang w:val="en-GB"/>
    </w:rPr>
  </w:style>
  <w:style w:type="paragraph" w:styleId="7">
    <w:name w:val="heading 4"/>
    <w:basedOn w:val="1"/>
    <w:next w:val="5"/>
    <w:link w:val="53"/>
    <w:qFormat/>
    <w:uiPriority w:val="0"/>
    <w:pPr>
      <w:keepNext/>
      <w:numPr>
        <w:ilvl w:val="3"/>
        <w:numId w:val="1"/>
      </w:numPr>
      <w:tabs>
        <w:tab w:val="left" w:pos="1644"/>
      </w:tabs>
      <w:spacing w:before="240" w:after="120"/>
      <w:outlineLvl w:val="3"/>
    </w:pPr>
    <w:rPr>
      <w:b/>
      <w:bCs/>
      <w:i/>
      <w:color w:val="054681"/>
      <w:szCs w:val="18"/>
      <w:lang w:val="en-GB"/>
    </w:rPr>
  </w:style>
  <w:style w:type="paragraph" w:styleId="8">
    <w:name w:val="heading 5"/>
    <w:basedOn w:val="1"/>
    <w:next w:val="5"/>
    <w:link w:val="54"/>
    <w:qFormat/>
    <w:uiPriority w:val="0"/>
    <w:pPr>
      <w:numPr>
        <w:ilvl w:val="4"/>
        <w:numId w:val="1"/>
      </w:numPr>
      <w:tabs>
        <w:tab w:val="left" w:pos="1911"/>
      </w:tabs>
      <w:spacing w:before="240" w:after="60"/>
      <w:outlineLvl w:val="4"/>
    </w:pPr>
    <w:rPr>
      <w:bCs/>
      <w:i/>
      <w:iCs/>
      <w:color w:val="054681"/>
      <w:szCs w:val="20"/>
      <w:lang w:val="en-GB"/>
    </w:rPr>
  </w:style>
  <w:style w:type="paragraph" w:styleId="9">
    <w:name w:val="heading 6"/>
    <w:basedOn w:val="1"/>
    <w:next w:val="5"/>
    <w:link w:val="55"/>
    <w:autoRedefine/>
    <w:qFormat/>
    <w:uiPriority w:val="0"/>
    <w:pPr>
      <w:numPr>
        <w:ilvl w:val="5"/>
        <w:numId w:val="1"/>
      </w:numPr>
      <w:spacing w:before="240" w:after="60"/>
      <w:outlineLvl w:val="5"/>
    </w:pPr>
    <w:rPr>
      <w:bCs/>
      <w:i/>
      <w:lang w:val="en-GB"/>
    </w:rPr>
  </w:style>
  <w:style w:type="paragraph" w:styleId="10">
    <w:name w:val="heading 7"/>
    <w:basedOn w:val="1"/>
    <w:next w:val="11"/>
    <w:link w:val="56"/>
    <w:qFormat/>
    <w:uiPriority w:val="0"/>
    <w:pPr>
      <w:numPr>
        <w:ilvl w:val="6"/>
        <w:numId w:val="1"/>
      </w:numPr>
      <w:spacing w:before="240" w:after="60"/>
      <w:outlineLvl w:val="6"/>
    </w:pPr>
    <w:rPr>
      <w:lang w:val="en-GB"/>
    </w:rPr>
  </w:style>
  <w:style w:type="paragraph" w:styleId="12">
    <w:name w:val="heading 8"/>
    <w:basedOn w:val="1"/>
    <w:next w:val="11"/>
    <w:link w:val="57"/>
    <w:qFormat/>
    <w:uiPriority w:val="0"/>
    <w:pPr>
      <w:numPr>
        <w:ilvl w:val="7"/>
        <w:numId w:val="1"/>
      </w:numPr>
      <w:tabs>
        <w:tab w:val="left" w:pos="1571"/>
      </w:tabs>
      <w:spacing w:before="240" w:after="60"/>
      <w:outlineLvl w:val="7"/>
    </w:pPr>
    <w:rPr>
      <w:i/>
      <w:iCs/>
      <w:lang w:val="en-GB"/>
    </w:rPr>
  </w:style>
  <w:style w:type="paragraph" w:styleId="13">
    <w:name w:val="heading 9"/>
    <w:basedOn w:val="1"/>
    <w:next w:val="11"/>
    <w:link w:val="58"/>
    <w:qFormat/>
    <w:uiPriority w:val="0"/>
    <w:pPr>
      <w:numPr>
        <w:ilvl w:val="8"/>
        <w:numId w:val="1"/>
      </w:numPr>
      <w:spacing w:before="240" w:after="60"/>
      <w:outlineLvl w:val="8"/>
    </w:pPr>
    <w:rPr>
      <w:rFonts w:cs="Arial"/>
      <w:i/>
      <w:smallCaps/>
      <w:lang w:val="en-GB"/>
    </w:rPr>
  </w:style>
  <w:style w:type="character" w:default="1" w:styleId="34">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customStyle="1" w:styleId="3">
    <w:name w:val="Normal1"/>
    <w:basedOn w:val="1"/>
    <w:link w:val="48"/>
    <w:qFormat/>
    <w:uiPriority w:val="0"/>
    <w:pPr>
      <w:spacing w:after="0" w:line="260" w:lineRule="exact"/>
      <w:ind w:left="397"/>
      <w:jc w:val="both"/>
    </w:pPr>
    <w:rPr>
      <w:rFonts w:ascii="Verdana" w:hAnsi="Verdana" w:eastAsia="Times New Roman" w:cs="Times New Roman"/>
      <w:sz w:val="18"/>
      <w:szCs w:val="24"/>
      <w:lang w:eastAsia="nl-NL"/>
    </w:rPr>
  </w:style>
  <w:style w:type="paragraph" w:customStyle="1" w:styleId="5">
    <w:name w:val="Normal23456"/>
    <w:basedOn w:val="3"/>
    <w:link w:val="110"/>
    <w:qFormat/>
    <w:uiPriority w:val="0"/>
    <w:pPr>
      <w:spacing w:after="160"/>
      <w:ind w:left="680"/>
      <w:jc w:val="left"/>
    </w:pPr>
    <w:rPr>
      <w:lang w:val="en-GB"/>
    </w:rPr>
  </w:style>
  <w:style w:type="paragraph" w:customStyle="1" w:styleId="11">
    <w:name w:val="Normal789"/>
    <w:basedOn w:val="5"/>
    <w:qFormat/>
    <w:uiPriority w:val="0"/>
    <w:pPr>
      <w:ind w:left="1077"/>
    </w:pPr>
  </w:style>
  <w:style w:type="paragraph" w:styleId="14">
    <w:name w:val="toc 7"/>
    <w:basedOn w:val="1"/>
    <w:next w:val="1"/>
    <w:autoRedefine/>
    <w:semiHidden/>
    <w:qFormat/>
    <w:uiPriority w:val="0"/>
    <w:pPr>
      <w:ind w:left="1080"/>
    </w:pPr>
    <w:rPr>
      <w:lang w:val="en-GB"/>
    </w:rPr>
  </w:style>
  <w:style w:type="paragraph" w:styleId="15">
    <w:name w:val="annotation text"/>
    <w:basedOn w:val="1"/>
    <w:link w:val="43"/>
    <w:unhideWhenUsed/>
    <w:qFormat/>
    <w:uiPriority w:val="99"/>
    <w:pPr>
      <w:spacing w:line="240" w:lineRule="auto"/>
    </w:pPr>
    <w:rPr>
      <w:sz w:val="20"/>
      <w:szCs w:val="20"/>
    </w:rPr>
  </w:style>
  <w:style w:type="paragraph" w:styleId="16">
    <w:name w:val="Body Text"/>
    <w:basedOn w:val="1"/>
    <w:link w:val="94"/>
    <w:semiHidden/>
    <w:qFormat/>
    <w:uiPriority w:val="0"/>
    <w:pPr>
      <w:spacing w:after="120"/>
    </w:pPr>
    <w:rPr>
      <w:lang w:val="en-GB"/>
    </w:rPr>
  </w:style>
  <w:style w:type="paragraph" w:styleId="17">
    <w:name w:val="toc 5"/>
    <w:basedOn w:val="1"/>
    <w:next w:val="1"/>
    <w:autoRedefine/>
    <w:semiHidden/>
    <w:qFormat/>
    <w:uiPriority w:val="0"/>
    <w:pPr>
      <w:ind w:left="720"/>
    </w:pPr>
    <w:rPr>
      <w:lang w:val="en-GB"/>
    </w:rPr>
  </w:style>
  <w:style w:type="paragraph" w:styleId="18">
    <w:name w:val="toc 3"/>
    <w:basedOn w:val="6"/>
    <w:next w:val="1"/>
    <w:qFormat/>
    <w:uiPriority w:val="39"/>
    <w:pPr>
      <w:keepNext w:val="0"/>
      <w:numPr>
        <w:ilvl w:val="0"/>
        <w:numId w:val="0"/>
      </w:numPr>
      <w:tabs>
        <w:tab w:val="right" w:leader="dot" w:pos="9356"/>
      </w:tabs>
      <w:spacing w:before="0" w:after="0"/>
      <w:ind w:left="1112" w:hanging="794"/>
      <w:outlineLvl w:val="9"/>
    </w:pPr>
    <w:rPr>
      <w:rFonts w:cs="Times New Roman"/>
      <w:b w:val="0"/>
      <w:bCs/>
      <w:i/>
      <w:iCs w:val="0"/>
      <w:color w:val="auto"/>
      <w:sz w:val="16"/>
      <w:szCs w:val="20"/>
      <w:lang w:val="nl-BE"/>
    </w:rPr>
  </w:style>
  <w:style w:type="paragraph" w:styleId="19">
    <w:name w:val="toc 8"/>
    <w:basedOn w:val="1"/>
    <w:next w:val="1"/>
    <w:autoRedefine/>
    <w:semiHidden/>
    <w:qFormat/>
    <w:uiPriority w:val="0"/>
    <w:pPr>
      <w:ind w:left="1260"/>
    </w:pPr>
    <w:rPr>
      <w:lang w:val="en-GB"/>
    </w:rPr>
  </w:style>
  <w:style w:type="paragraph" w:styleId="20">
    <w:name w:val="Balloon Text"/>
    <w:basedOn w:val="1"/>
    <w:link w:val="45"/>
    <w:semiHidden/>
    <w:unhideWhenUsed/>
    <w:qFormat/>
    <w:uiPriority w:val="99"/>
    <w:pPr>
      <w:spacing w:after="0" w:line="240" w:lineRule="auto"/>
    </w:pPr>
    <w:rPr>
      <w:rFonts w:ascii="Segoe UI" w:hAnsi="Segoe UI" w:cs="Segoe UI"/>
      <w:sz w:val="18"/>
      <w:szCs w:val="18"/>
    </w:rPr>
  </w:style>
  <w:style w:type="paragraph" w:styleId="21">
    <w:name w:val="footer"/>
    <w:basedOn w:val="1"/>
    <w:link w:val="42"/>
    <w:unhideWhenUsed/>
    <w:qFormat/>
    <w:uiPriority w:val="0"/>
    <w:pPr>
      <w:tabs>
        <w:tab w:val="center" w:pos="4680"/>
        <w:tab w:val="right" w:pos="9360"/>
      </w:tabs>
      <w:spacing w:after="0" w:line="240" w:lineRule="auto"/>
    </w:pPr>
  </w:style>
  <w:style w:type="paragraph" w:styleId="22">
    <w:name w:val="header"/>
    <w:basedOn w:val="1"/>
    <w:link w:val="41"/>
    <w:unhideWhenUsed/>
    <w:qFormat/>
    <w:uiPriority w:val="0"/>
    <w:pPr>
      <w:tabs>
        <w:tab w:val="center" w:pos="4680"/>
        <w:tab w:val="right" w:pos="9360"/>
      </w:tabs>
      <w:spacing w:after="0" w:line="240" w:lineRule="auto"/>
    </w:pPr>
  </w:style>
  <w:style w:type="paragraph" w:styleId="23">
    <w:name w:val="toc 1"/>
    <w:basedOn w:val="2"/>
    <w:next w:val="1"/>
    <w:qFormat/>
    <w:uiPriority w:val="39"/>
    <w:pPr>
      <w:keepNext w:val="0"/>
      <w:numPr>
        <w:numId w:val="0"/>
      </w:numPr>
      <w:tabs>
        <w:tab w:val="right" w:leader="dot" w:pos="9356"/>
      </w:tabs>
      <w:spacing w:before="240" w:after="120"/>
      <w:outlineLvl w:val="9"/>
    </w:pPr>
    <w:rPr>
      <w:rFonts w:cs="Times New Roman"/>
      <w:caps/>
      <w:kern w:val="0"/>
      <w:sz w:val="18"/>
      <w:szCs w:val="20"/>
    </w:rPr>
  </w:style>
  <w:style w:type="paragraph" w:styleId="24">
    <w:name w:val="toc 4"/>
    <w:basedOn w:val="1"/>
    <w:next w:val="1"/>
    <w:autoRedefine/>
    <w:semiHidden/>
    <w:qFormat/>
    <w:uiPriority w:val="0"/>
    <w:pPr>
      <w:ind w:left="540"/>
    </w:pPr>
    <w:rPr>
      <w:lang w:val="en-GB"/>
    </w:rPr>
  </w:style>
  <w:style w:type="paragraph" w:styleId="25">
    <w:name w:val="footnote text"/>
    <w:basedOn w:val="1"/>
    <w:link w:val="47"/>
    <w:semiHidden/>
    <w:qFormat/>
    <w:uiPriority w:val="0"/>
    <w:pPr>
      <w:spacing w:after="0" w:line="240" w:lineRule="auto"/>
      <w:jc w:val="both"/>
    </w:pPr>
    <w:rPr>
      <w:rFonts w:ascii="Verdana" w:hAnsi="Verdana" w:eastAsia="Times New Roman" w:cs="Times New Roman"/>
      <w:sz w:val="16"/>
      <w:szCs w:val="20"/>
      <w:lang w:eastAsia="nl-NL"/>
    </w:rPr>
  </w:style>
  <w:style w:type="paragraph" w:styleId="26">
    <w:name w:val="toc 6"/>
    <w:basedOn w:val="1"/>
    <w:next w:val="1"/>
    <w:autoRedefine/>
    <w:semiHidden/>
    <w:qFormat/>
    <w:uiPriority w:val="0"/>
    <w:pPr>
      <w:ind w:left="900"/>
    </w:pPr>
    <w:rPr>
      <w:lang w:val="en-GB"/>
    </w:rPr>
  </w:style>
  <w:style w:type="paragraph" w:styleId="27">
    <w:name w:val="toc 2"/>
    <w:basedOn w:val="4"/>
    <w:next w:val="1"/>
    <w:autoRedefine/>
    <w:qFormat/>
    <w:uiPriority w:val="39"/>
    <w:pPr>
      <w:keepNext w:val="0"/>
      <w:numPr>
        <w:ilvl w:val="0"/>
        <w:numId w:val="0"/>
      </w:numPr>
      <w:pBdr>
        <w:top w:val="none" w:color="auto" w:sz="0" w:space="0"/>
        <w:left w:val="none" w:color="auto" w:sz="0" w:space="0"/>
        <w:bottom w:val="none" w:color="auto" w:sz="0" w:space="0"/>
        <w:right w:val="none" w:color="auto" w:sz="0" w:space="0"/>
      </w:pBdr>
      <w:tabs>
        <w:tab w:val="right" w:leader="dot" w:pos="9356"/>
      </w:tabs>
      <w:spacing w:before="0" w:after="0"/>
      <w:ind w:left="868" w:hanging="709"/>
      <w:outlineLvl w:val="9"/>
    </w:pPr>
    <w:rPr>
      <w:rFonts w:cs="Times New Roman"/>
      <w:b w:val="0"/>
      <w:bCs w:val="0"/>
      <w:iCs w:val="0"/>
      <w:smallCaps/>
      <w:color w:val="auto"/>
      <w:szCs w:val="20"/>
    </w:rPr>
  </w:style>
  <w:style w:type="paragraph" w:styleId="28">
    <w:name w:val="toc 9"/>
    <w:basedOn w:val="1"/>
    <w:next w:val="1"/>
    <w:autoRedefine/>
    <w:semiHidden/>
    <w:qFormat/>
    <w:uiPriority w:val="0"/>
    <w:pPr>
      <w:ind w:left="1440"/>
    </w:pPr>
    <w:rPr>
      <w:lang w:val="en-GB"/>
    </w:rPr>
  </w:style>
  <w:style w:type="paragraph" w:styleId="29">
    <w:name w:val="Normal (Web)"/>
    <w:basedOn w:val="1"/>
    <w:semiHidden/>
    <w:unhideWhenUsed/>
    <w:qFormat/>
    <w:uiPriority w:val="99"/>
    <w:pPr>
      <w:spacing w:beforeAutospacing="1" w:after="0" w:afterAutospacing="1"/>
    </w:pPr>
    <w:rPr>
      <w:rFonts w:cs="Times New Roman"/>
      <w:sz w:val="24"/>
      <w:lang w:eastAsia="zh-CN"/>
    </w:rPr>
  </w:style>
  <w:style w:type="paragraph" w:styleId="30">
    <w:name w:val="Title"/>
    <w:basedOn w:val="1"/>
    <w:next w:val="1"/>
    <w:link w:val="49"/>
    <w:qFormat/>
    <w:uiPriority w:val="10"/>
    <w:pPr>
      <w:spacing w:after="0" w:line="240" w:lineRule="auto"/>
      <w:contextualSpacing/>
    </w:pPr>
    <w:rPr>
      <w:rFonts w:asciiTheme="majorHAnsi" w:hAnsiTheme="majorHAnsi" w:eastAsiaTheme="majorEastAsia" w:cstheme="majorBidi"/>
      <w:spacing w:val="-10"/>
      <w:kern w:val="28"/>
      <w:sz w:val="56"/>
      <w:szCs w:val="56"/>
    </w:rPr>
  </w:style>
  <w:style w:type="paragraph" w:styleId="31">
    <w:name w:val="annotation subject"/>
    <w:basedOn w:val="15"/>
    <w:next w:val="15"/>
    <w:link w:val="44"/>
    <w:semiHidden/>
    <w:unhideWhenUsed/>
    <w:qFormat/>
    <w:uiPriority w:val="99"/>
    <w:rPr>
      <w:b/>
      <w:bCs/>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5">
    <w:name w:val="Strong"/>
    <w:basedOn w:val="34"/>
    <w:qFormat/>
    <w:uiPriority w:val="22"/>
    <w:rPr>
      <w:b/>
    </w:rPr>
  </w:style>
  <w:style w:type="character" w:styleId="36">
    <w:name w:val="page number"/>
    <w:basedOn w:val="34"/>
    <w:semiHidden/>
    <w:qFormat/>
    <w:uiPriority w:val="0"/>
  </w:style>
  <w:style w:type="character" w:styleId="37">
    <w:name w:val="FollowedHyperlink"/>
    <w:basedOn w:val="38"/>
    <w:qFormat/>
    <w:uiPriority w:val="0"/>
    <w:rPr>
      <w:color w:val="000066"/>
      <w:szCs w:val="19"/>
      <w:u w:val="single"/>
    </w:rPr>
  </w:style>
  <w:style w:type="character" w:styleId="38">
    <w:name w:val="Hyperlink"/>
    <w:qFormat/>
    <w:uiPriority w:val="99"/>
    <w:rPr>
      <w:color w:val="000081"/>
      <w:szCs w:val="19"/>
      <w:u w:val="single"/>
    </w:rPr>
  </w:style>
  <w:style w:type="character" w:styleId="39">
    <w:name w:val="annotation reference"/>
    <w:basedOn w:val="34"/>
    <w:semiHidden/>
    <w:unhideWhenUsed/>
    <w:qFormat/>
    <w:uiPriority w:val="99"/>
    <w:rPr>
      <w:sz w:val="16"/>
      <w:szCs w:val="16"/>
    </w:rPr>
  </w:style>
  <w:style w:type="character" w:styleId="40">
    <w:name w:val="footnote reference"/>
    <w:semiHidden/>
    <w:qFormat/>
    <w:uiPriority w:val="0"/>
    <w:rPr>
      <w:rFonts w:ascii="Verdana" w:hAnsi="Verdana"/>
      <w:vertAlign w:val="superscript"/>
    </w:rPr>
  </w:style>
  <w:style w:type="character" w:customStyle="1" w:styleId="41">
    <w:name w:val="页眉 字符"/>
    <w:basedOn w:val="34"/>
    <w:link w:val="22"/>
    <w:qFormat/>
    <w:uiPriority w:val="0"/>
  </w:style>
  <w:style w:type="character" w:customStyle="1" w:styleId="42">
    <w:name w:val="页脚 字符"/>
    <w:basedOn w:val="34"/>
    <w:link w:val="21"/>
    <w:qFormat/>
    <w:uiPriority w:val="0"/>
  </w:style>
  <w:style w:type="character" w:customStyle="1" w:styleId="43">
    <w:name w:val="批注文字 字符"/>
    <w:basedOn w:val="34"/>
    <w:link w:val="15"/>
    <w:qFormat/>
    <w:uiPriority w:val="99"/>
    <w:rPr>
      <w:sz w:val="20"/>
      <w:szCs w:val="20"/>
    </w:rPr>
  </w:style>
  <w:style w:type="character" w:customStyle="1" w:styleId="44">
    <w:name w:val="批注主题 字符"/>
    <w:basedOn w:val="43"/>
    <w:link w:val="31"/>
    <w:semiHidden/>
    <w:qFormat/>
    <w:uiPriority w:val="99"/>
    <w:rPr>
      <w:b/>
      <w:bCs/>
      <w:sz w:val="20"/>
      <w:szCs w:val="20"/>
    </w:rPr>
  </w:style>
  <w:style w:type="character" w:customStyle="1" w:styleId="45">
    <w:name w:val="批注框文本 字符"/>
    <w:basedOn w:val="34"/>
    <w:link w:val="20"/>
    <w:semiHidden/>
    <w:qFormat/>
    <w:uiPriority w:val="99"/>
    <w:rPr>
      <w:rFonts w:ascii="Segoe UI" w:hAnsi="Segoe UI" w:cs="Segoe UI"/>
      <w:sz w:val="18"/>
      <w:szCs w:val="18"/>
    </w:rPr>
  </w:style>
  <w:style w:type="paragraph" w:customStyle="1" w:styleId="46">
    <w:name w:val="distributiontitle"/>
    <w:basedOn w:val="1"/>
    <w:next w:val="1"/>
    <w:qFormat/>
    <w:uiPriority w:val="0"/>
    <w:pPr>
      <w:spacing w:after="0" w:line="240" w:lineRule="auto"/>
      <w:jc w:val="both"/>
    </w:pPr>
    <w:rPr>
      <w:rFonts w:ascii="Verdana" w:hAnsi="Verdana" w:eastAsia="Times New Roman" w:cs="Times New Roman"/>
      <w:b/>
      <w:color w:val="000080"/>
      <w:sz w:val="20"/>
      <w:szCs w:val="20"/>
      <w:lang w:eastAsia="nl-NL"/>
    </w:rPr>
  </w:style>
  <w:style w:type="character" w:customStyle="1" w:styleId="47">
    <w:name w:val="脚注文本 字符"/>
    <w:basedOn w:val="34"/>
    <w:link w:val="25"/>
    <w:semiHidden/>
    <w:qFormat/>
    <w:uiPriority w:val="0"/>
    <w:rPr>
      <w:rFonts w:ascii="Verdana" w:hAnsi="Verdana" w:eastAsia="Times New Roman" w:cs="Times New Roman"/>
      <w:sz w:val="16"/>
      <w:szCs w:val="20"/>
      <w:lang w:eastAsia="nl-NL"/>
    </w:rPr>
  </w:style>
  <w:style w:type="character" w:customStyle="1" w:styleId="48">
    <w:name w:val="Normal1 Char"/>
    <w:basedOn w:val="34"/>
    <w:link w:val="3"/>
    <w:qFormat/>
    <w:uiPriority w:val="0"/>
    <w:rPr>
      <w:rFonts w:ascii="Verdana" w:hAnsi="Verdana" w:eastAsia="Times New Roman" w:cs="Times New Roman"/>
      <w:sz w:val="18"/>
      <w:szCs w:val="24"/>
      <w:lang w:eastAsia="nl-NL"/>
    </w:rPr>
  </w:style>
  <w:style w:type="character" w:customStyle="1" w:styleId="49">
    <w:name w:val="标题 字符"/>
    <w:basedOn w:val="34"/>
    <w:link w:val="30"/>
    <w:qFormat/>
    <w:uiPriority w:val="10"/>
    <w:rPr>
      <w:rFonts w:asciiTheme="majorHAnsi" w:hAnsiTheme="majorHAnsi" w:eastAsiaTheme="majorEastAsia" w:cstheme="majorBidi"/>
      <w:spacing w:val="-10"/>
      <w:kern w:val="28"/>
      <w:sz w:val="56"/>
      <w:szCs w:val="56"/>
    </w:rPr>
  </w:style>
  <w:style w:type="character" w:customStyle="1" w:styleId="50">
    <w:name w:val="标题 1 字符"/>
    <w:basedOn w:val="34"/>
    <w:link w:val="2"/>
    <w:qFormat/>
    <w:uiPriority w:val="0"/>
    <w:rPr>
      <w:rFonts w:cs="Arial"/>
      <w:b/>
      <w:bCs/>
      <w:color w:val="000066"/>
      <w:kern w:val="32"/>
      <w:szCs w:val="32"/>
      <w:lang w:val="en-GB"/>
    </w:rPr>
  </w:style>
  <w:style w:type="character" w:customStyle="1" w:styleId="51">
    <w:name w:val="Heading 2 Char"/>
    <w:basedOn w:val="34"/>
    <w:qFormat/>
    <w:uiPriority w:val="0"/>
    <w:rPr>
      <w:rFonts w:asciiTheme="majorHAnsi" w:hAnsiTheme="majorHAnsi" w:eastAsiaTheme="majorEastAsia" w:cstheme="majorBidi"/>
      <w:color w:val="2F5597" w:themeColor="accent1" w:themeShade="BF"/>
      <w:sz w:val="26"/>
      <w:szCs w:val="26"/>
    </w:rPr>
  </w:style>
  <w:style w:type="character" w:customStyle="1" w:styleId="52">
    <w:name w:val="标题 3 字符"/>
    <w:basedOn w:val="34"/>
    <w:link w:val="6"/>
    <w:qFormat/>
    <w:uiPriority w:val="0"/>
    <w:rPr>
      <w:rFonts w:cs="Arial"/>
      <w:b/>
      <w:iCs/>
      <w:color w:val="000066"/>
      <w:sz w:val="19"/>
      <w:szCs w:val="26"/>
      <w:lang w:val="en-GB"/>
    </w:rPr>
  </w:style>
  <w:style w:type="character" w:customStyle="1" w:styleId="53">
    <w:name w:val="标题 4 字符"/>
    <w:basedOn w:val="34"/>
    <w:link w:val="7"/>
    <w:qFormat/>
    <w:uiPriority w:val="0"/>
    <w:rPr>
      <w:b/>
      <w:bCs/>
      <w:i/>
      <w:color w:val="054681"/>
      <w:szCs w:val="18"/>
      <w:lang w:val="en-GB"/>
    </w:rPr>
  </w:style>
  <w:style w:type="character" w:customStyle="1" w:styleId="54">
    <w:name w:val="标题 5 字符"/>
    <w:basedOn w:val="34"/>
    <w:link w:val="8"/>
    <w:qFormat/>
    <w:uiPriority w:val="0"/>
    <w:rPr>
      <w:bCs/>
      <w:i/>
      <w:iCs/>
      <w:color w:val="054681"/>
      <w:szCs w:val="20"/>
      <w:lang w:val="en-GB"/>
    </w:rPr>
  </w:style>
  <w:style w:type="character" w:customStyle="1" w:styleId="55">
    <w:name w:val="标题 6 字符"/>
    <w:basedOn w:val="34"/>
    <w:link w:val="9"/>
    <w:qFormat/>
    <w:uiPriority w:val="0"/>
    <w:rPr>
      <w:bCs/>
      <w:i/>
      <w:lang w:val="en-GB"/>
    </w:rPr>
  </w:style>
  <w:style w:type="character" w:customStyle="1" w:styleId="56">
    <w:name w:val="标题 7 字符"/>
    <w:basedOn w:val="34"/>
    <w:link w:val="10"/>
    <w:qFormat/>
    <w:uiPriority w:val="0"/>
    <w:rPr>
      <w:lang w:val="en-GB"/>
    </w:rPr>
  </w:style>
  <w:style w:type="character" w:customStyle="1" w:styleId="57">
    <w:name w:val="标题 8 字符"/>
    <w:basedOn w:val="34"/>
    <w:link w:val="12"/>
    <w:qFormat/>
    <w:uiPriority w:val="0"/>
    <w:rPr>
      <w:i/>
      <w:iCs/>
      <w:lang w:val="en-GB"/>
    </w:rPr>
  </w:style>
  <w:style w:type="character" w:customStyle="1" w:styleId="58">
    <w:name w:val="标题 9 字符"/>
    <w:basedOn w:val="34"/>
    <w:link w:val="13"/>
    <w:qFormat/>
    <w:uiPriority w:val="0"/>
    <w:rPr>
      <w:rFonts w:cs="Arial"/>
      <w:i/>
      <w:smallCaps/>
      <w:lang w:val="en-GB"/>
    </w:rPr>
  </w:style>
  <w:style w:type="paragraph" w:customStyle="1" w:styleId="59">
    <w:name w:val="Editing"/>
    <w:basedOn w:val="1"/>
    <w:next w:val="60"/>
    <w:qFormat/>
    <w:uiPriority w:val="0"/>
    <w:rPr>
      <w:b/>
      <w:i/>
      <w:color w:val="999999"/>
      <w:sz w:val="16"/>
      <w:lang w:val="en-GB"/>
    </w:rPr>
  </w:style>
  <w:style w:type="paragraph" w:customStyle="1" w:styleId="60">
    <w:name w:val="TOC Title"/>
    <w:basedOn w:val="1"/>
    <w:next w:val="1"/>
    <w:qFormat/>
    <w:uiPriority w:val="0"/>
    <w:pPr>
      <w:jc w:val="center"/>
    </w:pPr>
    <w:rPr>
      <w:b/>
      <w:sz w:val="24"/>
      <w:lang w:val="en-GB"/>
    </w:rPr>
  </w:style>
  <w:style w:type="paragraph" w:customStyle="1" w:styleId="61">
    <w:name w:val="documentpropertiesspace"/>
    <w:basedOn w:val="1"/>
    <w:next w:val="62"/>
    <w:qFormat/>
    <w:uiPriority w:val="0"/>
    <w:rPr>
      <w:sz w:val="8"/>
      <w:lang w:val="fr-FR"/>
    </w:rPr>
  </w:style>
  <w:style w:type="paragraph" w:customStyle="1" w:styleId="62">
    <w:name w:val="Documentproperties"/>
    <w:basedOn w:val="1"/>
    <w:next w:val="1"/>
    <w:qFormat/>
    <w:uiPriority w:val="0"/>
    <w:pPr>
      <w:pBdr>
        <w:top w:val="single" w:color="000080" w:sz="4" w:space="1"/>
        <w:left w:val="single" w:color="000080" w:sz="4" w:space="4"/>
        <w:bottom w:val="single" w:color="000080" w:sz="4" w:space="1"/>
        <w:right w:val="single" w:color="000080" w:sz="4" w:space="4"/>
      </w:pBdr>
      <w:spacing w:before="120"/>
      <w:ind w:left="1418" w:hanging="284"/>
    </w:pPr>
    <w:rPr>
      <w:sz w:val="20"/>
      <w:lang w:val="en-GB"/>
    </w:rPr>
  </w:style>
  <w:style w:type="paragraph" w:customStyle="1" w:styleId="63">
    <w:name w:val="spacebetween"/>
    <w:basedOn w:val="1"/>
    <w:qFormat/>
    <w:uiPriority w:val="0"/>
    <w:rPr>
      <w:sz w:val="12"/>
      <w:lang w:val="en-GB"/>
    </w:rPr>
  </w:style>
  <w:style w:type="paragraph" w:customStyle="1" w:styleId="64">
    <w:name w:val="Normallist"/>
    <w:basedOn w:val="3"/>
    <w:autoRedefine/>
    <w:qFormat/>
    <w:uiPriority w:val="0"/>
    <w:pPr>
      <w:numPr>
        <w:ilvl w:val="0"/>
        <w:numId w:val="2"/>
      </w:numPr>
      <w:tabs>
        <w:tab w:val="clear" w:pos="360"/>
      </w:tabs>
      <w:spacing w:after="160"/>
      <w:ind w:left="709" w:hanging="283"/>
      <w:jc w:val="left"/>
    </w:pPr>
    <w:rPr>
      <w:rFonts w:asciiTheme="minorHAnsi" w:hAnsiTheme="minorHAnsi" w:eastAsiaTheme="minorHAnsi" w:cstheme="minorBidi"/>
      <w:sz w:val="22"/>
      <w:szCs w:val="22"/>
      <w:lang w:val="en-GB" w:eastAsia="en-US"/>
    </w:rPr>
  </w:style>
  <w:style w:type="paragraph" w:customStyle="1" w:styleId="65">
    <w:name w:val="normallist1"/>
    <w:basedOn w:val="3"/>
    <w:autoRedefine/>
    <w:qFormat/>
    <w:uiPriority w:val="0"/>
    <w:pPr>
      <w:numPr>
        <w:ilvl w:val="1"/>
        <w:numId w:val="3"/>
      </w:numPr>
      <w:spacing w:after="160"/>
      <w:jc w:val="left"/>
    </w:pPr>
    <w:rPr>
      <w:rFonts w:asciiTheme="minorHAnsi" w:hAnsiTheme="minorHAnsi" w:eastAsiaTheme="minorHAnsi" w:cstheme="minorBidi"/>
      <w:sz w:val="22"/>
      <w:szCs w:val="22"/>
      <w:lang w:val="en-GB" w:eastAsia="en-US"/>
    </w:rPr>
  </w:style>
  <w:style w:type="paragraph" w:customStyle="1" w:styleId="66">
    <w:name w:val="normallist23456"/>
    <w:basedOn w:val="5"/>
    <w:qFormat/>
    <w:uiPriority w:val="0"/>
    <w:pPr>
      <w:numPr>
        <w:ilvl w:val="2"/>
        <w:numId w:val="3"/>
      </w:numPr>
    </w:pPr>
  </w:style>
  <w:style w:type="paragraph" w:customStyle="1" w:styleId="67">
    <w:name w:val="normallist789"/>
    <w:basedOn w:val="11"/>
    <w:qFormat/>
    <w:uiPriority w:val="0"/>
    <w:pPr>
      <w:numPr>
        <w:ilvl w:val="3"/>
        <w:numId w:val="3"/>
      </w:numPr>
    </w:pPr>
  </w:style>
  <w:style w:type="paragraph" w:customStyle="1" w:styleId="68">
    <w:name w:val="annexlist"/>
    <w:basedOn w:val="3"/>
    <w:autoRedefine/>
    <w:qFormat/>
    <w:uiPriority w:val="0"/>
    <w:pPr>
      <w:numPr>
        <w:ilvl w:val="0"/>
        <w:numId w:val="4"/>
      </w:numPr>
      <w:tabs>
        <w:tab w:val="left" w:pos="1418"/>
      </w:tabs>
      <w:spacing w:before="60" w:after="160"/>
      <w:jc w:val="left"/>
    </w:pPr>
    <w:rPr>
      <w:rFonts w:asciiTheme="minorHAnsi" w:hAnsiTheme="minorHAnsi" w:eastAsiaTheme="minorHAnsi" w:cstheme="minorBidi"/>
      <w:sz w:val="22"/>
      <w:szCs w:val="22"/>
      <w:lang w:val="en-GB" w:eastAsia="en-US"/>
    </w:rPr>
  </w:style>
  <w:style w:type="paragraph" w:customStyle="1" w:styleId="69">
    <w:name w:val="distributionlist"/>
    <w:basedOn w:val="3"/>
    <w:qFormat/>
    <w:uiPriority w:val="0"/>
    <w:pPr>
      <w:keepNext/>
      <w:spacing w:after="160"/>
      <w:ind w:left="0"/>
      <w:jc w:val="left"/>
    </w:pPr>
    <w:rPr>
      <w:rFonts w:asciiTheme="minorHAnsi" w:hAnsiTheme="minorHAnsi" w:eastAsiaTheme="minorHAnsi" w:cstheme="minorBidi"/>
      <w:sz w:val="20"/>
      <w:szCs w:val="20"/>
      <w:lang w:val="en-GB" w:eastAsia="en-US"/>
    </w:rPr>
  </w:style>
  <w:style w:type="paragraph" w:customStyle="1" w:styleId="70">
    <w:name w:val="confidential"/>
    <w:basedOn w:val="1"/>
    <w:next w:val="46"/>
    <w:qFormat/>
    <w:uiPriority w:val="0"/>
    <w:pPr>
      <w:pBdr>
        <w:top w:val="double" w:color="000080" w:sz="4" w:space="1"/>
        <w:bottom w:val="double" w:color="000080" w:sz="4" w:space="1"/>
      </w:pBdr>
      <w:ind w:left="2552" w:right="2552"/>
      <w:jc w:val="center"/>
    </w:pPr>
    <w:rPr>
      <w:b/>
      <w:caps/>
      <w:color w:val="FF0000"/>
      <w:spacing w:val="46"/>
      <w:sz w:val="28"/>
      <w:szCs w:val="28"/>
      <w:lang w:val="en-GB"/>
    </w:rPr>
  </w:style>
  <w:style w:type="paragraph" w:customStyle="1" w:styleId="71">
    <w:name w:val="Titleprocedure"/>
    <w:basedOn w:val="1"/>
    <w:next w:val="62"/>
    <w:qFormat/>
    <w:uiPriority w:val="0"/>
    <w:pPr>
      <w:pBdr>
        <w:top w:val="double" w:color="auto" w:sz="4" w:space="2"/>
        <w:left w:val="double" w:color="auto" w:sz="4" w:space="4"/>
        <w:bottom w:val="double" w:color="auto" w:sz="4" w:space="9"/>
        <w:right w:val="double" w:color="auto" w:sz="4" w:space="4"/>
      </w:pBdr>
      <w:spacing w:before="120" w:after="120"/>
    </w:pPr>
    <w:rPr>
      <w:b/>
      <w:color w:val="054681"/>
      <w:sz w:val="24"/>
      <w:lang w:val="en-GB"/>
    </w:rPr>
  </w:style>
  <w:style w:type="paragraph" w:customStyle="1" w:styleId="72">
    <w:name w:val="referenceprocedure"/>
    <w:basedOn w:val="1"/>
    <w:next w:val="71"/>
    <w:qFormat/>
    <w:uiPriority w:val="0"/>
    <w:pPr>
      <w:pBdr>
        <w:top w:val="double" w:color="auto" w:sz="4" w:space="2"/>
        <w:left w:val="double" w:color="auto" w:sz="4" w:space="4"/>
        <w:bottom w:val="double" w:color="auto" w:sz="4" w:space="9"/>
        <w:right w:val="double" w:color="auto" w:sz="4" w:space="4"/>
      </w:pBdr>
      <w:spacing w:before="120"/>
    </w:pPr>
    <w:rPr>
      <w:b/>
      <w:caps/>
      <w:color w:val="000066"/>
      <w:sz w:val="24"/>
      <w:lang w:val="en-GB"/>
    </w:rPr>
  </w:style>
  <w:style w:type="paragraph" w:customStyle="1" w:styleId="73">
    <w:name w:val="typeprocedure"/>
    <w:basedOn w:val="1"/>
    <w:next w:val="72"/>
    <w:qFormat/>
    <w:uiPriority w:val="0"/>
    <w:pPr>
      <w:pBdr>
        <w:top w:val="double" w:color="auto" w:sz="4" w:space="2"/>
        <w:left w:val="double" w:color="auto" w:sz="4" w:space="4"/>
        <w:bottom w:val="double" w:color="auto" w:sz="4" w:space="9"/>
        <w:right w:val="double" w:color="auto" w:sz="4" w:space="4"/>
      </w:pBdr>
      <w:spacing w:before="240"/>
    </w:pPr>
    <w:rPr>
      <w:b/>
      <w:caps/>
      <w:color w:val="00003E"/>
      <w:sz w:val="28"/>
      <w:szCs w:val="28"/>
      <w:lang w:val="en-GB"/>
    </w:rPr>
  </w:style>
  <w:style w:type="paragraph" w:customStyle="1" w:styleId="74">
    <w:name w:val="Nomalnumberlist"/>
    <w:basedOn w:val="64"/>
    <w:autoRedefine/>
    <w:qFormat/>
    <w:uiPriority w:val="0"/>
    <w:pPr>
      <w:numPr>
        <w:ilvl w:val="0"/>
        <w:numId w:val="5"/>
      </w:numPr>
    </w:pPr>
  </w:style>
  <w:style w:type="paragraph" w:customStyle="1" w:styleId="75">
    <w:name w:val="Normalnumberlist"/>
    <w:basedOn w:val="64"/>
    <w:qFormat/>
    <w:uiPriority w:val="0"/>
    <w:pPr>
      <w:numPr>
        <w:numId w:val="6"/>
      </w:numPr>
      <w:tabs>
        <w:tab w:val="left" w:pos="360"/>
      </w:tabs>
    </w:pPr>
  </w:style>
  <w:style w:type="paragraph" w:customStyle="1" w:styleId="76">
    <w:name w:val="Watermark"/>
    <w:basedOn w:val="1"/>
    <w:qFormat/>
    <w:uiPriority w:val="0"/>
    <w:rPr>
      <w:b/>
      <w:bCs/>
      <w:color w:val="FF6363"/>
      <w:lang w:val="en-GB"/>
    </w:rPr>
  </w:style>
  <w:style w:type="paragraph" w:customStyle="1" w:styleId="77">
    <w:name w:val="normalnumberlist1"/>
    <w:basedOn w:val="65"/>
    <w:qFormat/>
    <w:uiPriority w:val="0"/>
    <w:pPr>
      <w:numPr>
        <w:numId w:val="6"/>
      </w:numPr>
      <w:tabs>
        <w:tab w:val="left" w:pos="720"/>
      </w:tabs>
    </w:pPr>
  </w:style>
  <w:style w:type="paragraph" w:customStyle="1" w:styleId="78">
    <w:name w:val="normalnumberlist23456"/>
    <w:basedOn w:val="66"/>
    <w:qFormat/>
    <w:uiPriority w:val="0"/>
    <w:pPr>
      <w:numPr>
        <w:numId w:val="6"/>
      </w:numPr>
      <w:tabs>
        <w:tab w:val="left" w:pos="360"/>
        <w:tab w:val="left" w:pos="1080"/>
      </w:tabs>
      <w:ind w:left="1364"/>
    </w:pPr>
  </w:style>
  <w:style w:type="paragraph" w:customStyle="1" w:styleId="79">
    <w:name w:val="Footer first page"/>
    <w:basedOn w:val="21"/>
    <w:qFormat/>
    <w:uiPriority w:val="0"/>
    <w:pPr>
      <w:tabs>
        <w:tab w:val="center" w:pos="4536"/>
        <w:tab w:val="right" w:pos="9072"/>
        <w:tab w:val="clear" w:pos="4680"/>
        <w:tab w:val="clear" w:pos="9360"/>
      </w:tabs>
      <w:spacing w:after="160" w:line="259" w:lineRule="auto"/>
    </w:pPr>
    <w:rPr>
      <w:rFonts w:ascii="Arial" w:hAnsi="Arial"/>
      <w:iCs/>
      <w:smallCaps/>
      <w:color w:val="000080"/>
      <w:sz w:val="16"/>
      <w:lang w:val="nl-NL"/>
    </w:rPr>
  </w:style>
  <w:style w:type="paragraph" w:customStyle="1" w:styleId="80">
    <w:name w:val="DistributionDepartment"/>
    <w:basedOn w:val="3"/>
    <w:qFormat/>
    <w:uiPriority w:val="0"/>
    <w:pPr>
      <w:numPr>
        <w:ilvl w:val="1"/>
        <w:numId w:val="7"/>
      </w:numPr>
      <w:spacing w:after="160"/>
      <w:jc w:val="left"/>
    </w:pPr>
    <w:rPr>
      <w:rFonts w:asciiTheme="minorHAnsi" w:hAnsiTheme="minorHAnsi" w:eastAsiaTheme="minorHAnsi" w:cstheme="minorBidi"/>
      <w:sz w:val="22"/>
      <w:szCs w:val="22"/>
      <w:lang w:val="en-GB" w:eastAsia="en-US"/>
    </w:rPr>
  </w:style>
  <w:style w:type="paragraph" w:customStyle="1" w:styleId="81">
    <w:name w:val="DistributionAffiliate"/>
    <w:basedOn w:val="1"/>
    <w:qFormat/>
    <w:uiPriority w:val="0"/>
    <w:pPr>
      <w:numPr>
        <w:ilvl w:val="0"/>
        <w:numId w:val="7"/>
      </w:numPr>
    </w:pPr>
    <w:rPr>
      <w:sz w:val="20"/>
      <w:lang w:val="en-GB"/>
    </w:rPr>
  </w:style>
  <w:style w:type="paragraph" w:customStyle="1" w:styleId="82">
    <w:name w:val="distributionlistLevel2"/>
    <w:basedOn w:val="5"/>
    <w:qFormat/>
    <w:uiPriority w:val="0"/>
    <w:pPr>
      <w:numPr>
        <w:ilvl w:val="1"/>
        <w:numId w:val="8"/>
      </w:numPr>
    </w:pPr>
  </w:style>
  <w:style w:type="paragraph" w:customStyle="1" w:styleId="83">
    <w:name w:val="HeaderFirstPage"/>
    <w:basedOn w:val="1"/>
    <w:qFormat/>
    <w:uiPriority w:val="0"/>
    <w:pPr>
      <w:jc w:val="center"/>
    </w:pPr>
    <w:rPr>
      <w:color w:val="000080"/>
      <w:sz w:val="16"/>
      <w:lang w:val="en-GB"/>
    </w:rPr>
  </w:style>
  <w:style w:type="paragraph" w:customStyle="1" w:styleId="84">
    <w:name w:val="FooterWithoutUpperBorder"/>
    <w:basedOn w:val="21"/>
    <w:qFormat/>
    <w:uiPriority w:val="0"/>
    <w:pPr>
      <w:tabs>
        <w:tab w:val="center" w:pos="4536"/>
        <w:tab w:val="right" w:pos="9072"/>
        <w:tab w:val="clear" w:pos="4680"/>
        <w:tab w:val="clear" w:pos="9360"/>
      </w:tabs>
      <w:spacing w:after="160" w:line="259" w:lineRule="auto"/>
    </w:pPr>
    <w:rPr>
      <w:i/>
      <w:color w:val="000080"/>
      <w:lang w:val="en-GB"/>
    </w:rPr>
  </w:style>
  <w:style w:type="paragraph" w:customStyle="1" w:styleId="85">
    <w:name w:val="bijlagelist"/>
    <w:basedOn w:val="1"/>
    <w:autoRedefine/>
    <w:qFormat/>
    <w:uiPriority w:val="0"/>
    <w:pPr>
      <w:numPr>
        <w:ilvl w:val="0"/>
        <w:numId w:val="9"/>
      </w:numPr>
      <w:tabs>
        <w:tab w:val="left" w:pos="1134"/>
        <w:tab w:val="left" w:pos="1418"/>
      </w:tabs>
      <w:ind w:left="1145" w:hanging="510"/>
    </w:pPr>
    <w:rPr>
      <w:lang w:val="en-GB"/>
    </w:rPr>
  </w:style>
  <w:style w:type="paragraph" w:customStyle="1" w:styleId="86">
    <w:name w:val="FillIn"/>
    <w:basedOn w:val="1"/>
    <w:qFormat/>
    <w:uiPriority w:val="0"/>
    <w:rPr>
      <w:b/>
      <w:bCs/>
      <w:color w:val="000080"/>
      <w:u w:val="single"/>
      <w:lang w:val="nl-BE"/>
    </w:rPr>
  </w:style>
  <w:style w:type="paragraph" w:customStyle="1" w:styleId="87">
    <w:name w:val="Application-ActiveKnowledge"/>
    <w:basedOn w:val="88"/>
    <w:qFormat/>
    <w:uiPriority w:val="0"/>
    <w:rPr>
      <w:b/>
    </w:rPr>
  </w:style>
  <w:style w:type="paragraph" w:customStyle="1" w:styleId="88">
    <w:name w:val="Application-ReadThrough"/>
    <w:basedOn w:val="1"/>
    <w:qFormat/>
    <w:uiPriority w:val="0"/>
    <w:pPr>
      <w:jc w:val="center"/>
    </w:pPr>
    <w:rPr>
      <w:sz w:val="16"/>
      <w:szCs w:val="16"/>
      <w:lang w:val="en-GB"/>
    </w:rPr>
  </w:style>
  <w:style w:type="paragraph" w:customStyle="1" w:styleId="89">
    <w:name w:val="EditingSmall"/>
    <w:basedOn w:val="59"/>
    <w:qFormat/>
    <w:uiPriority w:val="0"/>
    <w:rPr>
      <w:sz w:val="8"/>
    </w:rPr>
  </w:style>
  <w:style w:type="paragraph" w:customStyle="1" w:styleId="90">
    <w:name w:val="Normal1Translation"/>
    <w:basedOn w:val="3"/>
    <w:qFormat/>
    <w:uiPriority w:val="0"/>
    <w:pPr>
      <w:spacing w:after="160" w:line="240" w:lineRule="auto"/>
      <w:jc w:val="left"/>
    </w:pPr>
    <w:rPr>
      <w:rFonts w:asciiTheme="minorHAnsi" w:hAnsiTheme="minorHAnsi" w:eastAsiaTheme="minorHAnsi" w:cstheme="minorBidi"/>
      <w:i/>
      <w:sz w:val="16"/>
      <w:szCs w:val="22"/>
      <w:lang w:val="en-GB" w:eastAsia="en-US"/>
    </w:rPr>
  </w:style>
  <w:style w:type="paragraph" w:customStyle="1" w:styleId="91">
    <w:name w:val="Normal23456Translation"/>
    <w:basedOn w:val="90"/>
    <w:qFormat/>
    <w:uiPriority w:val="0"/>
    <w:pPr>
      <w:ind w:left="680"/>
    </w:pPr>
  </w:style>
  <w:style w:type="paragraph" w:customStyle="1" w:styleId="92">
    <w:name w:val="Normal789Translation"/>
    <w:basedOn w:val="91"/>
    <w:qFormat/>
    <w:uiPriority w:val="0"/>
    <w:pPr>
      <w:ind w:left="1077"/>
    </w:pPr>
  </w:style>
  <w:style w:type="paragraph" w:customStyle="1" w:styleId="93">
    <w:name w:val="IT:Code"/>
    <w:basedOn w:val="1"/>
    <w:autoRedefine/>
    <w:qFormat/>
    <w:uiPriority w:val="0"/>
    <w:pPr>
      <w:pBdr>
        <w:top w:val="single" w:color="000000" w:sz="2" w:space="1"/>
        <w:left w:val="single" w:color="000000" w:sz="2" w:space="1"/>
        <w:bottom w:val="single" w:color="000000" w:sz="2" w:space="1"/>
        <w:right w:val="single" w:color="000000" w:sz="2" w:space="1"/>
      </w:pBdr>
      <w:shd w:val="clear" w:color="auto" w:fill="E6E6E6"/>
      <w:suppressAutoHyphens/>
      <w:ind w:left="340" w:right="340"/>
    </w:pPr>
    <w:rPr>
      <w:rFonts w:ascii="Courier (W1)" w:hAnsi="Courier (W1)" w:cs="Arial Unicode MS"/>
      <w:spacing w:val="-5"/>
      <w:szCs w:val="18"/>
      <w:lang w:val="en-GB"/>
    </w:rPr>
  </w:style>
  <w:style w:type="character" w:customStyle="1" w:styleId="94">
    <w:name w:val="正文文本 字符"/>
    <w:basedOn w:val="34"/>
    <w:link w:val="16"/>
    <w:semiHidden/>
    <w:qFormat/>
    <w:uiPriority w:val="0"/>
    <w:rPr>
      <w:lang w:val="en-GB"/>
    </w:rPr>
  </w:style>
  <w:style w:type="paragraph" w:customStyle="1" w:styleId="95">
    <w:name w:val="IT:MessageHeader"/>
    <w:basedOn w:val="1"/>
    <w:qFormat/>
    <w:uiPriority w:val="0"/>
    <w:rPr>
      <w:rFonts w:ascii="Arial Black" w:hAnsi="Arial Black"/>
      <w:spacing w:val="-10"/>
      <w:lang w:val="en-GB"/>
    </w:rPr>
  </w:style>
  <w:style w:type="paragraph" w:customStyle="1" w:styleId="96">
    <w:name w:val="IT:header"/>
    <w:basedOn w:val="22"/>
    <w:qFormat/>
    <w:uiPriority w:val="0"/>
    <w:pPr>
      <w:pBdr>
        <w:bottom w:val="single" w:color="000080" w:sz="4" w:space="3"/>
        <w:between w:val="single" w:color="000080" w:sz="4" w:space="1"/>
      </w:pBdr>
      <w:tabs>
        <w:tab w:val="center" w:pos="4536"/>
        <w:tab w:val="left" w:pos="5580"/>
        <w:tab w:val="right" w:pos="9070"/>
        <w:tab w:val="clear" w:pos="4680"/>
        <w:tab w:val="clear" w:pos="9360"/>
      </w:tabs>
      <w:spacing w:after="160" w:line="259" w:lineRule="auto"/>
    </w:pPr>
    <w:rPr>
      <w:b/>
      <w:bCs/>
      <w:i/>
      <w:color w:val="000080"/>
      <w:sz w:val="24"/>
      <w:szCs w:val="12"/>
      <w:lang w:val="en-GB"/>
    </w:rPr>
  </w:style>
  <w:style w:type="paragraph" w:customStyle="1" w:styleId="97">
    <w:name w:val="IT:Table Heading"/>
    <w:basedOn w:val="98"/>
    <w:qFormat/>
    <w:uiPriority w:val="0"/>
    <w:pPr>
      <w:jc w:val="center"/>
    </w:pPr>
    <w:rPr>
      <w:b/>
      <w:i/>
    </w:rPr>
  </w:style>
  <w:style w:type="paragraph" w:customStyle="1" w:styleId="98">
    <w:name w:val="IT:Table Contents"/>
    <w:basedOn w:val="1"/>
    <w:qFormat/>
    <w:uiPriority w:val="0"/>
    <w:pPr>
      <w:suppressAutoHyphens/>
    </w:pPr>
    <w:rPr>
      <w:rFonts w:ascii="Comic Sans MS" w:hAnsi="Comic Sans MS" w:cs="Arial Unicode MS"/>
      <w:spacing w:val="-5"/>
      <w:lang w:val="en-GB"/>
    </w:rPr>
  </w:style>
  <w:style w:type="paragraph" w:customStyle="1" w:styleId="99">
    <w:name w:val="Heading 1 without number"/>
    <w:basedOn w:val="2"/>
    <w:next w:val="3"/>
    <w:autoRedefine/>
    <w:qFormat/>
    <w:uiPriority w:val="0"/>
    <w:pPr>
      <w:numPr>
        <w:numId w:val="0"/>
      </w:numPr>
      <w:ind w:left="397"/>
    </w:pPr>
  </w:style>
  <w:style w:type="paragraph" w:customStyle="1" w:styleId="100">
    <w:name w:val="Heading 2 without number"/>
    <w:basedOn w:val="4"/>
    <w:next w:val="5"/>
    <w:autoRedefine/>
    <w:qFormat/>
    <w:uiPriority w:val="0"/>
    <w:pPr>
      <w:numPr>
        <w:ilvl w:val="0"/>
        <w:numId w:val="0"/>
      </w:numPr>
      <w:ind w:left="397"/>
    </w:pPr>
  </w:style>
  <w:style w:type="paragraph" w:customStyle="1" w:styleId="101">
    <w:name w:val="Heading 3 without number"/>
    <w:basedOn w:val="6"/>
    <w:next w:val="5"/>
    <w:autoRedefine/>
    <w:qFormat/>
    <w:uiPriority w:val="0"/>
    <w:pPr>
      <w:numPr>
        <w:ilvl w:val="0"/>
        <w:numId w:val="0"/>
      </w:numPr>
      <w:ind w:left="397"/>
    </w:pPr>
  </w:style>
  <w:style w:type="paragraph" w:customStyle="1" w:styleId="102">
    <w:name w:val="Annex-level 1"/>
    <w:basedOn w:val="4"/>
    <w:next w:val="5"/>
    <w:link w:val="109"/>
    <w:autoRedefine/>
    <w:qFormat/>
    <w:uiPriority w:val="0"/>
    <w:pPr>
      <w:numPr>
        <w:ilvl w:val="0"/>
        <w:numId w:val="10"/>
      </w:numPr>
    </w:pPr>
  </w:style>
  <w:style w:type="paragraph" w:customStyle="1" w:styleId="103">
    <w:name w:val="Annex-level 2"/>
    <w:basedOn w:val="6"/>
    <w:next w:val="5"/>
    <w:link w:val="105"/>
    <w:autoRedefine/>
    <w:qFormat/>
    <w:uiPriority w:val="0"/>
    <w:pPr>
      <w:numPr>
        <w:ilvl w:val="1"/>
        <w:numId w:val="10"/>
      </w:numPr>
    </w:pPr>
  </w:style>
  <w:style w:type="paragraph" w:customStyle="1" w:styleId="104">
    <w:name w:val="Annex-level 3"/>
    <w:basedOn w:val="7"/>
    <w:next w:val="5"/>
    <w:link w:val="115"/>
    <w:autoRedefine/>
    <w:qFormat/>
    <w:uiPriority w:val="0"/>
    <w:pPr>
      <w:numPr>
        <w:ilvl w:val="2"/>
        <w:numId w:val="10"/>
      </w:numPr>
    </w:pPr>
  </w:style>
  <w:style w:type="character" w:customStyle="1" w:styleId="105">
    <w:name w:val="Annex-level 2 Char"/>
    <w:basedOn w:val="52"/>
    <w:link w:val="103"/>
    <w:qFormat/>
    <w:uiPriority w:val="0"/>
    <w:rPr>
      <w:rFonts w:cs="Arial"/>
      <w:color w:val="000066"/>
      <w:sz w:val="19"/>
      <w:szCs w:val="26"/>
      <w:lang w:val="en-GB"/>
    </w:rPr>
  </w:style>
  <w:style w:type="character" w:customStyle="1" w:styleId="106">
    <w:name w:val="Annex-level 3 Char"/>
    <w:basedOn w:val="105"/>
    <w:qFormat/>
    <w:uiPriority w:val="0"/>
    <w:rPr>
      <w:rFonts w:cs="Arial"/>
      <w:color w:val="000066"/>
      <w:sz w:val="19"/>
      <w:szCs w:val="26"/>
      <w:lang w:val="en-GB"/>
    </w:rPr>
  </w:style>
  <w:style w:type="character" w:customStyle="1" w:styleId="107">
    <w:name w:val="标题 2 字符"/>
    <w:basedOn w:val="50"/>
    <w:link w:val="4"/>
    <w:qFormat/>
    <w:uiPriority w:val="0"/>
    <w:rPr>
      <w:rFonts w:cs="Arial"/>
      <w:iCs/>
      <w:color w:val="000076"/>
      <w:kern w:val="32"/>
      <w:szCs w:val="19"/>
      <w:lang w:val="en-GB"/>
    </w:rPr>
  </w:style>
  <w:style w:type="paragraph" w:customStyle="1" w:styleId="108">
    <w:name w:val="Annex-level 4"/>
    <w:basedOn w:val="8"/>
    <w:next w:val="5"/>
    <w:link w:val="111"/>
    <w:qFormat/>
    <w:uiPriority w:val="0"/>
    <w:pPr>
      <w:numPr>
        <w:ilvl w:val="3"/>
        <w:numId w:val="10"/>
      </w:numPr>
    </w:pPr>
    <w:rPr>
      <w:rFonts w:ascii="Verdana" w:hAnsi="Verdana" w:eastAsia="Times New Roman" w:cs="Times New Roman"/>
      <w:sz w:val="18"/>
      <w:szCs w:val="24"/>
      <w:lang w:eastAsia="nl-NL"/>
    </w:rPr>
  </w:style>
  <w:style w:type="character" w:customStyle="1" w:styleId="109">
    <w:name w:val="Annex-level 1 Char"/>
    <w:basedOn w:val="107"/>
    <w:link w:val="102"/>
    <w:qFormat/>
    <w:uiPriority w:val="0"/>
    <w:rPr>
      <w:rFonts w:cs="Arial"/>
      <w:color w:val="000076"/>
      <w:kern w:val="32"/>
      <w:szCs w:val="19"/>
      <w:lang w:val="en-GB"/>
    </w:rPr>
  </w:style>
  <w:style w:type="character" w:customStyle="1" w:styleId="110">
    <w:name w:val="Normal23456 Char"/>
    <w:basedOn w:val="48"/>
    <w:link w:val="5"/>
    <w:qFormat/>
    <w:uiPriority w:val="0"/>
    <w:rPr>
      <w:rFonts w:ascii="Verdana" w:hAnsi="Verdana" w:eastAsia="Times New Roman" w:cs="Times New Roman"/>
      <w:sz w:val="18"/>
      <w:szCs w:val="24"/>
      <w:lang w:val="en-GB" w:eastAsia="nl-NL"/>
    </w:rPr>
  </w:style>
  <w:style w:type="character" w:customStyle="1" w:styleId="111">
    <w:name w:val="Annex-level 4 Char"/>
    <w:basedOn w:val="110"/>
    <w:link w:val="108"/>
    <w:qFormat/>
    <w:uiPriority w:val="0"/>
    <w:rPr>
      <w:rFonts w:ascii="Verdana" w:hAnsi="Verdana" w:eastAsia="Times New Roman" w:cs="Times New Roman"/>
      <w:bCs/>
      <w:i/>
      <w:iCs/>
      <w:color w:val="054681"/>
      <w:sz w:val="18"/>
      <w:szCs w:val="24"/>
      <w:lang w:val="en-GB" w:eastAsia="nl-NL"/>
    </w:rPr>
  </w:style>
  <w:style w:type="paragraph" w:customStyle="1" w:styleId="112">
    <w:name w:val="Annex-level 5"/>
    <w:basedOn w:val="9"/>
    <w:next w:val="5"/>
    <w:link w:val="114"/>
    <w:autoRedefine/>
    <w:qFormat/>
    <w:uiPriority w:val="0"/>
    <w:pPr>
      <w:numPr>
        <w:ilvl w:val="4"/>
        <w:numId w:val="10"/>
      </w:numPr>
    </w:pPr>
  </w:style>
  <w:style w:type="paragraph" w:customStyle="1" w:styleId="113">
    <w:name w:val="Annex-level 6"/>
    <w:basedOn w:val="10"/>
    <w:next w:val="5"/>
    <w:link w:val="116"/>
    <w:autoRedefine/>
    <w:qFormat/>
    <w:uiPriority w:val="0"/>
    <w:pPr>
      <w:numPr>
        <w:ilvl w:val="5"/>
        <w:numId w:val="10"/>
      </w:numPr>
    </w:pPr>
  </w:style>
  <w:style w:type="character" w:customStyle="1" w:styleId="114">
    <w:name w:val="Annex-level 5 Char"/>
    <w:basedOn w:val="55"/>
    <w:link w:val="112"/>
    <w:qFormat/>
    <w:uiPriority w:val="0"/>
    <w:rPr>
      <w:lang w:val="en-GB"/>
    </w:rPr>
  </w:style>
  <w:style w:type="character" w:customStyle="1" w:styleId="115">
    <w:name w:val="Annex-level 3 Char1"/>
    <w:basedOn w:val="53"/>
    <w:link w:val="104"/>
    <w:qFormat/>
    <w:uiPriority w:val="0"/>
    <w:rPr>
      <w:color w:val="054681"/>
      <w:szCs w:val="18"/>
      <w:lang w:val="en-GB"/>
    </w:rPr>
  </w:style>
  <w:style w:type="character" w:customStyle="1" w:styleId="116">
    <w:name w:val="Annex-level 6 Char"/>
    <w:basedOn w:val="56"/>
    <w:link w:val="113"/>
    <w:qFormat/>
    <w:uiPriority w:val="0"/>
    <w:rPr>
      <w:lang w:val="en-GB"/>
    </w:rPr>
  </w:style>
  <w:style w:type="paragraph" w:customStyle="1" w:styleId="117">
    <w:name w:val="Bijlage-level 1"/>
    <w:basedOn w:val="102"/>
    <w:next w:val="5"/>
    <w:link w:val="118"/>
    <w:qFormat/>
    <w:uiPriority w:val="0"/>
    <w:pPr>
      <w:numPr>
        <w:numId w:val="11"/>
      </w:numPr>
    </w:pPr>
  </w:style>
  <w:style w:type="character" w:customStyle="1" w:styleId="118">
    <w:name w:val="Bijlage-level 1 Char"/>
    <w:basedOn w:val="109"/>
    <w:link w:val="117"/>
    <w:qFormat/>
    <w:uiPriority w:val="0"/>
    <w:rPr>
      <w:rFonts w:cs="Arial"/>
      <w:color w:val="000076"/>
      <w:kern w:val="32"/>
      <w:szCs w:val="19"/>
      <w:lang w:val="en-GB"/>
    </w:rPr>
  </w:style>
  <w:style w:type="paragraph" w:customStyle="1" w:styleId="119">
    <w:name w:val="Bijlage-level 2"/>
    <w:basedOn w:val="103"/>
    <w:link w:val="121"/>
    <w:qFormat/>
    <w:uiPriority w:val="0"/>
    <w:pPr>
      <w:numPr>
        <w:numId w:val="11"/>
      </w:numPr>
    </w:pPr>
  </w:style>
  <w:style w:type="paragraph" w:customStyle="1" w:styleId="120">
    <w:name w:val="Bijlage-level 3"/>
    <w:basedOn w:val="104"/>
    <w:link w:val="123"/>
    <w:qFormat/>
    <w:uiPriority w:val="0"/>
    <w:pPr>
      <w:numPr>
        <w:numId w:val="11"/>
      </w:numPr>
    </w:pPr>
  </w:style>
  <w:style w:type="character" w:customStyle="1" w:styleId="121">
    <w:name w:val="Bijlage-level 2 Char"/>
    <w:basedOn w:val="105"/>
    <w:link w:val="119"/>
    <w:qFormat/>
    <w:uiPriority w:val="0"/>
    <w:rPr>
      <w:rFonts w:cs="Arial"/>
      <w:color w:val="000066"/>
      <w:sz w:val="19"/>
      <w:szCs w:val="26"/>
      <w:lang w:val="en-GB"/>
    </w:rPr>
  </w:style>
  <w:style w:type="paragraph" w:customStyle="1" w:styleId="122">
    <w:name w:val="Bijlage-level 4"/>
    <w:basedOn w:val="108"/>
    <w:link w:val="125"/>
    <w:qFormat/>
    <w:uiPriority w:val="0"/>
    <w:pPr>
      <w:numPr>
        <w:numId w:val="11"/>
      </w:numPr>
    </w:pPr>
  </w:style>
  <w:style w:type="character" w:customStyle="1" w:styleId="123">
    <w:name w:val="Bijlage-level 3 Char"/>
    <w:basedOn w:val="115"/>
    <w:link w:val="120"/>
    <w:qFormat/>
    <w:uiPriority w:val="0"/>
    <w:rPr>
      <w:color w:val="054681"/>
      <w:szCs w:val="18"/>
      <w:lang w:val="en-GB"/>
    </w:rPr>
  </w:style>
  <w:style w:type="paragraph" w:customStyle="1" w:styleId="124">
    <w:name w:val="Bijlage-level 5"/>
    <w:basedOn w:val="112"/>
    <w:link w:val="127"/>
    <w:qFormat/>
    <w:uiPriority w:val="0"/>
    <w:pPr>
      <w:numPr>
        <w:numId w:val="11"/>
      </w:numPr>
    </w:pPr>
  </w:style>
  <w:style w:type="character" w:customStyle="1" w:styleId="125">
    <w:name w:val="Bijlage-level 4 Char"/>
    <w:basedOn w:val="111"/>
    <w:link w:val="122"/>
    <w:qFormat/>
    <w:uiPriority w:val="0"/>
    <w:rPr>
      <w:rFonts w:ascii="Verdana" w:hAnsi="Verdana" w:eastAsia="Times New Roman" w:cs="Times New Roman"/>
      <w:color w:val="054681"/>
      <w:sz w:val="18"/>
      <w:szCs w:val="24"/>
      <w:lang w:val="en-GB" w:eastAsia="nl-NL"/>
    </w:rPr>
  </w:style>
  <w:style w:type="paragraph" w:customStyle="1" w:styleId="126">
    <w:name w:val="Bijlage-level 6"/>
    <w:basedOn w:val="113"/>
    <w:link w:val="128"/>
    <w:qFormat/>
    <w:uiPriority w:val="0"/>
    <w:pPr>
      <w:numPr>
        <w:numId w:val="11"/>
      </w:numPr>
    </w:pPr>
  </w:style>
  <w:style w:type="character" w:customStyle="1" w:styleId="127">
    <w:name w:val="Bijlage-level 5 Char"/>
    <w:basedOn w:val="114"/>
    <w:link w:val="124"/>
    <w:qFormat/>
    <w:uiPriority w:val="0"/>
    <w:rPr>
      <w:lang w:val="en-GB"/>
    </w:rPr>
  </w:style>
  <w:style w:type="character" w:customStyle="1" w:styleId="128">
    <w:name w:val="Bijlage-level 6 Char"/>
    <w:basedOn w:val="116"/>
    <w:link w:val="126"/>
    <w:qFormat/>
    <w:uiPriority w:val="0"/>
    <w:rPr>
      <w:lang w:val="en-GB"/>
    </w:rPr>
  </w:style>
  <w:style w:type="paragraph" w:customStyle="1" w:styleId="129">
    <w:name w:val="Previous Number"/>
    <w:basedOn w:val="1"/>
    <w:autoRedefine/>
    <w:qFormat/>
    <w:uiPriority w:val="0"/>
    <w:rPr>
      <w:i/>
      <w:iCs/>
      <w:sz w:val="16"/>
      <w:szCs w:val="20"/>
      <w:lang w:val="en-GB"/>
    </w:rPr>
  </w:style>
  <w:style w:type="paragraph" w:customStyle="1" w:styleId="130">
    <w:name w:val="Default"/>
    <w:link w:val="131"/>
    <w:qFormat/>
    <w:uiPriority w:val="99"/>
    <w:pPr>
      <w:autoSpaceDE w:val="0"/>
      <w:autoSpaceDN w:val="0"/>
      <w:adjustRightInd w:val="0"/>
    </w:pPr>
    <w:rPr>
      <w:rFonts w:ascii="Arial" w:hAnsi="Arial" w:eastAsia="Calibri" w:cs="Arial"/>
      <w:color w:val="000000"/>
      <w:sz w:val="24"/>
      <w:szCs w:val="24"/>
      <w:lang w:val="nl-BE" w:eastAsia="nl-BE" w:bidi="ar-SA"/>
    </w:rPr>
  </w:style>
  <w:style w:type="character" w:customStyle="1" w:styleId="131">
    <w:name w:val="Default Char"/>
    <w:basedOn w:val="34"/>
    <w:link w:val="130"/>
    <w:qFormat/>
    <w:uiPriority w:val="99"/>
    <w:rPr>
      <w:rFonts w:ascii="Arial" w:hAnsi="Arial" w:eastAsia="Calibri" w:cs="Arial"/>
      <w:color w:val="000000"/>
      <w:sz w:val="24"/>
      <w:szCs w:val="24"/>
      <w:lang w:val="nl-BE" w:eastAsia="nl-BE"/>
    </w:rPr>
  </w:style>
  <w:style w:type="character" w:customStyle="1" w:styleId="132">
    <w:name w:val="未处理的提及1"/>
    <w:basedOn w:val="34"/>
    <w:semiHidden/>
    <w:unhideWhenUsed/>
    <w:qFormat/>
    <w:uiPriority w:val="99"/>
    <w:rPr>
      <w:color w:val="605E5C"/>
      <w:shd w:val="clear" w:color="auto" w:fill="E1DFDD"/>
    </w:rPr>
  </w:style>
  <w:style w:type="paragraph" w:customStyle="1" w:styleId="133">
    <w:name w:val="HEading1"/>
    <w:basedOn w:val="134"/>
    <w:link w:val="135"/>
    <w:qFormat/>
    <w:uiPriority w:val="0"/>
    <w:pPr>
      <w:numPr>
        <w:ilvl w:val="0"/>
        <w:numId w:val="12"/>
      </w:numPr>
      <w:outlineLvl w:val="2"/>
    </w:pPr>
    <w:rPr>
      <w:b/>
      <w:lang w:val="en-US"/>
    </w:rPr>
  </w:style>
  <w:style w:type="paragraph" w:styleId="134">
    <w:name w:val="List Paragraph"/>
    <w:basedOn w:val="1"/>
    <w:qFormat/>
    <w:uiPriority w:val="34"/>
    <w:pPr>
      <w:ind w:left="720"/>
      <w:contextualSpacing/>
    </w:pPr>
    <w:rPr>
      <w:lang w:val="en-GB"/>
    </w:rPr>
  </w:style>
  <w:style w:type="character" w:customStyle="1" w:styleId="135">
    <w:name w:val="HEading1 Char"/>
    <w:basedOn w:val="34"/>
    <w:link w:val="133"/>
    <w:qFormat/>
    <w:uiPriority w:val="0"/>
    <w:rPr>
      <w:b/>
    </w:rPr>
  </w:style>
  <w:style w:type="paragraph" w:customStyle="1" w:styleId="136">
    <w:name w:val="Normal_heading2"/>
    <w:basedOn w:val="130"/>
    <w:link w:val="137"/>
    <w:qFormat/>
    <w:uiPriority w:val="0"/>
    <w:rPr>
      <w:rFonts w:ascii="Calibri" w:hAnsi="Calibri"/>
    </w:rPr>
  </w:style>
  <w:style w:type="character" w:customStyle="1" w:styleId="137">
    <w:name w:val="Normal_heading2 Char"/>
    <w:basedOn w:val="131"/>
    <w:link w:val="136"/>
    <w:qFormat/>
    <w:uiPriority w:val="0"/>
    <w:rPr>
      <w:rFonts w:ascii="Calibri" w:hAnsi="Calibri" w:eastAsia="Calibri" w:cs="Arial"/>
      <w:color w:val="000000"/>
      <w:sz w:val="24"/>
      <w:szCs w:val="24"/>
      <w:lang w:val="nl-BE" w:eastAsia="nl-BE"/>
    </w:rPr>
  </w:style>
  <w:style w:type="table" w:customStyle="1" w:styleId="138">
    <w:name w:val="Table Grid1"/>
    <w:basedOn w:val="32"/>
    <w:qFormat/>
    <w:uiPriority w:val="59"/>
    <w:rPr>
      <w:lang w:val="nl-B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9">
    <w:name w:val="normaltextrun"/>
    <w:basedOn w:val="34"/>
    <w:qFormat/>
    <w:uiPriority w:val="0"/>
  </w:style>
  <w:style w:type="character" w:customStyle="1" w:styleId="140">
    <w:name w:val="eop"/>
    <w:basedOn w:val="34"/>
    <w:qFormat/>
    <w:uiPriority w:val="0"/>
  </w:style>
  <w:style w:type="character" w:styleId="141">
    <w:name w:val="Placeholder Text"/>
    <w:basedOn w:val="34"/>
    <w:semiHidden/>
    <w:qFormat/>
    <w:uiPriority w:val="99"/>
    <w:rPr>
      <w:color w:val="808080"/>
    </w:rPr>
  </w:style>
  <w:style w:type="paragraph" w:customStyle="1" w:styleId="142">
    <w:name w:val="修订1"/>
    <w:hidden/>
    <w:semiHidden/>
    <w:qFormat/>
    <w:uiPriority w:val="99"/>
    <w:rPr>
      <w:rFonts w:asciiTheme="minorHAnsi" w:hAnsiTheme="minorHAnsi" w:eastAsiaTheme="minorHAnsi" w:cstheme="minorBidi"/>
      <w:sz w:val="22"/>
      <w:szCs w:val="22"/>
      <w:lang w:val="en-US" w:eastAsia="en-US" w:bidi="ar-SA"/>
    </w:rPr>
  </w:style>
  <w:style w:type="paragraph" w:customStyle="1" w:styleId="143">
    <w:name w:val="Revision"/>
    <w:hidden/>
    <w:unhideWhenUsed/>
    <w:qFormat/>
    <w:uiPriority w:val="99"/>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openxmlformats.org/officeDocument/2006/relationships/glossaryDocument" Target="glossary/document.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vh\Downloads\Note%20to%20File%20(1).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14427C3BC8B491BB7042590AB6EF152"/>
        <w:style w:val=""/>
        <w:category>
          <w:name w:val="General"/>
          <w:gallery w:val="placeholder"/>
        </w:category>
        <w:types>
          <w:type w:val="bbPlcHdr"/>
        </w:types>
        <w:behaviors>
          <w:behavior w:val="content"/>
        </w:behaviors>
        <w:description w:val=""/>
        <w:guid w:val="{23112F66-6167-4820-952B-D2FA1C02BC5F}"/>
      </w:docPartPr>
      <w:docPartBody>
        <w:p w14:paraId="4705E166">
          <w:pPr>
            <w:rPr>
              <w:rFonts w:hint="eastAsia"/>
            </w:rPr>
          </w:pPr>
          <w:r>
            <w:rPr>
              <w:rStyle w:val="4"/>
            </w:rPr>
            <w:t>vault:title__v</w:t>
          </w:r>
        </w:p>
      </w:docPartBody>
    </w:docPart>
    <w:docPart>
      <w:docPartPr>
        <w:name w:val="3997F1041DFB41BEA0E9A49DD913A59A"/>
        <w:style w:val=""/>
        <w:category>
          <w:name w:val="General"/>
          <w:gallery w:val="placeholder"/>
        </w:category>
        <w:types>
          <w:type w:val="bbPlcHdr"/>
        </w:types>
        <w:behaviors>
          <w:behavior w:val="content"/>
        </w:behaviors>
        <w:description w:val=""/>
        <w:guid w:val="{2A7CA1F0-CF81-4835-815A-9A255DFFC42A}"/>
      </w:docPartPr>
      <w:docPartBody>
        <w:p w14:paraId="542C8EC5">
          <w:pPr>
            <w:rPr>
              <w:rFonts w:hint="eastAsia"/>
            </w:rPr>
          </w:pPr>
          <w:r>
            <w:rPr>
              <w:rStyle w:val="4"/>
            </w:rPr>
            <w:t>vault:document_number__v</w:t>
          </w:r>
        </w:p>
      </w:docPartBody>
    </w:docPart>
    <w:docPart>
      <w:docPartPr>
        <w:name w:val="8BF9A768FC8847DEB84FE76F7F7EAD5F"/>
        <w:style w:val=""/>
        <w:category>
          <w:name w:val="General"/>
          <w:gallery w:val="placeholder"/>
        </w:category>
        <w:types>
          <w:type w:val="bbPlcHdr"/>
        </w:types>
        <w:behaviors>
          <w:behavior w:val="content"/>
        </w:behaviors>
        <w:description w:val=""/>
        <w:guid w:val="{CB4C1ADA-80E0-4740-9633-55CF8196604C}"/>
      </w:docPartPr>
      <w:docPartBody>
        <w:p w14:paraId="5D1B56A8">
          <w:pPr>
            <w:rPr>
              <w:rFonts w:hint="eastAsia"/>
            </w:rPr>
          </w:pPr>
          <w:r>
            <w:rPr>
              <w:rStyle w:val="4"/>
            </w:rPr>
            <w:t>vault:major_version_number__v</w:t>
          </w:r>
        </w:p>
      </w:docPartBody>
    </w:docPart>
    <w:docPart>
      <w:docPartPr>
        <w:name w:val="C22A4D2678984B00A05D57ECCE1BF576"/>
        <w:style w:val=""/>
        <w:category>
          <w:name w:val="General"/>
          <w:gallery w:val="placeholder"/>
        </w:category>
        <w:types>
          <w:type w:val="bbPlcHdr"/>
        </w:types>
        <w:behaviors>
          <w:behavior w:val="content"/>
        </w:behaviors>
        <w:description w:val=""/>
        <w:guid w:val="{01936228-7D36-47A6-AC1B-8236E24D9B8E}"/>
      </w:docPartPr>
      <w:docPartBody>
        <w:p w14:paraId="6F7C5262">
          <w:pPr>
            <w:rPr>
              <w:rFonts w:hint="eastAsia"/>
            </w:rPr>
          </w:pPr>
          <w:r>
            <w:rPr>
              <w:rStyle w:val="4"/>
            </w:rPr>
            <w:t>vault:minor_version_number__v</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游明朝">
    <w:altName w:val="宋体"/>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720"/>
  <w:characterSpacingControl w:val="doNotCompress"/>
  <w:footnotePr>
    <w:footnote w:id="0"/>
    <w:footnote w:id="1"/>
  </w:footnotePr>
  <w:endnotePr>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15B"/>
    <w:rsid w:val="00116877"/>
    <w:rsid w:val="00261C3A"/>
    <w:rsid w:val="002D481B"/>
    <w:rsid w:val="0032015B"/>
    <w:rsid w:val="003707B8"/>
    <w:rsid w:val="00462C75"/>
    <w:rsid w:val="005C2CFF"/>
    <w:rsid w:val="006A5B30"/>
    <w:rsid w:val="008F593B"/>
    <w:rsid w:val="0096071E"/>
    <w:rsid w:val="00A10BC7"/>
    <w:rsid w:val="00BB6A38"/>
    <w:rsid w:val="00BF13DA"/>
    <w:rsid w:val="00C8247E"/>
    <w:rsid w:val="00CC5E11"/>
    <w:rsid w:val="00E15BD0"/>
    <w:rsid w:val="00FF71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8"/>
      <w:lang w:val="en-US" w:eastAsia="ja-JP" w:bidi="th-TH"/>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B7F00DF4FC4E4299D7FD407818FBDF" ma:contentTypeVersion="6" ma:contentTypeDescription="Create a new document." ma:contentTypeScope="" ma:versionID="d872d15ed72c4ba3e6bec82b62d146b9">
  <xsd:schema xmlns:xsd="http://www.w3.org/2001/XMLSchema" xmlns:xs="http://www.w3.org/2001/XMLSchema" xmlns:p="http://schemas.microsoft.com/office/2006/metadata/properties" xmlns:ns2="30db4c34-83db-4830-9263-af1e01c09af2" xmlns:ns3="4ab93dd3-b0f8-4358-9400-f2e54edc9ad4" targetNamespace="http://schemas.microsoft.com/office/2006/metadata/properties" ma:root="true" ma:fieldsID="dfbc2e21fa5c68807def6b3d2df6e022" ns2:_="" ns3:_="">
    <xsd:import namespace="30db4c34-83db-4830-9263-af1e01c09af2"/>
    <xsd:import namespace="4ab93dd3-b0f8-4358-9400-f2e54edc9a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b4c34-83db-4830-9263-af1e01c09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b93dd3-b0f8-4358-9400-f2e54edc9ad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B59A07-90AA-4FE1-9BAC-C7B38C39B3F2}">
  <ds:schemaRefs/>
</ds:datastoreItem>
</file>

<file path=customXml/itemProps2.xml><?xml version="1.0" encoding="utf-8"?>
<ds:datastoreItem xmlns:ds="http://schemas.openxmlformats.org/officeDocument/2006/customXml" ds:itemID="{616AF232-E986-40B7-B61F-11FAEC244700}">
  <ds:schemaRefs/>
</ds:datastoreItem>
</file>

<file path=customXml/itemProps3.xml><?xml version="1.0" encoding="utf-8"?>
<ds:datastoreItem xmlns:ds="http://schemas.openxmlformats.org/officeDocument/2006/customXml" ds:itemID="{56F934AD-18D2-495F-997D-A9EB88CDAE67}">
  <ds:schemaRefs/>
</ds:datastoreItem>
</file>

<file path=customXml/itemProps4.xml><?xml version="1.0" encoding="utf-8"?>
<ds:datastoreItem xmlns:ds="http://schemas.openxmlformats.org/officeDocument/2006/customXml" ds:itemID="{7DF84F93-C919-46EE-9E86-E393145666E9}">
  <ds:schemaRefs/>
</ds:datastoreItem>
</file>

<file path=customXml/itemProps5.xml><?xml version="1.0" encoding="utf-8"?>
<ds:datastoreItem xmlns:ds="http://schemas.openxmlformats.org/officeDocument/2006/customXml" ds:itemID="{4348268B-568C-4D3A-A6EE-9A5EB4C99010}">
  <ds:schemaRefs/>
</ds:datastoreItem>
</file>

<file path=docProps/app.xml><?xml version="1.0" encoding="utf-8"?>
<Properties xmlns="http://schemas.openxmlformats.org/officeDocument/2006/extended-properties" xmlns:vt="http://schemas.openxmlformats.org/officeDocument/2006/docPropsVTypes">
  <Template>Note to File (1)</Template>
  <Pages>44</Pages>
  <Words>1281</Words>
  <Characters>1510</Characters>
  <Lines>2467</Lines>
  <Paragraphs>1641</Paragraphs>
  <TotalTime>0</TotalTime>
  <ScaleCrop>false</ScaleCrop>
  <LinksUpToDate>false</LinksUpToDate>
  <CharactersWithSpaces>1555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2026-08-31T08:34:00Z</dcterms:created>
  <dc:creator>Nadine Verhamme</dc:creator>
  <cp:lastModifiedBy>庞怡璟</cp:lastModifiedBy>
  <dcterms:modified xsi:type="dcterms:W3CDTF">2026-09-14T09:13:12Z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0x01010035B7F00DF4FC4E4299D7FD407818FBDF</vt:lpwstr>
  </property>
  <property fmtid="{D5CDD505-2E9C-101B-9397-08002B2CF9AE}" pid="3" name="MC_CF_Parent">
    <vt:lpwstr>OP-0157</vt:lpwstr>
  </property>
  <property fmtid="{D5CDD505-2E9C-101B-9397-08002B2CF9AE}" pid="4" name="MC_Number">
    <vt:lpwstr>Templates-0076</vt:lpwstr>
  </property>
  <property fmtid="{D5CDD505-2E9C-101B-9397-08002B2CF9AE}" pid="5" name="MC_Revision">
    <vt:lpwstr>4</vt:lpwstr>
  </property>
  <property fmtid="{D5CDD505-2E9C-101B-9397-08002B2CF9AE}" pid="6" name="MC_Title">
    <vt:lpwstr>Note to File</vt:lpwstr>
  </property>
  <property fmtid="{D5CDD505-2E9C-101B-9397-08002B2CF9AE}" pid="7" name="MC_Author">
    <vt:lpwstr>KSTEWART</vt:lpwstr>
  </property>
  <property fmtid="{D5CDD505-2E9C-101B-9397-08002B2CF9AE}" pid="8" name="MC_Owner">
    <vt:lpwstr>SSTENTIFORD</vt:lpwstr>
  </property>
  <property fmtid="{D5CDD505-2E9C-101B-9397-08002B2CF9AE}" pid="9" name="MC_Notes">
    <vt:lpwstr/>
  </property>
  <property fmtid="{D5CDD505-2E9C-101B-9397-08002B2CF9AE}" pid="10" name="MC_Vault">
    <vt:lpwstr>TEMPLATES BARC Draft</vt:lpwstr>
  </property>
  <property fmtid="{D5CDD505-2E9C-101B-9397-08002B2CF9AE}" pid="11" name="MC_Status">
    <vt:lpwstr>Draft</vt:lpwstr>
  </property>
  <property fmtid="{D5CDD505-2E9C-101B-9397-08002B2CF9AE}" pid="12" name="MC_CreatedDate">
    <vt:lpwstr>19 Mar 2020</vt:lpwstr>
  </property>
  <property fmtid="{D5CDD505-2E9C-101B-9397-08002B2CF9AE}" pid="13" name="MC_EffectiveDate">
    <vt:lpwstr/>
  </property>
  <property fmtid="{D5CDD505-2E9C-101B-9397-08002B2CF9AE}" pid="14" name="MC_ExpirationDate">
    <vt:lpwstr/>
  </property>
  <property fmtid="{D5CDD505-2E9C-101B-9397-08002B2CF9AE}" pid="15" name="MC_ReleaseDate">
    <vt:lpwstr/>
  </property>
  <property fmtid="{D5CDD505-2E9C-101B-9397-08002B2CF9AE}" pid="16" name="MC_NextReviewDate">
    <vt:lpwstr/>
  </property>
  <property fmtid="{D5CDD505-2E9C-101B-9397-08002B2CF9AE}" pid="17" name="KSOTemplateDocerSaveRecord">
    <vt:lpwstr>eyJoZGlkIjoiYjlhMTNlZTU3NDUyNWM0MzY3ZmZmNGFhNWUyNmJkZTUiLCJ1c2VySWQiOiIyMDExMDE4NjkifQ==</vt:lpwstr>
  </property>
  <property fmtid="{D5CDD505-2E9C-101B-9397-08002B2CF9AE}" pid="18" name="KSOProductBuildVer">
    <vt:lpwstr>2052-12.1.0.28505</vt:lpwstr>
  </property>
  <property fmtid="{D5CDD505-2E9C-101B-9397-08002B2CF9AE}" pid="19" name="ICV">
    <vt:lpwstr>CD20762526D14C8CB242A23074D80E71_13</vt:lpwstr>
  </property>
</Properties>
</file>